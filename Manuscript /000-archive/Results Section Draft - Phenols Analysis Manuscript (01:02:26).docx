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616452"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616452" w:rsidRDefault="002B270F" w:rsidP="002719E0">
            <w:pPr>
              <w:jc w:val="center"/>
              <w:rPr>
                <w:rFonts w:ascii="Times New Roman" w:hAnsi="Times New Roman" w:cs="Times New Roman"/>
                <w:sz w:val="22"/>
                <w:szCs w:val="22"/>
              </w:rPr>
            </w:pPr>
            <w:r w:rsidRPr="00616452">
              <w:rPr>
                <w:rFonts w:ascii="Times New Roman" w:hAnsi="Times New Roman" w:cs="Times New Roman"/>
                <w:sz w:val="22"/>
                <w:szCs w:val="22"/>
              </w:rPr>
              <w:t>Full (Ref)</w:t>
            </w:r>
          </w:p>
          <w:p w14:paraId="3B597227" w14:textId="745F64DE"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33BB6" w:rsidRPr="00616452">
              <w:rPr>
                <w:rFonts w:ascii="Times New Roman" w:hAnsi="Times New Roman" w:cs="Times New Roman"/>
                <w:sz w:val="22"/>
                <w:szCs w:val="22"/>
              </w:rPr>
              <w:t>7,01</w:t>
            </w:r>
            <w:r w:rsidR="006E323A" w:rsidRPr="00616452">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616452" w:rsidRDefault="002719E0" w:rsidP="002719E0">
            <w:pPr>
              <w:jc w:val="center"/>
              <w:rPr>
                <w:rFonts w:ascii="Times New Roman" w:hAnsi="Times New Roman" w:cs="Times New Roman"/>
                <w:sz w:val="22"/>
                <w:szCs w:val="22"/>
              </w:rPr>
            </w:pPr>
          </w:p>
          <w:p w14:paraId="717D18DB" w14:textId="26EFDE58"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Marginal</w:t>
            </w:r>
          </w:p>
          <w:p w14:paraId="6CA7EBAE" w14:textId="57BCEF70" w:rsidR="00E71669"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71669" w:rsidRPr="00616452">
              <w:rPr>
                <w:rFonts w:ascii="Times New Roman" w:hAnsi="Times New Roman" w:cs="Times New Roman"/>
                <w:sz w:val="22"/>
                <w:szCs w:val="22"/>
              </w:rPr>
              <w:t>1,136</w:t>
            </w:r>
          </w:p>
          <w:p w14:paraId="672F8FD4" w14:textId="01096D9F" w:rsidR="0088007A" w:rsidRPr="00616452"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616452" w:rsidRDefault="002719E0" w:rsidP="002719E0">
            <w:pPr>
              <w:jc w:val="center"/>
              <w:rPr>
                <w:rFonts w:ascii="Times New Roman" w:hAnsi="Times New Roman" w:cs="Times New Roman"/>
                <w:sz w:val="22"/>
                <w:szCs w:val="22"/>
              </w:rPr>
            </w:pPr>
          </w:p>
          <w:p w14:paraId="26ADA50A" w14:textId="19B44696"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Low</w:t>
            </w:r>
          </w:p>
          <w:p w14:paraId="090F15EF" w14:textId="69AFD06F" w:rsidR="002719E0"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1,218</w:t>
            </w:r>
          </w:p>
          <w:p w14:paraId="6EA12F1F" w14:textId="22C93530" w:rsidR="0088007A" w:rsidRPr="00616452"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Very Low</w:t>
            </w:r>
          </w:p>
          <w:p w14:paraId="795560DC" w14:textId="7E00BA18"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721</w:t>
            </w:r>
          </w:p>
        </w:tc>
        <w:tc>
          <w:tcPr>
            <w:tcW w:w="1684" w:type="dxa"/>
            <w:shd w:val="clear" w:color="auto" w:fill="000000" w:themeFill="text1"/>
          </w:tcPr>
          <w:p w14:paraId="214843A4" w14:textId="77777777" w:rsidR="00E33BB6" w:rsidRPr="00616452" w:rsidRDefault="00E33BB6" w:rsidP="00A3323A">
            <w:pPr>
              <w:jc w:val="center"/>
              <w:rPr>
                <w:rFonts w:ascii="Times New Roman" w:hAnsi="Times New Roman" w:cs="Times New Roman"/>
                <w:sz w:val="22"/>
                <w:szCs w:val="22"/>
                <w:highlight w:val="black"/>
              </w:rPr>
            </w:pPr>
          </w:p>
          <w:p w14:paraId="5B71BDD3" w14:textId="507E8885"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Overall</w:t>
            </w:r>
          </w:p>
          <w:p w14:paraId="358C22B1" w14:textId="69FAAAFD"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(N=</w:t>
            </w:r>
            <w:r w:rsidR="00E33BB6" w:rsidRPr="00616452">
              <w:rPr>
                <w:rFonts w:ascii="Times New Roman" w:hAnsi="Times New Roman" w:cs="Times New Roman"/>
                <w:sz w:val="22"/>
                <w:szCs w:val="22"/>
              </w:rPr>
              <w:t>10,094</w:t>
            </w:r>
            <w:r w:rsidRPr="00616452">
              <w:rPr>
                <w:rFonts w:ascii="Times New Roman" w:hAnsi="Times New Roman" w:cs="Times New Roman"/>
                <w:sz w:val="22"/>
                <w:szCs w:val="22"/>
                <w:highlight w:val="black"/>
              </w:rPr>
              <w:t>)</w:t>
            </w:r>
          </w:p>
        </w:tc>
      </w:tr>
      <w:tr w:rsidR="004A1881" w:rsidRPr="00616452" w14:paraId="02720779" w14:textId="77777777" w:rsidTr="000066BD">
        <w:trPr>
          <w:trHeight w:val="285"/>
        </w:trPr>
        <w:tc>
          <w:tcPr>
            <w:tcW w:w="2894" w:type="dxa"/>
            <w:shd w:val="clear" w:color="auto" w:fill="000000" w:themeFill="text1"/>
            <w:noWrap/>
          </w:tcPr>
          <w:p w14:paraId="35348D6D" w14:textId="77777777" w:rsidR="004A1881" w:rsidRPr="00616452"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616452" w:rsidRDefault="004A1881" w:rsidP="00EA3D40">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684" w:type="dxa"/>
            <w:shd w:val="clear" w:color="auto" w:fill="000000" w:themeFill="text1"/>
          </w:tcPr>
          <w:p w14:paraId="5D117994" w14:textId="641166CD" w:rsidR="004A1881" w:rsidRPr="00616452" w:rsidRDefault="004A1881"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r>
      <w:tr w:rsidR="006876A8" w:rsidRPr="00616452" w14:paraId="6202CE78" w14:textId="77777777" w:rsidTr="000066BD">
        <w:trPr>
          <w:trHeight w:val="285"/>
        </w:trPr>
        <w:tc>
          <w:tcPr>
            <w:tcW w:w="2894" w:type="dxa"/>
            <w:noWrap/>
            <w:vAlign w:val="bottom"/>
          </w:tcPr>
          <w:p w14:paraId="2CFD7D0E" w14:textId="0AA1AE07" w:rsidR="006876A8" w:rsidRPr="00616452" w:rsidRDefault="006876A8" w:rsidP="006876A8">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616452" w:rsidRDefault="006876A8" w:rsidP="006876A8">
            <w:pPr>
              <w:jc w:val="center"/>
              <w:rPr>
                <w:rFonts w:ascii="Times New Roman" w:hAnsi="Times New Roman" w:cs="Times New Roman"/>
                <w:color w:val="333333"/>
                <w:highlight w:val="black"/>
              </w:rPr>
            </w:pPr>
          </w:p>
        </w:tc>
      </w:tr>
      <w:tr w:rsidR="006876A8" w:rsidRPr="00616452" w14:paraId="2C9539A4" w14:textId="77777777" w:rsidTr="000066BD">
        <w:trPr>
          <w:trHeight w:val="285"/>
        </w:trPr>
        <w:tc>
          <w:tcPr>
            <w:tcW w:w="2894" w:type="dxa"/>
            <w:noWrap/>
            <w:vAlign w:val="bottom"/>
            <w:hideMark/>
          </w:tcPr>
          <w:p w14:paraId="20B7AD29" w14:textId="35B9F3E8"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0066BD" w:rsidRDefault="00B5668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533</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46.9</w:t>
            </w:r>
            <w:r w:rsidR="00D76C6B" w:rsidRPr="000066BD">
              <w:rPr>
                <w:rFonts w:ascii="Times New Roman" w:hAnsi="Times New Roman" w:cs="Times New Roman"/>
                <w:color w:val="424242"/>
                <w:sz w:val="20"/>
                <w:szCs w:val="20"/>
              </w:rPr>
              <w:t>)</w:t>
            </w:r>
          </w:p>
        </w:tc>
        <w:tc>
          <w:tcPr>
            <w:tcW w:w="1566" w:type="dxa"/>
            <w:vAlign w:val="bottom"/>
          </w:tcPr>
          <w:p w14:paraId="440A816F" w14:textId="653E0AB0"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0066BD" w:rsidRDefault="006876A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w:t>
            </w:r>
            <w:r w:rsidR="00B56688" w:rsidRPr="000066BD">
              <w:rPr>
                <w:rFonts w:ascii="Times New Roman" w:hAnsi="Times New Roman" w:cs="Times New Roman"/>
                <w:color w:val="424242"/>
                <w:sz w:val="20"/>
                <w:szCs w:val="20"/>
              </w:rPr>
              <w:t>69</w:t>
            </w:r>
            <w:r w:rsidRPr="000066BD">
              <w:rPr>
                <w:rFonts w:ascii="Times New Roman" w:hAnsi="Times New Roman" w:cs="Times New Roman"/>
                <w:color w:val="424242"/>
                <w:sz w:val="20"/>
                <w:szCs w:val="20"/>
              </w:rPr>
              <w:t xml:space="preserve"> (</w:t>
            </w:r>
            <w:r w:rsidR="003954EE" w:rsidRPr="000066BD">
              <w:rPr>
                <w:rFonts w:ascii="Times New Roman" w:hAnsi="Times New Roman" w:cs="Times New Roman"/>
                <w:color w:val="424242"/>
                <w:sz w:val="20"/>
                <w:szCs w:val="20"/>
              </w:rPr>
              <w:t>46.7</w:t>
            </w:r>
            <w:r w:rsidR="00D76C6B" w:rsidRPr="000066BD">
              <w:rPr>
                <w:rFonts w:ascii="Times New Roman" w:hAnsi="Times New Roman" w:cs="Times New Roman"/>
                <w:color w:val="424242"/>
                <w:sz w:val="20"/>
                <w:szCs w:val="20"/>
              </w:rPr>
              <w:t>)</w:t>
            </w:r>
          </w:p>
        </w:tc>
        <w:tc>
          <w:tcPr>
            <w:tcW w:w="1684" w:type="dxa"/>
            <w:vAlign w:val="bottom"/>
          </w:tcPr>
          <w:p w14:paraId="3EED319D" w14:textId="459B3CFD" w:rsidR="006876A8" w:rsidRPr="000066BD" w:rsidRDefault="00B56688"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 xml:space="preserve">4,954 </w:t>
            </w:r>
            <w:r w:rsidR="006876A8" w:rsidRPr="000066BD">
              <w:rPr>
                <w:rFonts w:ascii="Times New Roman" w:hAnsi="Times New Roman" w:cs="Times New Roman"/>
                <w:color w:val="424242"/>
                <w:sz w:val="20"/>
                <w:szCs w:val="20"/>
              </w:rPr>
              <w:t>(</w:t>
            </w:r>
            <w:r w:rsidR="003954EE" w:rsidRPr="000066BD">
              <w:rPr>
                <w:rFonts w:ascii="Times New Roman" w:hAnsi="Times New Roman" w:cs="Times New Roman"/>
                <w:color w:val="424242"/>
                <w:sz w:val="20"/>
                <w:szCs w:val="20"/>
              </w:rPr>
              <w:t>49</w:t>
            </w:r>
            <w:r w:rsidR="00232B01" w:rsidRPr="000066BD">
              <w:rPr>
                <w:rFonts w:ascii="Times New Roman" w:hAnsi="Times New Roman" w:cs="Times New Roman"/>
                <w:color w:val="424242"/>
                <w:sz w:val="20"/>
                <w:szCs w:val="20"/>
              </w:rPr>
              <w:t>.</w:t>
            </w:r>
            <w:ins w:id="0" w:author="Nickelberry, Marshae" w:date="2026-01-15T19:06:00Z" w16du:dateUtc="2026-01-16T00:06:00Z">
              <w:r w:rsidR="003B728F">
                <w:rPr>
                  <w:rFonts w:ascii="Times New Roman" w:hAnsi="Times New Roman" w:cs="Times New Roman"/>
                  <w:color w:val="424242"/>
                  <w:sz w:val="20"/>
                  <w:szCs w:val="20"/>
                </w:rPr>
                <w:t>1</w:t>
              </w:r>
            </w:ins>
            <w:del w:id="1" w:author="Nickelberry, Marshae" w:date="2026-01-15T19:06:00Z" w16du:dateUtc="2026-01-16T00:06:00Z">
              <w:r w:rsidR="00232B01" w:rsidRPr="000066BD" w:rsidDel="003B728F">
                <w:rPr>
                  <w:rFonts w:ascii="Times New Roman" w:hAnsi="Times New Roman" w:cs="Times New Roman"/>
                  <w:color w:val="424242"/>
                  <w:sz w:val="20"/>
                  <w:szCs w:val="20"/>
                </w:rPr>
                <w:delText>1</w:delText>
              </w:r>
            </w:del>
            <w:r w:rsidR="00D76C6B" w:rsidRPr="000066BD">
              <w:rPr>
                <w:rFonts w:ascii="Times New Roman" w:hAnsi="Times New Roman" w:cs="Times New Roman"/>
                <w:color w:val="424242"/>
                <w:sz w:val="20"/>
                <w:szCs w:val="20"/>
              </w:rPr>
              <w:t>)</w:t>
            </w:r>
          </w:p>
        </w:tc>
      </w:tr>
      <w:tr w:rsidR="006876A8" w:rsidRPr="00616452" w14:paraId="7133CC72" w14:textId="77777777" w:rsidTr="000066BD">
        <w:trPr>
          <w:trHeight w:val="285"/>
        </w:trPr>
        <w:tc>
          <w:tcPr>
            <w:tcW w:w="2894" w:type="dxa"/>
            <w:noWrap/>
            <w:vAlign w:val="bottom"/>
            <w:hideMark/>
          </w:tcPr>
          <w:p w14:paraId="73D107BD" w14:textId="144CC32F"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603 (53.1)</w:t>
            </w:r>
          </w:p>
        </w:tc>
        <w:tc>
          <w:tcPr>
            <w:tcW w:w="1566" w:type="dxa"/>
            <w:vAlign w:val="bottom"/>
          </w:tcPr>
          <w:p w14:paraId="483DB73F" w14:textId="182CE063"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649</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53.</w:t>
            </w:r>
            <w:r w:rsidR="00B936ED" w:rsidRPr="000066BD">
              <w:rPr>
                <w:rFonts w:ascii="Times New Roman" w:hAnsi="Times New Roman" w:cs="Times New Roman"/>
                <w:color w:val="424242"/>
                <w:sz w:val="20"/>
                <w:szCs w:val="20"/>
              </w:rPr>
              <w:t>3</w:t>
            </w:r>
            <w:r w:rsidR="00D76C6B" w:rsidRPr="000066BD">
              <w:rPr>
                <w:rFonts w:ascii="Times New Roman" w:hAnsi="Times New Roman" w:cs="Times New Roman"/>
                <w:color w:val="424242"/>
                <w:sz w:val="20"/>
                <w:szCs w:val="20"/>
              </w:rPr>
              <w:t>)</w:t>
            </w:r>
          </w:p>
        </w:tc>
        <w:tc>
          <w:tcPr>
            <w:tcW w:w="1569" w:type="dxa"/>
            <w:noWrap/>
            <w:vAlign w:val="bottom"/>
            <w:hideMark/>
          </w:tcPr>
          <w:p w14:paraId="02ABC97A" w14:textId="17C1148C" w:rsidR="006876A8" w:rsidRPr="000066BD" w:rsidRDefault="00B936ED"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378 (52.4)</w:t>
            </w:r>
          </w:p>
        </w:tc>
        <w:tc>
          <w:tcPr>
            <w:tcW w:w="1684" w:type="dxa"/>
            <w:vAlign w:val="bottom"/>
          </w:tcPr>
          <w:p w14:paraId="135CFBC7" w14:textId="22FB2DDC" w:rsidR="006876A8" w:rsidRPr="000066BD" w:rsidRDefault="00232B01"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5,140 (5</w:t>
            </w:r>
            <w:ins w:id="2" w:author="Nickelberry, Marshae" w:date="2026-01-15T19:06:00Z" w16du:dateUtc="2026-01-16T00:06:00Z">
              <w:r w:rsidR="003B728F">
                <w:rPr>
                  <w:rFonts w:ascii="Times New Roman" w:hAnsi="Times New Roman" w:cs="Times New Roman"/>
                  <w:color w:val="424242"/>
                  <w:sz w:val="20"/>
                  <w:szCs w:val="20"/>
                </w:rPr>
                <w:t>0.9)</w:t>
              </w:r>
            </w:ins>
            <w:del w:id="3" w:author="Nickelberry, Marshae" w:date="2026-01-15T18:46:00Z" w16du:dateUtc="2026-01-15T23:46:00Z">
              <w:r w:rsidRPr="000066BD" w:rsidDel="00F324AA">
                <w:rPr>
                  <w:rFonts w:ascii="Times New Roman" w:hAnsi="Times New Roman" w:cs="Times New Roman"/>
                  <w:color w:val="424242"/>
                  <w:sz w:val="20"/>
                  <w:szCs w:val="20"/>
                </w:rPr>
                <w:delText>0.9</w:delText>
              </w:r>
            </w:del>
            <w:r w:rsidRPr="000066BD">
              <w:rPr>
                <w:rFonts w:ascii="Times New Roman" w:hAnsi="Times New Roman" w:cs="Times New Roman"/>
                <w:color w:val="424242"/>
                <w:sz w:val="20"/>
                <w:szCs w:val="20"/>
              </w:rPr>
              <w:t>)</w:t>
            </w:r>
          </w:p>
        </w:tc>
      </w:tr>
      <w:tr w:rsidR="00056FBC" w:rsidRPr="00616452" w14:paraId="686DB19A" w14:textId="77777777" w:rsidTr="000066BD">
        <w:trPr>
          <w:trHeight w:val="285"/>
        </w:trPr>
        <w:tc>
          <w:tcPr>
            <w:tcW w:w="2894" w:type="dxa"/>
            <w:noWrap/>
            <w:vAlign w:val="bottom"/>
          </w:tcPr>
          <w:p w14:paraId="7F4F500A" w14:textId="19FE43DD" w:rsidR="00056FBC" w:rsidRPr="00616452" w:rsidRDefault="00056FBC" w:rsidP="00056FBC">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49 (19)</w:t>
            </w:r>
          </w:p>
        </w:tc>
        <w:tc>
          <w:tcPr>
            <w:tcW w:w="1565" w:type="dxa"/>
            <w:noWrap/>
            <w:vAlign w:val="bottom"/>
          </w:tcPr>
          <w:p w14:paraId="4A4A6EC9" w14:textId="071C7E1B"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(18)</w:t>
            </w:r>
          </w:p>
        </w:tc>
        <w:tc>
          <w:tcPr>
            <w:tcW w:w="1566" w:type="dxa"/>
            <w:vAlign w:val="bottom"/>
          </w:tcPr>
          <w:p w14:paraId="2488E173" w14:textId="6B1E75D9"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(17)</w:t>
            </w:r>
          </w:p>
        </w:tc>
        <w:tc>
          <w:tcPr>
            <w:tcW w:w="1569" w:type="dxa"/>
            <w:noWrap/>
            <w:vAlign w:val="bottom"/>
          </w:tcPr>
          <w:p w14:paraId="323DB6BF" w14:textId="0A9BEDD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(16)</w:t>
            </w:r>
          </w:p>
        </w:tc>
        <w:tc>
          <w:tcPr>
            <w:tcW w:w="1684" w:type="dxa"/>
            <w:vAlign w:val="bottom"/>
          </w:tcPr>
          <w:p w14:paraId="0498792F" w14:textId="1AFFE2B7"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47 (19)</w:t>
            </w:r>
          </w:p>
        </w:tc>
      </w:tr>
      <w:tr w:rsidR="006876A8" w:rsidRPr="00616452" w14:paraId="2F701AC7" w14:textId="77777777" w:rsidTr="000066BD">
        <w:trPr>
          <w:trHeight w:val="285"/>
        </w:trPr>
        <w:tc>
          <w:tcPr>
            <w:tcW w:w="2894" w:type="dxa"/>
            <w:noWrap/>
            <w:vAlign w:val="bottom"/>
          </w:tcPr>
          <w:p w14:paraId="5E4DCCA3" w14:textId="2D23549C" w:rsidR="006876A8" w:rsidRPr="00616452" w:rsidRDefault="006876A8" w:rsidP="006876A8">
            <w:pPr>
              <w:rPr>
                <w:rFonts w:ascii="Times New Roman" w:hAnsi="Times New Roman" w:cs="Times New Roman"/>
                <w:i/>
                <w:iCs/>
                <w:color w:val="000000"/>
              </w:rPr>
            </w:pPr>
            <w:r w:rsidRPr="0061645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616452" w:rsidRDefault="006876A8" w:rsidP="006876A8">
            <w:pPr>
              <w:jc w:val="center"/>
              <w:rPr>
                <w:rFonts w:ascii="Times New Roman" w:hAnsi="Times New Roman" w:cs="Times New Roman"/>
                <w:color w:val="333333"/>
              </w:rPr>
            </w:pPr>
          </w:p>
        </w:tc>
      </w:tr>
      <w:tr w:rsidR="006876A8" w:rsidRPr="00616452" w14:paraId="68D1DBD4" w14:textId="77777777" w:rsidTr="00DC54CC">
        <w:trPr>
          <w:trHeight w:val="476"/>
        </w:trPr>
        <w:tc>
          <w:tcPr>
            <w:tcW w:w="2894" w:type="dxa"/>
            <w:noWrap/>
            <w:vAlign w:val="bottom"/>
            <w:hideMark/>
          </w:tcPr>
          <w:p w14:paraId="7ABFFEF5" w14:textId="08E3020F"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0066BD" w:rsidRDefault="00B60A3C"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3,412</w:t>
            </w:r>
            <w:r w:rsidR="006876A8" w:rsidRPr="000066BD">
              <w:rPr>
                <w:rFonts w:ascii="Times New Roman" w:hAnsi="Times New Roman" w:cs="Times New Roman"/>
                <w:color w:val="424242"/>
                <w:sz w:val="20"/>
                <w:szCs w:val="20"/>
              </w:rPr>
              <w:t xml:space="preserve"> (4</w:t>
            </w:r>
            <w:r w:rsidRPr="000066BD">
              <w:rPr>
                <w:rFonts w:ascii="Times New Roman" w:hAnsi="Times New Roman" w:cs="Times New Roman"/>
                <w:color w:val="424242"/>
                <w:sz w:val="20"/>
                <w:szCs w:val="20"/>
              </w:rPr>
              <w:t>8</w:t>
            </w:r>
            <w:r w:rsidR="006876A8" w:rsidRPr="000066BD">
              <w:rPr>
                <w:rFonts w:ascii="Times New Roman" w:hAnsi="Times New Roman" w:cs="Times New Roman"/>
                <w:color w:val="424242"/>
                <w:sz w:val="20"/>
                <w:szCs w:val="20"/>
              </w:rPr>
              <w:t>.</w:t>
            </w:r>
            <w:r w:rsidR="00522C91" w:rsidRPr="000066BD">
              <w:rPr>
                <w:rFonts w:ascii="Times New Roman" w:hAnsi="Times New Roman" w:cs="Times New Roman"/>
                <w:color w:val="424242"/>
                <w:sz w:val="20"/>
                <w:szCs w:val="20"/>
              </w:rPr>
              <w:t>6</w:t>
            </w:r>
            <w:r w:rsidR="00D76C6B" w:rsidRPr="000066BD">
              <w:rPr>
                <w:rFonts w:ascii="Times New Roman" w:hAnsi="Times New Roman" w:cs="Times New Roman"/>
                <w:color w:val="424242"/>
                <w:sz w:val="20"/>
                <w:szCs w:val="20"/>
              </w:rPr>
              <w:t>)</w:t>
            </w:r>
          </w:p>
        </w:tc>
        <w:tc>
          <w:tcPr>
            <w:tcW w:w="1565" w:type="dxa"/>
            <w:noWrap/>
            <w:vAlign w:val="bottom"/>
            <w:hideMark/>
          </w:tcPr>
          <w:p w14:paraId="7FDD3D33" w14:textId="56445593"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345</w:t>
            </w:r>
            <w:r w:rsidR="006876A8" w:rsidRPr="000066BD">
              <w:rPr>
                <w:rFonts w:ascii="Times New Roman" w:hAnsi="Times New Roman" w:cs="Times New Roman"/>
                <w:color w:val="424242"/>
                <w:sz w:val="20"/>
                <w:szCs w:val="20"/>
              </w:rPr>
              <w:t xml:space="preserve"> (30.</w:t>
            </w:r>
            <w:r w:rsidRPr="000066BD">
              <w:rPr>
                <w:rFonts w:ascii="Times New Roman" w:hAnsi="Times New Roman" w:cs="Times New Roman"/>
                <w:color w:val="424242"/>
                <w:sz w:val="20"/>
                <w:szCs w:val="20"/>
              </w:rPr>
              <w:t>4</w:t>
            </w:r>
            <w:r w:rsidR="00D76C6B" w:rsidRPr="000066BD">
              <w:rPr>
                <w:rFonts w:ascii="Times New Roman" w:hAnsi="Times New Roman" w:cs="Times New Roman"/>
                <w:color w:val="424242"/>
                <w:sz w:val="20"/>
                <w:szCs w:val="20"/>
              </w:rPr>
              <w:t>)</w:t>
            </w:r>
          </w:p>
        </w:tc>
        <w:tc>
          <w:tcPr>
            <w:tcW w:w="1566" w:type="dxa"/>
            <w:vAlign w:val="bottom"/>
          </w:tcPr>
          <w:p w14:paraId="6581CDA7" w14:textId="0FB7286B"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318</w:t>
            </w:r>
            <w:r w:rsidR="006876A8" w:rsidRPr="000066BD">
              <w:rPr>
                <w:rFonts w:ascii="Times New Roman" w:hAnsi="Times New Roman" w:cs="Times New Roman"/>
                <w:color w:val="424242"/>
                <w:sz w:val="20"/>
                <w:szCs w:val="20"/>
              </w:rPr>
              <w:t xml:space="preserve"> (26.</w:t>
            </w:r>
            <w:r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c>
          <w:tcPr>
            <w:tcW w:w="1569" w:type="dxa"/>
            <w:noWrap/>
            <w:vAlign w:val="bottom"/>
            <w:hideMark/>
          </w:tcPr>
          <w:p w14:paraId="3FBB70E3" w14:textId="3CCCDF75" w:rsidR="006876A8" w:rsidRPr="000066BD" w:rsidRDefault="00B225A3"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250</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34.7</w:t>
            </w:r>
            <w:r w:rsidR="00D76C6B" w:rsidRPr="000066BD">
              <w:rPr>
                <w:rFonts w:ascii="Times New Roman" w:hAnsi="Times New Roman" w:cs="Times New Roman"/>
                <w:color w:val="424242"/>
                <w:sz w:val="20"/>
                <w:szCs w:val="20"/>
              </w:rPr>
              <w:t>)</w:t>
            </w:r>
          </w:p>
        </w:tc>
        <w:tc>
          <w:tcPr>
            <w:tcW w:w="1684" w:type="dxa"/>
            <w:vAlign w:val="bottom"/>
          </w:tcPr>
          <w:p w14:paraId="14E6798D" w14:textId="391E2506" w:rsidR="006876A8" w:rsidRPr="000066BD" w:rsidRDefault="00056FBC"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4,325 (42.8)</w:t>
            </w:r>
          </w:p>
        </w:tc>
      </w:tr>
      <w:tr w:rsidR="00147D74" w:rsidRPr="00616452" w14:paraId="29B56D8F" w14:textId="77777777" w:rsidTr="000066BD">
        <w:trPr>
          <w:trHeight w:val="285"/>
        </w:trPr>
        <w:tc>
          <w:tcPr>
            <w:tcW w:w="2894" w:type="dxa"/>
            <w:noWrap/>
            <w:vAlign w:val="bottom"/>
            <w:hideMark/>
          </w:tcPr>
          <w:p w14:paraId="55EB4A67" w14:textId="1A445382"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NH Black</w:t>
            </w:r>
          </w:p>
        </w:tc>
        <w:tc>
          <w:tcPr>
            <w:tcW w:w="1627" w:type="dxa"/>
            <w:noWrap/>
            <w:vAlign w:val="bottom"/>
            <w:hideMark/>
          </w:tcPr>
          <w:p w14:paraId="3E922AF5" w14:textId="56217213"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297 (26.1)</w:t>
            </w:r>
          </w:p>
        </w:tc>
        <w:tc>
          <w:tcPr>
            <w:tcW w:w="1566" w:type="dxa"/>
            <w:vAlign w:val="bottom"/>
          </w:tcPr>
          <w:p w14:paraId="37AC9622" w14:textId="209D46B7" w:rsidR="00147D74" w:rsidRPr="00704656" w:rsidRDefault="00147D74" w:rsidP="00147D74">
            <w:pPr>
              <w:jc w:val="center"/>
              <w:rPr>
                <w:rFonts w:ascii="Times New Roman" w:hAnsi="Times New Roman" w:cs="Times New Roman"/>
                <w:b/>
                <w:bCs/>
                <w:sz w:val="20"/>
                <w:szCs w:val="20"/>
              </w:rPr>
            </w:pPr>
            <w:r w:rsidRPr="00704656">
              <w:rPr>
                <w:rFonts w:ascii="Times New Roman" w:hAnsi="Times New Roman" w:cs="Times New Roman"/>
                <w:b/>
                <w:bCs/>
                <w:color w:val="424242"/>
                <w:sz w:val="20"/>
                <w:szCs w:val="20"/>
              </w:rPr>
              <w:t>331 (2</w:t>
            </w:r>
            <w:r w:rsidR="007C4A11" w:rsidRPr="00704656">
              <w:rPr>
                <w:rFonts w:ascii="Times New Roman" w:hAnsi="Times New Roman" w:cs="Times New Roman"/>
                <w:b/>
                <w:bCs/>
                <w:color w:val="424242"/>
                <w:sz w:val="20"/>
                <w:szCs w:val="20"/>
              </w:rPr>
              <w:t>7</w:t>
            </w:r>
            <w:r w:rsidRPr="00704656">
              <w:rPr>
                <w:rFonts w:ascii="Times New Roman" w:hAnsi="Times New Roman" w:cs="Times New Roman"/>
                <w:b/>
                <w:bCs/>
                <w:color w:val="424242"/>
                <w:sz w:val="20"/>
                <w:szCs w:val="20"/>
              </w:rPr>
              <w:t>.</w:t>
            </w:r>
            <w:r w:rsidR="007C4A11" w:rsidRPr="00704656">
              <w:rPr>
                <w:rFonts w:ascii="Times New Roman" w:hAnsi="Times New Roman" w:cs="Times New Roman"/>
                <w:b/>
                <w:bCs/>
                <w:color w:val="424242"/>
                <w:sz w:val="20"/>
                <w:szCs w:val="20"/>
              </w:rPr>
              <w:t>2</w:t>
            </w:r>
            <w:r w:rsidRPr="00704656">
              <w:rPr>
                <w:rFonts w:ascii="Times New Roman" w:hAnsi="Times New Roman" w:cs="Times New Roman"/>
                <w:b/>
                <w:bCs/>
                <w:color w:val="424242"/>
                <w:sz w:val="20"/>
                <w:szCs w:val="20"/>
              </w:rPr>
              <w:t>)</w:t>
            </w:r>
          </w:p>
        </w:tc>
        <w:tc>
          <w:tcPr>
            <w:tcW w:w="1569" w:type="dxa"/>
            <w:noWrap/>
            <w:vAlign w:val="bottom"/>
            <w:hideMark/>
          </w:tcPr>
          <w:p w14:paraId="73086313" w14:textId="0A18B89A"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194</w:t>
            </w:r>
            <w:r w:rsidR="00147D74" w:rsidRPr="000066BD">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2,263 (22.4)</w:t>
            </w:r>
          </w:p>
        </w:tc>
      </w:tr>
      <w:tr w:rsidR="00147D74" w:rsidRPr="00616452" w14:paraId="0389DA13" w14:textId="77777777" w:rsidTr="000066BD">
        <w:trPr>
          <w:trHeight w:val="285"/>
        </w:trPr>
        <w:tc>
          <w:tcPr>
            <w:tcW w:w="2894" w:type="dxa"/>
            <w:noWrap/>
            <w:vAlign w:val="bottom"/>
            <w:hideMark/>
          </w:tcPr>
          <w:p w14:paraId="3038C0F2" w14:textId="57883D65" w:rsidR="00147D74" w:rsidRPr="00704656" w:rsidRDefault="00147D74" w:rsidP="00147D74">
            <w:pPr>
              <w:rPr>
                <w:rFonts w:ascii="Times New Roman" w:hAnsi="Times New Roman" w:cs="Times New Roman"/>
                <w:b/>
                <w:bCs/>
                <w:i/>
                <w:iCs/>
              </w:rPr>
            </w:pPr>
            <w:proofErr w:type="gramStart"/>
            <w:r w:rsidRPr="00704656">
              <w:rPr>
                <w:rFonts w:ascii="Times New Roman" w:hAnsi="Times New Roman" w:cs="Times New Roman"/>
                <w:b/>
                <w:bCs/>
                <w:color w:val="424242"/>
                <w:sz w:val="21"/>
                <w:szCs w:val="21"/>
              </w:rPr>
              <w:t>Mexican-American</w:t>
            </w:r>
            <w:proofErr w:type="gramEnd"/>
          </w:p>
        </w:tc>
        <w:tc>
          <w:tcPr>
            <w:tcW w:w="1627" w:type="dxa"/>
            <w:noWrap/>
            <w:vAlign w:val="bottom"/>
            <w:hideMark/>
          </w:tcPr>
          <w:p w14:paraId="0C4ECE06" w14:textId="2245548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267 (23.5)</w:t>
            </w:r>
          </w:p>
        </w:tc>
        <w:tc>
          <w:tcPr>
            <w:tcW w:w="1566" w:type="dxa"/>
            <w:vAlign w:val="bottom"/>
          </w:tcPr>
          <w:p w14:paraId="7BB4495E" w14:textId="47C6A7A3" w:rsidR="00147D74" w:rsidRPr="00F055A6" w:rsidRDefault="00147D74" w:rsidP="00147D74">
            <w:pPr>
              <w:jc w:val="center"/>
              <w:rPr>
                <w:rFonts w:ascii="Times New Roman" w:hAnsi="Times New Roman" w:cs="Times New Roman"/>
                <w:b/>
                <w:bCs/>
                <w:sz w:val="20"/>
                <w:szCs w:val="20"/>
              </w:rPr>
            </w:pPr>
            <w:r w:rsidRPr="00F055A6">
              <w:rPr>
                <w:rFonts w:ascii="Times New Roman" w:hAnsi="Times New Roman" w:cs="Times New Roman"/>
                <w:b/>
                <w:bCs/>
                <w:color w:val="424242"/>
                <w:sz w:val="20"/>
                <w:szCs w:val="20"/>
              </w:rPr>
              <w:t>294 (24.1)</w:t>
            </w:r>
          </w:p>
        </w:tc>
        <w:tc>
          <w:tcPr>
            <w:tcW w:w="1569" w:type="dxa"/>
            <w:noWrap/>
            <w:vAlign w:val="bottom"/>
            <w:hideMark/>
          </w:tcPr>
          <w:p w14:paraId="4E6F8DCA" w14:textId="1F5F9326"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139</w:t>
            </w:r>
            <w:r w:rsidR="00147D74"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19.3</w:t>
            </w:r>
            <w:r w:rsidR="00147D74" w:rsidRPr="000066BD">
              <w:rPr>
                <w:rFonts w:ascii="Times New Roman" w:hAnsi="Times New Roman" w:cs="Times New Roman"/>
                <w:color w:val="424242"/>
                <w:sz w:val="20"/>
                <w:szCs w:val="20"/>
              </w:rPr>
              <w:t>)</w:t>
            </w:r>
          </w:p>
        </w:tc>
        <w:tc>
          <w:tcPr>
            <w:tcW w:w="1684" w:type="dxa"/>
            <w:vAlign w:val="bottom"/>
          </w:tcPr>
          <w:p w14:paraId="289F54ED" w14:textId="3F9E5B37"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1,568 (15.5)</w:t>
            </w:r>
          </w:p>
        </w:tc>
      </w:tr>
      <w:tr w:rsidR="00147D74" w:rsidRPr="00616452" w14:paraId="52DCE91C" w14:textId="77777777" w:rsidTr="000066BD">
        <w:trPr>
          <w:trHeight w:val="285"/>
        </w:trPr>
        <w:tc>
          <w:tcPr>
            <w:tcW w:w="2894" w:type="dxa"/>
            <w:noWrap/>
            <w:vAlign w:val="bottom"/>
            <w:hideMark/>
          </w:tcPr>
          <w:p w14:paraId="5A7FB370" w14:textId="419726AB"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126 (11.1)</w:t>
            </w:r>
          </w:p>
        </w:tc>
        <w:tc>
          <w:tcPr>
            <w:tcW w:w="1566" w:type="dxa"/>
            <w:vAlign w:val="bottom"/>
          </w:tcPr>
          <w:p w14:paraId="7BD4FDF6" w14:textId="1E1A0CBE"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95 (13.2)</w:t>
            </w:r>
          </w:p>
        </w:tc>
        <w:tc>
          <w:tcPr>
            <w:tcW w:w="1684" w:type="dxa"/>
            <w:vAlign w:val="bottom"/>
          </w:tcPr>
          <w:p w14:paraId="2050B282" w14:textId="3C08ED76"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906 (9.0)</w:t>
            </w:r>
          </w:p>
        </w:tc>
      </w:tr>
      <w:tr w:rsidR="00147D74" w:rsidRPr="00616452" w14:paraId="34A2BE89" w14:textId="77777777" w:rsidTr="000066BD">
        <w:trPr>
          <w:trHeight w:val="285"/>
        </w:trPr>
        <w:tc>
          <w:tcPr>
            <w:tcW w:w="2894" w:type="dxa"/>
            <w:noWrap/>
            <w:vAlign w:val="bottom"/>
          </w:tcPr>
          <w:p w14:paraId="7FE7C6BD" w14:textId="36DF1D64"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 xml:space="preserve">Other, incl. </w:t>
            </w:r>
            <w:proofErr w:type="gramStart"/>
            <w:r w:rsidRPr="0061645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0066BD" w:rsidRDefault="00147D74" w:rsidP="00147D74">
            <w:pPr>
              <w:rPr>
                <w:rFonts w:ascii="Times New Roman" w:hAnsi="Times New Roman" w:cs="Times New Roman"/>
                <w:sz w:val="20"/>
                <w:szCs w:val="20"/>
              </w:rPr>
            </w:pPr>
            <w:r w:rsidRPr="000066BD">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101 (8.9)</w:t>
            </w:r>
          </w:p>
        </w:tc>
        <w:tc>
          <w:tcPr>
            <w:tcW w:w="1566" w:type="dxa"/>
            <w:vAlign w:val="bottom"/>
          </w:tcPr>
          <w:p w14:paraId="1DE9E38A" w14:textId="68CF5271"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110 (9.0)</w:t>
            </w:r>
          </w:p>
        </w:tc>
        <w:tc>
          <w:tcPr>
            <w:tcW w:w="1569" w:type="dxa"/>
            <w:noWrap/>
            <w:vAlign w:val="bottom"/>
          </w:tcPr>
          <w:p w14:paraId="30CAE007" w14:textId="012077C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43 (6.0)</w:t>
            </w:r>
          </w:p>
        </w:tc>
        <w:tc>
          <w:tcPr>
            <w:tcW w:w="1684" w:type="dxa"/>
            <w:vAlign w:val="bottom"/>
          </w:tcPr>
          <w:p w14:paraId="72013D8A" w14:textId="0EE84344"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1,032 (10.3)</w:t>
            </w:r>
          </w:p>
        </w:tc>
      </w:tr>
      <w:tr w:rsidR="006876A8" w:rsidRPr="00616452" w14:paraId="55CCED2A" w14:textId="77777777" w:rsidTr="008D12FE">
        <w:trPr>
          <w:trHeight w:val="285"/>
        </w:trPr>
        <w:tc>
          <w:tcPr>
            <w:tcW w:w="10905" w:type="dxa"/>
            <w:gridSpan w:val="6"/>
            <w:noWrap/>
            <w:vAlign w:val="bottom"/>
          </w:tcPr>
          <w:p w14:paraId="24C93397" w14:textId="77F85367" w:rsidR="006876A8" w:rsidRPr="00616452" w:rsidRDefault="006876A8" w:rsidP="006876A8">
            <w:pPr>
              <w:rPr>
                <w:rFonts w:ascii="Times New Roman" w:hAnsi="Times New Roman" w:cs="Times New Roman"/>
                <w:color w:val="333333"/>
              </w:rPr>
            </w:pPr>
            <w:r w:rsidRPr="00616452">
              <w:rPr>
                <w:rStyle w:val="Strong"/>
                <w:rFonts w:ascii="Times New Roman" w:hAnsi="Times New Roman" w:cs="Times New Roman"/>
                <w:color w:val="424242"/>
                <w:sz w:val="21"/>
                <w:szCs w:val="21"/>
                <w:bdr w:val="single" w:sz="2" w:space="0" w:color="E3E3E3" w:frame="1"/>
              </w:rPr>
              <w:t>Highest Educational Attainment</w:t>
            </w:r>
          </w:p>
        </w:tc>
      </w:tr>
      <w:tr w:rsidR="006876A8" w:rsidRPr="00616452" w14:paraId="2B802A14" w14:textId="77777777" w:rsidTr="000066BD">
        <w:trPr>
          <w:trHeight w:val="285"/>
        </w:trPr>
        <w:tc>
          <w:tcPr>
            <w:tcW w:w="2894" w:type="dxa"/>
            <w:noWrap/>
            <w:vAlign w:val="bottom"/>
            <w:hideMark/>
          </w:tcPr>
          <w:p w14:paraId="31B33EC6" w14:textId="22845B06"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Less than </w:t>
            </w:r>
            <w:r w:rsidR="00820563" w:rsidRPr="00616452">
              <w:rPr>
                <w:rFonts w:ascii="Times New Roman" w:hAnsi="Times New Roman" w:cs="Times New Roman"/>
                <w:color w:val="424242"/>
                <w:sz w:val="21"/>
                <w:szCs w:val="21"/>
              </w:rPr>
              <w:t>9</w:t>
            </w:r>
            <w:r w:rsidR="00820563" w:rsidRPr="00616452">
              <w:rPr>
                <w:rFonts w:ascii="Times New Roman" w:hAnsi="Times New Roman" w:cs="Times New Roman"/>
                <w:color w:val="424242"/>
                <w:sz w:val="21"/>
                <w:szCs w:val="21"/>
                <w:vertAlign w:val="superscript"/>
              </w:rPr>
              <w:t>th</w:t>
            </w:r>
            <w:r w:rsidR="00820563" w:rsidRPr="0061645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0066BD" w:rsidRDefault="009B639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1,382</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19.7</w:t>
            </w:r>
            <w:r w:rsidR="00D76C6B" w:rsidRPr="000066BD">
              <w:rPr>
                <w:rFonts w:ascii="Times New Roman" w:hAnsi="Times New Roman" w:cs="Times New Roman"/>
                <w:color w:val="424242"/>
                <w:sz w:val="20"/>
                <w:szCs w:val="20"/>
              </w:rPr>
              <w:t>)</w:t>
            </w:r>
          </w:p>
        </w:tc>
        <w:tc>
          <w:tcPr>
            <w:tcW w:w="1565" w:type="dxa"/>
            <w:noWrap/>
            <w:vAlign w:val="bottom"/>
            <w:hideMark/>
          </w:tcPr>
          <w:p w14:paraId="62897C84" w14:textId="77C87898" w:rsidR="006876A8" w:rsidRPr="000066BD" w:rsidRDefault="00CB5975"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396 (34.9)</w:t>
            </w:r>
          </w:p>
        </w:tc>
        <w:tc>
          <w:tcPr>
            <w:tcW w:w="1566" w:type="dxa"/>
            <w:vAlign w:val="bottom"/>
          </w:tcPr>
          <w:p w14:paraId="4F7ACBEA" w14:textId="4AA4BB16" w:rsidR="006876A8" w:rsidRPr="000066BD" w:rsidRDefault="001F777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284</w:t>
            </w:r>
            <w:r w:rsidR="006876A8" w:rsidRPr="000066BD">
              <w:rPr>
                <w:rFonts w:ascii="Times New Roman" w:hAnsi="Times New Roman" w:cs="Times New Roman"/>
                <w:color w:val="424242"/>
                <w:sz w:val="20"/>
                <w:szCs w:val="20"/>
              </w:rPr>
              <w:t xml:space="preserve"> (</w:t>
            </w:r>
            <w:r w:rsidR="009F752B" w:rsidRPr="000066BD">
              <w:rPr>
                <w:rFonts w:ascii="Times New Roman" w:hAnsi="Times New Roman" w:cs="Times New Roman"/>
                <w:color w:val="424242"/>
                <w:sz w:val="20"/>
                <w:szCs w:val="20"/>
              </w:rPr>
              <w:t>39.4</w:t>
            </w:r>
            <w:r w:rsidR="00D76C6B" w:rsidRPr="000066BD">
              <w:rPr>
                <w:rFonts w:ascii="Times New Roman" w:hAnsi="Times New Roman" w:cs="Times New Roman"/>
                <w:color w:val="424242"/>
                <w:sz w:val="20"/>
                <w:szCs w:val="20"/>
              </w:rPr>
              <w:t>)</w:t>
            </w:r>
          </w:p>
        </w:tc>
        <w:tc>
          <w:tcPr>
            <w:tcW w:w="1684" w:type="dxa"/>
            <w:vAlign w:val="bottom"/>
          </w:tcPr>
          <w:p w14:paraId="1B7D284F" w14:textId="6FFC335F" w:rsidR="006876A8" w:rsidRPr="000066BD" w:rsidRDefault="00975A7D"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2,566</w:t>
            </w:r>
            <w:r w:rsidR="006876A8" w:rsidRPr="000066BD">
              <w:rPr>
                <w:rFonts w:ascii="Times New Roman" w:hAnsi="Times New Roman" w:cs="Times New Roman"/>
                <w:color w:val="424242"/>
                <w:sz w:val="20"/>
                <w:szCs w:val="20"/>
              </w:rPr>
              <w:t xml:space="preserve"> (2</w:t>
            </w:r>
            <w:r w:rsidRPr="000066BD">
              <w:rPr>
                <w:rFonts w:ascii="Times New Roman" w:hAnsi="Times New Roman" w:cs="Times New Roman"/>
                <w:color w:val="424242"/>
                <w:sz w:val="20"/>
                <w:szCs w:val="20"/>
              </w:rPr>
              <w:t>5.4</w:t>
            </w:r>
            <w:r w:rsidR="00D76C6B" w:rsidRPr="000066BD">
              <w:rPr>
                <w:rFonts w:ascii="Times New Roman" w:hAnsi="Times New Roman" w:cs="Times New Roman"/>
                <w:color w:val="424242"/>
                <w:sz w:val="20"/>
                <w:szCs w:val="20"/>
              </w:rPr>
              <w:t>)</w:t>
            </w:r>
          </w:p>
        </w:tc>
      </w:tr>
      <w:tr w:rsidR="00820563" w:rsidRPr="00616452" w14:paraId="21A2F35B" w14:textId="77777777" w:rsidTr="000066BD">
        <w:trPr>
          <w:trHeight w:val="360"/>
        </w:trPr>
        <w:tc>
          <w:tcPr>
            <w:tcW w:w="2894" w:type="dxa"/>
            <w:noWrap/>
            <w:vAlign w:val="bottom"/>
            <w:hideMark/>
          </w:tcPr>
          <w:p w14:paraId="6EDB10C3" w14:textId="3ED0ABD3" w:rsidR="00820563" w:rsidRPr="00616452" w:rsidRDefault="00820563" w:rsidP="00820563">
            <w:pPr>
              <w:rPr>
                <w:rFonts w:ascii="Times New Roman" w:hAnsi="Times New Roman" w:cs="Times New Roman"/>
                <w:i/>
                <w:iCs/>
              </w:rPr>
            </w:pPr>
            <w:r w:rsidRPr="0061645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0066BD" w:rsidRDefault="00820563" w:rsidP="004010E7">
            <w:pPr>
              <w:jc w:val="center"/>
              <w:rPr>
                <w:rFonts w:ascii="Times New Roman" w:hAnsi="Times New Roman" w:cs="Times New Roman"/>
                <w:color w:val="333333"/>
                <w:sz w:val="20"/>
                <w:szCs w:val="20"/>
              </w:rPr>
            </w:pPr>
          </w:p>
          <w:p w14:paraId="710FAF29" w14:textId="2D5E6D46"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320 (28.2)</w:t>
            </w:r>
          </w:p>
        </w:tc>
        <w:tc>
          <w:tcPr>
            <w:tcW w:w="1566" w:type="dxa"/>
            <w:vAlign w:val="center"/>
          </w:tcPr>
          <w:p w14:paraId="1EC6A507" w14:textId="77777777" w:rsidR="004010E7" w:rsidRPr="000066BD" w:rsidRDefault="004010E7" w:rsidP="004010E7">
            <w:pPr>
              <w:jc w:val="center"/>
              <w:rPr>
                <w:rFonts w:ascii="Times New Roman" w:hAnsi="Times New Roman" w:cs="Times New Roman"/>
                <w:color w:val="333333"/>
                <w:sz w:val="20"/>
                <w:szCs w:val="20"/>
              </w:rPr>
            </w:pPr>
          </w:p>
          <w:p w14:paraId="01BF9F26" w14:textId="4813743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0066BD" w:rsidRDefault="004010E7" w:rsidP="004010E7">
            <w:pPr>
              <w:jc w:val="center"/>
              <w:rPr>
                <w:rFonts w:ascii="Times New Roman" w:hAnsi="Times New Roman" w:cs="Times New Roman"/>
                <w:color w:val="333333"/>
                <w:sz w:val="20"/>
                <w:szCs w:val="20"/>
              </w:rPr>
            </w:pPr>
          </w:p>
          <w:p w14:paraId="2F4933F8" w14:textId="11818EC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(27.3)</w:t>
            </w:r>
          </w:p>
        </w:tc>
        <w:tc>
          <w:tcPr>
            <w:tcW w:w="1684" w:type="dxa"/>
            <w:vAlign w:val="bottom"/>
          </w:tcPr>
          <w:p w14:paraId="265B8FA8" w14:textId="7D74C7A4" w:rsidR="00820563" w:rsidRPr="000066BD" w:rsidRDefault="00820563" w:rsidP="004010E7">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2,574 (25.5)</w:t>
            </w:r>
          </w:p>
        </w:tc>
      </w:tr>
      <w:tr w:rsidR="00052BAB" w:rsidRPr="00616452" w14:paraId="0B999943" w14:textId="77777777" w:rsidTr="000066BD">
        <w:trPr>
          <w:trHeight w:val="285"/>
        </w:trPr>
        <w:tc>
          <w:tcPr>
            <w:tcW w:w="2894" w:type="dxa"/>
            <w:noWrap/>
            <w:vAlign w:val="bottom"/>
            <w:hideMark/>
          </w:tcPr>
          <w:p w14:paraId="035E9CF0" w14:textId="0F3A6350" w:rsidR="00052BAB" w:rsidRPr="00616452" w:rsidRDefault="00052BAB" w:rsidP="00052BAB">
            <w:pPr>
              <w:rPr>
                <w:rFonts w:ascii="Times New Roman" w:hAnsi="Times New Roman" w:cs="Times New Roman"/>
                <w:i/>
                <w:iCs/>
              </w:rPr>
            </w:pPr>
            <w:r w:rsidRPr="00616452">
              <w:rPr>
                <w:rFonts w:ascii="Times New Roman" w:hAnsi="Times New Roman" w:cs="Times New Roman"/>
                <w:color w:val="424242"/>
                <w:sz w:val="21"/>
                <w:szCs w:val="21"/>
              </w:rPr>
              <w:t xml:space="preserve">Some </w:t>
            </w:r>
            <w:proofErr w:type="gramStart"/>
            <w:r w:rsidRPr="0061645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C8580E" w:rsidRPr="000066BD">
              <w:rPr>
                <w:rFonts w:ascii="Times New Roman" w:hAnsi="Times New Roman" w:cs="Times New Roman"/>
                <w:color w:val="424242"/>
                <w:sz w:val="20"/>
                <w:szCs w:val="20"/>
              </w:rPr>
              <w:t>,939</w:t>
            </w:r>
            <w:r w:rsidRPr="000066BD">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313 (27.6)</w:t>
            </w:r>
          </w:p>
        </w:tc>
        <w:tc>
          <w:tcPr>
            <w:tcW w:w="1566" w:type="dxa"/>
            <w:vAlign w:val="center"/>
          </w:tcPr>
          <w:p w14:paraId="7BA1D5A7" w14:textId="0EA76D29"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210 (29.1)</w:t>
            </w:r>
          </w:p>
        </w:tc>
        <w:tc>
          <w:tcPr>
            <w:tcW w:w="1684" w:type="dxa"/>
            <w:vAlign w:val="bottom"/>
          </w:tcPr>
          <w:p w14:paraId="109051AA" w14:textId="5174CF0C" w:rsidR="00052BAB" w:rsidRPr="000066BD" w:rsidRDefault="00052BAB" w:rsidP="00052BAB">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2,756 (27.4)</w:t>
            </w:r>
          </w:p>
        </w:tc>
      </w:tr>
      <w:tr w:rsidR="006876A8" w:rsidRPr="00616452" w14:paraId="21A2E088" w14:textId="77777777" w:rsidTr="000066BD">
        <w:trPr>
          <w:trHeight w:val="285"/>
        </w:trPr>
        <w:tc>
          <w:tcPr>
            <w:tcW w:w="2894" w:type="dxa"/>
            <w:noWrap/>
            <w:vAlign w:val="bottom"/>
            <w:hideMark/>
          </w:tcPr>
          <w:p w14:paraId="1E996327" w14:textId="0F425EC9"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College or </w:t>
            </w:r>
            <w:proofErr w:type="gramStart"/>
            <w:r w:rsidR="00C8580E" w:rsidRPr="0061645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107 (9.4)</w:t>
            </w:r>
          </w:p>
        </w:tc>
        <w:tc>
          <w:tcPr>
            <w:tcW w:w="1566" w:type="dxa"/>
            <w:vAlign w:val="bottom"/>
          </w:tcPr>
          <w:p w14:paraId="151E6DF7" w14:textId="53BD46DE"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84</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6.9</w:t>
            </w:r>
            <w:r w:rsidR="00D76C6B" w:rsidRPr="000066BD">
              <w:rPr>
                <w:rFonts w:ascii="Times New Roman" w:hAnsi="Times New Roman" w:cs="Times New Roman"/>
                <w:color w:val="424242"/>
                <w:sz w:val="20"/>
                <w:szCs w:val="20"/>
              </w:rPr>
              <w:t>)</w:t>
            </w:r>
          </w:p>
        </w:tc>
        <w:tc>
          <w:tcPr>
            <w:tcW w:w="1569" w:type="dxa"/>
            <w:noWrap/>
            <w:vAlign w:val="bottom"/>
            <w:hideMark/>
          </w:tcPr>
          <w:p w14:paraId="4B6D48A3" w14:textId="68910883"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30</w:t>
            </w:r>
            <w:r w:rsidR="006876A8" w:rsidRPr="000066BD">
              <w:rPr>
                <w:rFonts w:ascii="Times New Roman" w:hAnsi="Times New Roman" w:cs="Times New Roman"/>
                <w:color w:val="424242"/>
                <w:sz w:val="20"/>
                <w:szCs w:val="20"/>
              </w:rPr>
              <w:t xml:space="preserve"> (</w:t>
            </w:r>
            <w:r w:rsidR="00062C70" w:rsidRPr="000066BD">
              <w:rPr>
                <w:rFonts w:ascii="Times New Roman" w:hAnsi="Times New Roman" w:cs="Times New Roman"/>
                <w:color w:val="424242"/>
                <w:sz w:val="20"/>
                <w:szCs w:val="20"/>
              </w:rPr>
              <w:t>4.2</w:t>
            </w:r>
            <w:r w:rsidR="00D76C6B" w:rsidRPr="000066BD">
              <w:rPr>
                <w:rFonts w:ascii="Times New Roman" w:hAnsi="Times New Roman" w:cs="Times New Roman"/>
                <w:color w:val="424242"/>
                <w:sz w:val="20"/>
                <w:szCs w:val="20"/>
              </w:rPr>
              <w:t>)</w:t>
            </w:r>
          </w:p>
        </w:tc>
        <w:tc>
          <w:tcPr>
            <w:tcW w:w="1684" w:type="dxa"/>
            <w:vAlign w:val="bottom"/>
          </w:tcPr>
          <w:p w14:paraId="3A887FFD" w14:textId="10169C37" w:rsidR="006876A8" w:rsidRPr="000066BD" w:rsidRDefault="00974736"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2,189</w:t>
            </w:r>
            <w:r w:rsidR="006876A8" w:rsidRPr="000066BD">
              <w:rPr>
                <w:rFonts w:ascii="Times New Roman" w:hAnsi="Times New Roman" w:cs="Times New Roman"/>
                <w:color w:val="424242"/>
                <w:sz w:val="20"/>
                <w:szCs w:val="20"/>
              </w:rPr>
              <w:t xml:space="preserve"> (21.</w:t>
            </w:r>
            <w:r w:rsidRPr="000066BD">
              <w:rPr>
                <w:rFonts w:ascii="Times New Roman" w:hAnsi="Times New Roman" w:cs="Times New Roman"/>
                <w:color w:val="424242"/>
                <w:sz w:val="20"/>
                <w:szCs w:val="20"/>
              </w:rPr>
              <w:t>7</w:t>
            </w:r>
            <w:r w:rsidR="00D76C6B" w:rsidRPr="000066BD">
              <w:rPr>
                <w:rFonts w:ascii="Times New Roman" w:hAnsi="Times New Roman" w:cs="Times New Roman"/>
                <w:color w:val="424242"/>
                <w:sz w:val="20"/>
                <w:szCs w:val="20"/>
              </w:rPr>
              <w:t>)</w:t>
            </w:r>
          </w:p>
        </w:tc>
      </w:tr>
      <w:tr w:rsidR="006876A8" w:rsidRPr="00616452" w14:paraId="6123BC85" w14:textId="77777777" w:rsidTr="008D12FE">
        <w:trPr>
          <w:trHeight w:val="285"/>
        </w:trPr>
        <w:tc>
          <w:tcPr>
            <w:tcW w:w="10905" w:type="dxa"/>
            <w:gridSpan w:val="6"/>
            <w:noWrap/>
            <w:vAlign w:val="bottom"/>
          </w:tcPr>
          <w:p w14:paraId="2B8324B3" w14:textId="3EA6082C" w:rsidR="006876A8" w:rsidRPr="00291770" w:rsidRDefault="00291770" w:rsidP="006876A8">
            <w:pPr>
              <w:rPr>
                <w:rFonts w:ascii="Times New Roman" w:hAnsi="Times New Roman" w:cs="Times New Roman"/>
                <w:b/>
                <w:bCs/>
                <w:color w:val="333333"/>
                <w:sz w:val="21"/>
                <w:szCs w:val="21"/>
              </w:rPr>
            </w:pPr>
            <w:r w:rsidRPr="00291770">
              <w:rPr>
                <w:rFonts w:ascii="Times New Roman" w:hAnsi="Times New Roman" w:cs="Times New Roman"/>
                <w:b/>
                <w:bCs/>
                <w:color w:val="333333"/>
                <w:sz w:val="21"/>
                <w:szCs w:val="21"/>
              </w:rPr>
              <w:t>Poverty Income Ratio</w:t>
            </w:r>
          </w:p>
        </w:tc>
      </w:tr>
      <w:tr w:rsidR="000066BD" w:rsidRPr="00616452" w14:paraId="7E946A54" w14:textId="77777777" w:rsidTr="000066BD">
        <w:trPr>
          <w:trHeight w:val="285"/>
        </w:trPr>
        <w:tc>
          <w:tcPr>
            <w:tcW w:w="2894" w:type="dxa"/>
            <w:noWrap/>
            <w:vAlign w:val="bottom"/>
            <w:hideMark/>
          </w:tcPr>
          <w:p w14:paraId="33042953" w14:textId="63D5D2B6"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Low</w:t>
            </w:r>
            <w:r w:rsidRPr="00616452">
              <w:rPr>
                <w:rFonts w:ascii="Times New Roman" w:hAnsi="Times New Roman" w:cs="Times New Roman"/>
                <w:color w:val="424242"/>
                <w:sz w:val="21"/>
                <w:szCs w:val="21"/>
              </w:rPr>
              <w:t xml:space="preserve"> Poverty</w:t>
            </w:r>
          </w:p>
        </w:tc>
        <w:tc>
          <w:tcPr>
            <w:tcW w:w="1627" w:type="dxa"/>
            <w:noWrap/>
            <w:vAlign w:val="center"/>
            <w:hideMark/>
          </w:tcPr>
          <w:p w14:paraId="41B21FA2" w14:textId="64C3DBC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397 (34.9%)</w:t>
            </w:r>
          </w:p>
        </w:tc>
        <w:tc>
          <w:tcPr>
            <w:tcW w:w="1566" w:type="dxa"/>
            <w:vAlign w:val="center"/>
          </w:tcPr>
          <w:p w14:paraId="2E8C2CB8" w14:textId="5F0C7080"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375 (52.0%)</w:t>
            </w:r>
          </w:p>
        </w:tc>
        <w:tc>
          <w:tcPr>
            <w:tcW w:w="1684" w:type="dxa"/>
            <w:vAlign w:val="bottom"/>
          </w:tcPr>
          <w:p w14:paraId="53A8676C" w14:textId="2987AB9C"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2,293 (22.7%)</w:t>
            </w:r>
          </w:p>
        </w:tc>
      </w:tr>
      <w:tr w:rsidR="000066BD" w:rsidRPr="00616452" w14:paraId="0279BFF7" w14:textId="77777777" w:rsidTr="000066BD">
        <w:trPr>
          <w:trHeight w:val="285"/>
        </w:trPr>
        <w:tc>
          <w:tcPr>
            <w:tcW w:w="2894" w:type="dxa"/>
            <w:noWrap/>
            <w:vAlign w:val="bottom"/>
            <w:hideMark/>
          </w:tcPr>
          <w:p w14:paraId="1EC01F64" w14:textId="4673E9DD" w:rsidR="000066BD" w:rsidRPr="00616452" w:rsidRDefault="000066BD" w:rsidP="000066BD">
            <w:pPr>
              <w:rPr>
                <w:rFonts w:ascii="Times New Roman" w:hAnsi="Times New Roman" w:cs="Times New Roman"/>
                <w:i/>
                <w:iCs/>
              </w:rPr>
            </w:pPr>
            <w:r w:rsidRPr="00616452">
              <w:rPr>
                <w:rFonts w:ascii="Times New Roman" w:hAnsi="Times New Roman" w:cs="Times New Roman"/>
                <w:color w:val="424242"/>
                <w:sz w:val="21"/>
                <w:szCs w:val="21"/>
              </w:rPr>
              <w:t>Near</w:t>
            </w:r>
            <w:r>
              <w:rPr>
                <w:rFonts w:ascii="Times New Roman" w:hAnsi="Times New Roman" w:cs="Times New Roman"/>
                <w:color w:val="424242"/>
                <w:sz w:val="21"/>
                <w:szCs w:val="21"/>
              </w:rPr>
              <w:t xml:space="preserve"> Poverty</w:t>
            </w:r>
          </w:p>
        </w:tc>
        <w:tc>
          <w:tcPr>
            <w:tcW w:w="1627" w:type="dxa"/>
            <w:noWrap/>
            <w:vAlign w:val="center"/>
            <w:hideMark/>
          </w:tcPr>
          <w:p w14:paraId="4B80F101" w14:textId="6643737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405 (35.7%)</w:t>
            </w:r>
          </w:p>
        </w:tc>
        <w:tc>
          <w:tcPr>
            <w:tcW w:w="1566" w:type="dxa"/>
            <w:vAlign w:val="center"/>
          </w:tcPr>
          <w:p w14:paraId="286D593E" w14:textId="7DD4790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262 (36.3%)</w:t>
            </w:r>
          </w:p>
        </w:tc>
        <w:tc>
          <w:tcPr>
            <w:tcW w:w="1684" w:type="dxa"/>
            <w:vAlign w:val="bottom"/>
          </w:tcPr>
          <w:p w14:paraId="17F73A06" w14:textId="2C732070"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2,685 (26.6%)</w:t>
            </w:r>
          </w:p>
        </w:tc>
      </w:tr>
      <w:tr w:rsidR="000066BD" w:rsidRPr="00616452" w14:paraId="3E5E6EA1" w14:textId="77777777" w:rsidTr="000066BD">
        <w:trPr>
          <w:trHeight w:val="285"/>
        </w:trPr>
        <w:tc>
          <w:tcPr>
            <w:tcW w:w="2894" w:type="dxa"/>
            <w:noWrap/>
            <w:vAlign w:val="bottom"/>
            <w:hideMark/>
          </w:tcPr>
          <w:p w14:paraId="13C61AA9" w14:textId="70B57617"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178 (15.7%)</w:t>
            </w:r>
          </w:p>
        </w:tc>
        <w:tc>
          <w:tcPr>
            <w:tcW w:w="1566" w:type="dxa"/>
            <w:vAlign w:val="center"/>
          </w:tcPr>
          <w:p w14:paraId="2A708027" w14:textId="3FABF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53 (7.4%)</w:t>
            </w:r>
          </w:p>
        </w:tc>
        <w:tc>
          <w:tcPr>
            <w:tcW w:w="1684" w:type="dxa"/>
            <w:vAlign w:val="bottom"/>
          </w:tcPr>
          <w:p w14:paraId="12F0E3C3" w14:textId="27249A9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1,443 (14.3%)</w:t>
            </w:r>
          </w:p>
        </w:tc>
      </w:tr>
      <w:tr w:rsidR="000066BD" w:rsidRPr="00616452" w14:paraId="57D7C074" w14:textId="77777777" w:rsidTr="000066BD">
        <w:trPr>
          <w:trHeight w:val="285"/>
        </w:trPr>
        <w:tc>
          <w:tcPr>
            <w:tcW w:w="2894" w:type="dxa"/>
            <w:noWrap/>
            <w:vAlign w:val="bottom"/>
          </w:tcPr>
          <w:p w14:paraId="30E46D97" w14:textId="72D5DB66"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1,679 (23.9%)</w:t>
            </w:r>
          </w:p>
        </w:tc>
        <w:tc>
          <w:tcPr>
            <w:tcW w:w="1565" w:type="dxa"/>
            <w:noWrap/>
            <w:vAlign w:val="center"/>
          </w:tcPr>
          <w:p w14:paraId="1455B838" w14:textId="2D43905F"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124 (10.9%)</w:t>
            </w:r>
          </w:p>
        </w:tc>
        <w:tc>
          <w:tcPr>
            <w:tcW w:w="1566" w:type="dxa"/>
            <w:vAlign w:val="center"/>
          </w:tcPr>
          <w:p w14:paraId="37890998" w14:textId="14065592"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91 (7.5%)</w:t>
            </w:r>
          </w:p>
        </w:tc>
        <w:tc>
          <w:tcPr>
            <w:tcW w:w="1569" w:type="dxa"/>
            <w:noWrap/>
            <w:vAlign w:val="center"/>
          </w:tcPr>
          <w:p w14:paraId="1F41F07A" w14:textId="520D795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27 (3.7%)</w:t>
            </w:r>
          </w:p>
        </w:tc>
        <w:tc>
          <w:tcPr>
            <w:tcW w:w="1684" w:type="dxa"/>
            <w:vAlign w:val="bottom"/>
          </w:tcPr>
          <w:p w14:paraId="3FB32D25" w14:textId="1671487B"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1,921 (19.0%)</w:t>
            </w:r>
          </w:p>
        </w:tc>
      </w:tr>
      <w:tr w:rsidR="000066BD" w:rsidRPr="00616452" w14:paraId="526DE85C" w14:textId="77777777" w:rsidTr="000066BD">
        <w:trPr>
          <w:trHeight w:val="285"/>
        </w:trPr>
        <w:tc>
          <w:tcPr>
            <w:tcW w:w="2894" w:type="dxa"/>
            <w:noWrap/>
            <w:vAlign w:val="bottom"/>
          </w:tcPr>
          <w:p w14:paraId="0AFEFE15" w14:textId="0033EF25"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High Income</w:t>
            </w:r>
          </w:p>
        </w:tc>
        <w:tc>
          <w:tcPr>
            <w:tcW w:w="1627" w:type="dxa"/>
            <w:noWrap/>
            <w:vAlign w:val="center"/>
          </w:tcPr>
          <w:p w14:paraId="73661A3B" w14:textId="4FCCF20A"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1,702 (24.2%)</w:t>
            </w:r>
          </w:p>
        </w:tc>
        <w:tc>
          <w:tcPr>
            <w:tcW w:w="1565" w:type="dxa"/>
            <w:noWrap/>
            <w:vAlign w:val="center"/>
          </w:tcPr>
          <w:p w14:paraId="2F0948E3" w14:textId="046E527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32 (2.8%)</w:t>
            </w:r>
          </w:p>
        </w:tc>
        <w:tc>
          <w:tcPr>
            <w:tcW w:w="1566" w:type="dxa"/>
            <w:vAlign w:val="center"/>
          </w:tcPr>
          <w:p w14:paraId="123E0542" w14:textId="175E30C4"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14 (1.1%)</w:t>
            </w:r>
          </w:p>
        </w:tc>
        <w:tc>
          <w:tcPr>
            <w:tcW w:w="1569" w:type="dxa"/>
            <w:noWrap/>
            <w:vAlign w:val="center"/>
          </w:tcPr>
          <w:p w14:paraId="705C71D1" w14:textId="13819603"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4 (0.6%)</w:t>
            </w:r>
          </w:p>
        </w:tc>
        <w:tc>
          <w:tcPr>
            <w:tcW w:w="1684" w:type="dxa"/>
            <w:vAlign w:val="bottom"/>
          </w:tcPr>
          <w:p w14:paraId="25874BA6" w14:textId="3E54687F"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1,752 (17.4%)</w:t>
            </w:r>
          </w:p>
        </w:tc>
      </w:tr>
      <w:tr w:rsidR="006876A8" w:rsidRPr="00616452" w14:paraId="135CB1D1" w14:textId="77777777" w:rsidTr="000066BD">
        <w:trPr>
          <w:trHeight w:val="285"/>
        </w:trPr>
        <w:tc>
          <w:tcPr>
            <w:tcW w:w="2894" w:type="dxa"/>
            <w:noWrap/>
            <w:vAlign w:val="bottom"/>
          </w:tcPr>
          <w:p w14:paraId="122F18F1" w14:textId="327CC3CB" w:rsidR="006876A8" w:rsidRPr="00616452" w:rsidRDefault="006876A8" w:rsidP="006876A8">
            <w:pPr>
              <w:rPr>
                <w:rFonts w:ascii="Times New Roman" w:hAnsi="Times New Roman" w:cs="Times New Roman"/>
                <w:b/>
                <w:bCs/>
              </w:rPr>
            </w:pPr>
            <w:r w:rsidRPr="0061645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0066BD" w:rsidRDefault="006876A8" w:rsidP="006876A8">
            <w:pPr>
              <w:jc w:val="center"/>
              <w:rPr>
                <w:rFonts w:ascii="Times New Roman" w:hAnsi="Times New Roman" w:cs="Times New Roman"/>
                <w:sz w:val="20"/>
                <w:szCs w:val="20"/>
              </w:rPr>
            </w:pPr>
          </w:p>
        </w:tc>
      </w:tr>
      <w:tr w:rsidR="0059305D" w:rsidRPr="00616452" w14:paraId="21639A1C" w14:textId="77777777" w:rsidTr="000066BD">
        <w:trPr>
          <w:trHeight w:val="285"/>
        </w:trPr>
        <w:tc>
          <w:tcPr>
            <w:tcW w:w="2894" w:type="dxa"/>
            <w:noWrap/>
            <w:vAlign w:val="bottom"/>
          </w:tcPr>
          <w:p w14:paraId="4385777C" w14:textId="406704E6"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2005–2006</w:t>
            </w:r>
          </w:p>
        </w:tc>
        <w:tc>
          <w:tcPr>
            <w:tcW w:w="1627" w:type="dxa"/>
            <w:noWrap/>
            <w:vAlign w:val="center"/>
          </w:tcPr>
          <w:p w14:paraId="7245A83C" w14:textId="43A9C44C"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1,179 (16.8)</w:t>
            </w:r>
          </w:p>
        </w:tc>
        <w:tc>
          <w:tcPr>
            <w:tcW w:w="1565" w:type="dxa"/>
            <w:noWrap/>
            <w:vAlign w:val="center"/>
          </w:tcPr>
          <w:p w14:paraId="7553FDFB" w14:textId="1ECD43A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154 (13.6)</w:t>
            </w:r>
          </w:p>
        </w:tc>
        <w:tc>
          <w:tcPr>
            <w:tcW w:w="1566" w:type="dxa"/>
            <w:vAlign w:val="center"/>
          </w:tcPr>
          <w:p w14:paraId="32436D83" w14:textId="12B41EAD"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(12.2)</w:t>
            </w:r>
          </w:p>
        </w:tc>
        <w:tc>
          <w:tcPr>
            <w:tcW w:w="1569" w:type="dxa"/>
            <w:noWrap/>
            <w:vAlign w:val="center"/>
          </w:tcPr>
          <w:p w14:paraId="5FCD00A5" w14:textId="75725FB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70 (9.7)</w:t>
            </w:r>
          </w:p>
        </w:tc>
        <w:tc>
          <w:tcPr>
            <w:tcW w:w="1684" w:type="dxa"/>
            <w:vAlign w:val="bottom"/>
          </w:tcPr>
          <w:p w14:paraId="569EB3C6" w14:textId="7DD3F9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1,5</w:t>
            </w:r>
            <w:r w:rsidR="00DA2DD8" w:rsidRPr="000066BD">
              <w:rPr>
                <w:rFonts w:ascii="Times New Roman" w:hAnsi="Times New Roman" w:cs="Times New Roman"/>
                <w:color w:val="424242"/>
                <w:sz w:val="20"/>
                <w:szCs w:val="20"/>
              </w:rPr>
              <w:t>51</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5.4</w:t>
            </w:r>
            <w:r w:rsidRPr="000066BD">
              <w:rPr>
                <w:rFonts w:ascii="Times New Roman" w:hAnsi="Times New Roman" w:cs="Times New Roman"/>
                <w:color w:val="424242"/>
                <w:sz w:val="20"/>
                <w:szCs w:val="20"/>
              </w:rPr>
              <w:t>)</w:t>
            </w:r>
          </w:p>
        </w:tc>
      </w:tr>
      <w:tr w:rsidR="0059305D" w:rsidRPr="00616452" w14:paraId="7482223E" w14:textId="77777777" w:rsidTr="000066BD">
        <w:trPr>
          <w:trHeight w:val="285"/>
        </w:trPr>
        <w:tc>
          <w:tcPr>
            <w:tcW w:w="2894" w:type="dxa"/>
            <w:noWrap/>
            <w:vAlign w:val="bottom"/>
          </w:tcPr>
          <w:p w14:paraId="6FF1C0F3" w14:textId="5EC757C9"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2007–2008</w:t>
            </w:r>
          </w:p>
        </w:tc>
        <w:tc>
          <w:tcPr>
            <w:tcW w:w="1627" w:type="dxa"/>
            <w:noWrap/>
            <w:vAlign w:val="center"/>
          </w:tcPr>
          <w:p w14:paraId="28842C34" w14:textId="62DC74E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1,313 (18.7)</w:t>
            </w:r>
          </w:p>
        </w:tc>
        <w:tc>
          <w:tcPr>
            <w:tcW w:w="1565" w:type="dxa"/>
            <w:noWrap/>
            <w:vAlign w:val="center"/>
          </w:tcPr>
          <w:p w14:paraId="71A09F87" w14:textId="3400D3E2"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175 (15.4)</w:t>
            </w:r>
          </w:p>
        </w:tc>
        <w:tc>
          <w:tcPr>
            <w:tcW w:w="1566" w:type="dxa"/>
            <w:vAlign w:val="center"/>
          </w:tcPr>
          <w:p w14:paraId="3A14F9AD" w14:textId="230981AE"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168 (13.8)</w:t>
            </w:r>
          </w:p>
        </w:tc>
        <w:tc>
          <w:tcPr>
            <w:tcW w:w="1569" w:type="dxa"/>
            <w:noWrap/>
            <w:vAlign w:val="center"/>
          </w:tcPr>
          <w:p w14:paraId="51BB3099" w14:textId="695177E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93 (12.9)</w:t>
            </w:r>
          </w:p>
        </w:tc>
        <w:tc>
          <w:tcPr>
            <w:tcW w:w="1684" w:type="dxa"/>
            <w:vAlign w:val="bottom"/>
          </w:tcPr>
          <w:p w14:paraId="154433C1" w14:textId="21F7FC5F"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749</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7.3</w:t>
            </w:r>
            <w:r w:rsidRPr="000066BD">
              <w:rPr>
                <w:rFonts w:ascii="Times New Roman" w:hAnsi="Times New Roman" w:cs="Times New Roman"/>
                <w:color w:val="424242"/>
                <w:sz w:val="20"/>
                <w:szCs w:val="20"/>
              </w:rPr>
              <w:t>)</w:t>
            </w:r>
          </w:p>
        </w:tc>
      </w:tr>
      <w:tr w:rsidR="0059305D" w:rsidRPr="00616452" w14:paraId="24A6293D" w14:textId="77777777" w:rsidTr="000066BD">
        <w:trPr>
          <w:trHeight w:val="285"/>
        </w:trPr>
        <w:tc>
          <w:tcPr>
            <w:tcW w:w="2894" w:type="dxa"/>
            <w:noWrap/>
            <w:vAlign w:val="bottom"/>
          </w:tcPr>
          <w:p w14:paraId="79BF2D24" w14:textId="0871FDDC"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2009–2010</w:t>
            </w:r>
          </w:p>
        </w:tc>
        <w:tc>
          <w:tcPr>
            <w:tcW w:w="1627" w:type="dxa"/>
            <w:noWrap/>
            <w:vAlign w:val="center"/>
          </w:tcPr>
          <w:p w14:paraId="3633B152" w14:textId="3E7D548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1,246 (17.8)</w:t>
            </w:r>
          </w:p>
        </w:tc>
        <w:tc>
          <w:tcPr>
            <w:tcW w:w="1565" w:type="dxa"/>
            <w:noWrap/>
            <w:vAlign w:val="center"/>
          </w:tcPr>
          <w:p w14:paraId="78265859" w14:textId="4E3DCD7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(17.3)</w:t>
            </w:r>
          </w:p>
        </w:tc>
        <w:tc>
          <w:tcPr>
            <w:tcW w:w="1566" w:type="dxa"/>
            <w:vAlign w:val="center"/>
          </w:tcPr>
          <w:p w14:paraId="72184C0F" w14:textId="3EC0B7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234 (19.2)</w:t>
            </w:r>
          </w:p>
        </w:tc>
        <w:tc>
          <w:tcPr>
            <w:tcW w:w="1569" w:type="dxa"/>
            <w:noWrap/>
            <w:vAlign w:val="center"/>
          </w:tcPr>
          <w:p w14:paraId="292AD3DC" w14:textId="3FCDE3A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(20.5)</w:t>
            </w:r>
          </w:p>
        </w:tc>
        <w:tc>
          <w:tcPr>
            <w:tcW w:w="1684" w:type="dxa"/>
            <w:vAlign w:val="bottom"/>
          </w:tcPr>
          <w:p w14:paraId="6B0E74DD" w14:textId="0BFD2CD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825</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8.1</w:t>
            </w:r>
            <w:r w:rsidRPr="000066BD">
              <w:rPr>
                <w:rFonts w:ascii="Times New Roman" w:hAnsi="Times New Roman" w:cs="Times New Roman"/>
                <w:color w:val="424242"/>
                <w:sz w:val="20"/>
                <w:szCs w:val="20"/>
              </w:rPr>
              <w:t>)</w:t>
            </w:r>
          </w:p>
        </w:tc>
      </w:tr>
      <w:tr w:rsidR="0059305D" w:rsidRPr="00616452" w14:paraId="5FBE2706" w14:textId="77777777" w:rsidTr="000066BD">
        <w:trPr>
          <w:trHeight w:val="285"/>
        </w:trPr>
        <w:tc>
          <w:tcPr>
            <w:tcW w:w="2894" w:type="dxa"/>
            <w:noWrap/>
            <w:vAlign w:val="bottom"/>
          </w:tcPr>
          <w:p w14:paraId="141F11E3" w14:textId="3209AF2B"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2011–2012</w:t>
            </w:r>
          </w:p>
        </w:tc>
        <w:tc>
          <w:tcPr>
            <w:tcW w:w="1627" w:type="dxa"/>
            <w:noWrap/>
            <w:vAlign w:val="center"/>
          </w:tcPr>
          <w:p w14:paraId="06FDE505" w14:textId="691F8E2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1,109 (15.8)</w:t>
            </w:r>
          </w:p>
        </w:tc>
        <w:tc>
          <w:tcPr>
            <w:tcW w:w="1565" w:type="dxa"/>
            <w:noWrap/>
            <w:vAlign w:val="center"/>
          </w:tcPr>
          <w:p w14:paraId="5547A318" w14:textId="2F50EA6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195 (17.2)</w:t>
            </w:r>
          </w:p>
        </w:tc>
        <w:tc>
          <w:tcPr>
            <w:tcW w:w="1566" w:type="dxa"/>
            <w:vAlign w:val="center"/>
          </w:tcPr>
          <w:p w14:paraId="3848A4FD" w14:textId="0259A5D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192 (15.8)</w:t>
            </w:r>
          </w:p>
        </w:tc>
        <w:tc>
          <w:tcPr>
            <w:tcW w:w="1569" w:type="dxa"/>
            <w:noWrap/>
            <w:vAlign w:val="center"/>
          </w:tcPr>
          <w:p w14:paraId="55EE4C82" w14:textId="58A3CC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(17.6)</w:t>
            </w:r>
          </w:p>
        </w:tc>
        <w:tc>
          <w:tcPr>
            <w:tcW w:w="1684" w:type="dxa"/>
            <w:vAlign w:val="bottom"/>
          </w:tcPr>
          <w:p w14:paraId="31FA05D2" w14:textId="17F18FB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623</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6.1</w:t>
            </w:r>
            <w:r w:rsidRPr="000066BD">
              <w:rPr>
                <w:rFonts w:ascii="Times New Roman" w:hAnsi="Times New Roman" w:cs="Times New Roman"/>
                <w:color w:val="424242"/>
                <w:sz w:val="20"/>
                <w:szCs w:val="20"/>
              </w:rPr>
              <w:t>)</w:t>
            </w:r>
          </w:p>
        </w:tc>
      </w:tr>
      <w:tr w:rsidR="00DA2DD8" w:rsidRPr="00616452" w14:paraId="124B9414" w14:textId="77777777" w:rsidTr="000066BD">
        <w:trPr>
          <w:trHeight w:val="285"/>
        </w:trPr>
        <w:tc>
          <w:tcPr>
            <w:tcW w:w="2894" w:type="dxa"/>
            <w:noWrap/>
            <w:vAlign w:val="bottom"/>
          </w:tcPr>
          <w:p w14:paraId="6855C801" w14:textId="7047EBC6" w:rsidR="00DA2DD8" w:rsidRPr="00616452" w:rsidRDefault="004F1153" w:rsidP="00DA2DD8">
            <w:pPr>
              <w:rPr>
                <w:rFonts w:ascii="Times New Roman" w:hAnsi="Times New Roman" w:cs="Times New Roman"/>
                <w:i/>
                <w:iCs/>
              </w:rPr>
            </w:pPr>
            <w:r w:rsidRPr="00616452">
              <w:rPr>
                <w:rFonts w:ascii="Times New Roman" w:hAnsi="Times New Roman" w:cs="Times New Roman"/>
                <w:color w:val="424242"/>
                <w:sz w:val="21"/>
                <w:szCs w:val="21"/>
              </w:rPr>
              <w:t>2013–2014</w:t>
            </w:r>
          </w:p>
        </w:tc>
        <w:tc>
          <w:tcPr>
            <w:tcW w:w="1627" w:type="dxa"/>
            <w:noWrap/>
            <w:vAlign w:val="center"/>
          </w:tcPr>
          <w:p w14:paraId="3DE6B1DE" w14:textId="7A9CB42C"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1,203 (17.1)</w:t>
            </w:r>
          </w:p>
        </w:tc>
        <w:tc>
          <w:tcPr>
            <w:tcW w:w="1565" w:type="dxa"/>
            <w:noWrap/>
            <w:vAlign w:val="center"/>
          </w:tcPr>
          <w:p w14:paraId="564273E1" w14:textId="766F8512"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199 (17.5)</w:t>
            </w:r>
          </w:p>
        </w:tc>
        <w:tc>
          <w:tcPr>
            <w:tcW w:w="1566" w:type="dxa"/>
            <w:vAlign w:val="center"/>
          </w:tcPr>
          <w:p w14:paraId="4E645D99" w14:textId="443B4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218 (17.9)</w:t>
            </w:r>
          </w:p>
        </w:tc>
        <w:tc>
          <w:tcPr>
            <w:tcW w:w="1569" w:type="dxa"/>
            <w:noWrap/>
            <w:vAlign w:val="center"/>
          </w:tcPr>
          <w:p w14:paraId="7B678EC5" w14:textId="1EF65D60"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138 (19.1)</w:t>
            </w:r>
          </w:p>
        </w:tc>
        <w:tc>
          <w:tcPr>
            <w:tcW w:w="1684" w:type="dxa"/>
            <w:vAlign w:val="bottom"/>
          </w:tcPr>
          <w:p w14:paraId="4EDD13C0" w14:textId="020F020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1,7</w:t>
            </w:r>
            <w:r w:rsidR="009A6E43" w:rsidRPr="000066BD">
              <w:rPr>
                <w:rFonts w:ascii="Times New Roman" w:hAnsi="Times New Roman" w:cs="Times New Roman"/>
                <w:color w:val="424242"/>
                <w:sz w:val="20"/>
                <w:szCs w:val="20"/>
              </w:rPr>
              <w:t>58</w:t>
            </w:r>
            <w:r w:rsidRPr="000066BD">
              <w:rPr>
                <w:rFonts w:ascii="Times New Roman" w:hAnsi="Times New Roman" w:cs="Times New Roman"/>
                <w:color w:val="424242"/>
                <w:sz w:val="20"/>
                <w:szCs w:val="20"/>
              </w:rPr>
              <w:t xml:space="preserve"> (17.4)</w:t>
            </w:r>
          </w:p>
        </w:tc>
      </w:tr>
      <w:tr w:rsidR="00DA2DD8" w:rsidRPr="00616452" w14:paraId="41446741" w14:textId="77777777" w:rsidTr="000066BD">
        <w:trPr>
          <w:trHeight w:val="285"/>
        </w:trPr>
        <w:tc>
          <w:tcPr>
            <w:tcW w:w="2894" w:type="dxa"/>
            <w:noWrap/>
            <w:vAlign w:val="bottom"/>
          </w:tcPr>
          <w:p w14:paraId="70D13E78" w14:textId="4A365B96" w:rsidR="00DA2DD8" w:rsidRPr="00616452" w:rsidRDefault="00DA2DD8" w:rsidP="00DA2DD8">
            <w:pPr>
              <w:rPr>
                <w:rFonts w:ascii="Times New Roman" w:hAnsi="Times New Roman" w:cs="Times New Roman"/>
                <w:i/>
                <w:iCs/>
              </w:rPr>
            </w:pP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5</w:t>
            </w: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6</w:t>
            </w:r>
          </w:p>
        </w:tc>
        <w:tc>
          <w:tcPr>
            <w:tcW w:w="1627" w:type="dxa"/>
            <w:noWrap/>
            <w:vAlign w:val="center"/>
          </w:tcPr>
          <w:p w14:paraId="265667A6" w14:textId="68B8E58E"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969 (13.8)</w:t>
            </w:r>
          </w:p>
        </w:tc>
        <w:tc>
          <w:tcPr>
            <w:tcW w:w="1565" w:type="dxa"/>
            <w:noWrap/>
            <w:vAlign w:val="center"/>
          </w:tcPr>
          <w:p w14:paraId="5BD30E10" w14:textId="22782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216 (19.0)</w:t>
            </w:r>
          </w:p>
        </w:tc>
        <w:tc>
          <w:tcPr>
            <w:tcW w:w="1566" w:type="dxa"/>
            <w:vAlign w:val="center"/>
          </w:tcPr>
          <w:p w14:paraId="4ACF75F2" w14:textId="3112349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258 (21.2)</w:t>
            </w:r>
          </w:p>
        </w:tc>
        <w:tc>
          <w:tcPr>
            <w:tcW w:w="1569" w:type="dxa"/>
            <w:noWrap/>
            <w:vAlign w:val="center"/>
          </w:tcPr>
          <w:p w14:paraId="13ECA19A" w14:textId="6C68FCB8"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145 (20.1)</w:t>
            </w:r>
          </w:p>
        </w:tc>
        <w:tc>
          <w:tcPr>
            <w:tcW w:w="1684" w:type="dxa"/>
            <w:vAlign w:val="bottom"/>
          </w:tcPr>
          <w:p w14:paraId="78005EDE" w14:textId="5D50996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588</w:t>
            </w:r>
            <w:r w:rsidRPr="000066BD">
              <w:rPr>
                <w:rFonts w:ascii="Times New Roman" w:hAnsi="Times New Roman" w:cs="Times New Roman"/>
                <w:color w:val="424242"/>
                <w:sz w:val="20"/>
                <w:szCs w:val="20"/>
              </w:rPr>
              <w:t xml:space="preserve"> (15.</w:t>
            </w:r>
            <w:r w:rsidR="00C32231" w:rsidRPr="000066BD">
              <w:rPr>
                <w:rFonts w:ascii="Times New Roman" w:hAnsi="Times New Roman" w:cs="Times New Roman"/>
                <w:color w:val="424242"/>
                <w:sz w:val="20"/>
                <w:szCs w:val="20"/>
              </w:rPr>
              <w:t>7</w:t>
            </w:r>
            <w:r w:rsidRPr="000066BD">
              <w:rPr>
                <w:rFonts w:ascii="Times New Roman" w:hAnsi="Times New Roman" w:cs="Times New Roman"/>
                <w:color w:val="424242"/>
                <w:sz w:val="20"/>
                <w:szCs w:val="20"/>
              </w:rPr>
              <w:t>)</w:t>
            </w:r>
          </w:p>
        </w:tc>
      </w:tr>
    </w:tbl>
    <w:p w14:paraId="25B93D07" w14:textId="0D1EA676" w:rsidR="006215DB" w:rsidRPr="00616452" w:rsidRDefault="0088007A" w:rsidP="006215DB">
      <w:pPr>
        <w:pStyle w:val="Heading1"/>
        <w:jc w:val="center"/>
        <w:rPr>
          <w:rFonts w:ascii="Times New Roman" w:hAnsi="Times New Roman" w:cs="Times New Roman"/>
          <w:b/>
          <w:bCs/>
          <w:color w:val="000000" w:themeColor="text1"/>
          <w:sz w:val="24"/>
          <w:szCs w:val="24"/>
        </w:rPr>
      </w:pPr>
      <w:r w:rsidRPr="00616452">
        <w:rPr>
          <w:rFonts w:ascii="Times New Roman" w:hAnsi="Times New Roman" w:cs="Times New Roman"/>
          <w:b/>
          <w:bCs/>
          <w:color w:val="000000" w:themeColor="text1"/>
          <w:sz w:val="24"/>
          <w:szCs w:val="24"/>
        </w:rPr>
        <w:t>Table 1</w:t>
      </w:r>
      <w:r w:rsidR="00FB5BE4" w:rsidRPr="00616452">
        <w:rPr>
          <w:rFonts w:ascii="Times New Roman" w:hAnsi="Times New Roman" w:cs="Times New Roman"/>
          <w:b/>
          <w:bCs/>
          <w:color w:val="000000" w:themeColor="text1"/>
          <w:sz w:val="24"/>
          <w:szCs w:val="24"/>
        </w:rPr>
        <w:t>:</w:t>
      </w:r>
      <w:r w:rsidRPr="00616452">
        <w:rPr>
          <w:rFonts w:ascii="Times New Roman" w:hAnsi="Times New Roman" w:cs="Times New Roman"/>
          <w:b/>
          <w:bCs/>
          <w:color w:val="000000" w:themeColor="text1"/>
          <w:sz w:val="24"/>
          <w:szCs w:val="24"/>
        </w:rPr>
        <w:t xml:space="preserve"> </w:t>
      </w:r>
      <w:r w:rsidR="00D76C6B" w:rsidRPr="00616452">
        <w:rPr>
          <w:rFonts w:ascii="Times New Roman" w:hAnsi="Times New Roman" w:cs="Times New Roman"/>
          <w:b/>
          <w:bCs/>
          <w:color w:val="000000" w:themeColor="text1"/>
          <w:sz w:val="24"/>
          <w:szCs w:val="24"/>
        </w:rPr>
        <w:t xml:space="preserve">Unweighted </w:t>
      </w:r>
      <w:r w:rsidRPr="00616452">
        <w:rPr>
          <w:rFonts w:ascii="Times New Roman" w:hAnsi="Times New Roman" w:cs="Times New Roman"/>
          <w:b/>
          <w:bCs/>
          <w:color w:val="000000" w:themeColor="text1"/>
          <w:sz w:val="24"/>
          <w:szCs w:val="24"/>
        </w:rPr>
        <w:t xml:space="preserve">Demographic </w:t>
      </w:r>
      <w:r w:rsidR="006215DB" w:rsidRPr="00616452">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616452" w:rsidRDefault="00C43DAA" w:rsidP="00FB5BE4">
      <w:pPr>
        <w:pStyle w:val="ListParagraph"/>
        <w:numPr>
          <w:ilvl w:val="0"/>
          <w:numId w:val="1"/>
        </w:numPr>
        <w:rPr>
          <w:rFonts w:ascii="Times New Roman" w:hAnsi="Times New Roman" w:cs="Times New Roman"/>
          <w:i/>
          <w:iCs/>
        </w:rPr>
      </w:pPr>
      <w:r w:rsidRPr="00616452">
        <w:rPr>
          <w:rFonts w:ascii="Times New Roman" w:hAnsi="Times New Roman" w:cs="Times New Roman"/>
          <w:i/>
          <w:iCs/>
        </w:rPr>
        <w:t xml:space="preserve">Unweighted </w:t>
      </w:r>
      <w:r w:rsidR="00E25640" w:rsidRPr="00616452">
        <w:rPr>
          <w:rFonts w:ascii="Times New Roman" w:hAnsi="Times New Roman" w:cs="Times New Roman"/>
          <w:i/>
          <w:iCs/>
        </w:rPr>
        <w:t>descriptive statistics</w:t>
      </w:r>
      <w:r w:rsidR="00FB5BE4" w:rsidRPr="00616452">
        <w:rPr>
          <w:rFonts w:ascii="Times New Roman" w:hAnsi="Times New Roman" w:cs="Times New Roman"/>
          <w:i/>
          <w:iCs/>
        </w:rPr>
        <w:t xml:space="preserve"> </w:t>
      </w:r>
      <w:r w:rsidR="00921C99" w:rsidRPr="00616452">
        <w:rPr>
          <w:rFonts w:ascii="Times New Roman" w:hAnsi="Times New Roman" w:cs="Times New Roman"/>
          <w:i/>
          <w:iCs/>
        </w:rPr>
        <w:t xml:space="preserve">count </w:t>
      </w:r>
      <w:r w:rsidR="00FB5BE4" w:rsidRPr="00616452">
        <w:rPr>
          <w:rFonts w:ascii="Times New Roman" w:hAnsi="Times New Roman" w:cs="Times New Roman"/>
          <w:i/>
          <w:iCs/>
        </w:rPr>
        <w:t>(frequency) and proportion (percentage) per food security category reported</w:t>
      </w:r>
      <w:r w:rsidR="00921C99" w:rsidRPr="00616452">
        <w:rPr>
          <w:rFonts w:ascii="Times New Roman" w:hAnsi="Times New Roman" w:cs="Times New Roman"/>
          <w:i/>
          <w:iCs/>
        </w:rPr>
        <w:t>.</w:t>
      </w:r>
    </w:p>
    <w:p w14:paraId="6D1B5DF3" w14:textId="40675861" w:rsidR="006D2310" w:rsidRPr="00616452" w:rsidRDefault="006D2310" w:rsidP="006D2310">
      <w:pPr>
        <w:spacing w:after="160" w:line="278" w:lineRule="auto"/>
        <w:rPr>
          <w:rFonts w:ascii="Times New Roman" w:hAnsi="Times New Roman" w:cs="Times New Roman"/>
        </w:rPr>
      </w:pPr>
    </w:p>
    <w:p w14:paraId="3026549E" w14:textId="7C5949A0" w:rsidR="00E07FA3" w:rsidRPr="00616452" w:rsidRDefault="00E07FA3" w:rsidP="00DF055F">
      <w:pPr>
        <w:autoSpaceDE w:val="0"/>
        <w:autoSpaceDN w:val="0"/>
        <w:adjustRightInd w:val="0"/>
        <w:rPr>
          <w:rFonts w:ascii="Times New Roman" w:hAnsi="Times New Roman" w:cs="Times New Roman"/>
          <w:i/>
          <w:iCs/>
          <w:kern w:val="0"/>
        </w:rPr>
      </w:pPr>
      <w:r w:rsidRPr="00616452">
        <w:rPr>
          <w:rFonts w:ascii="Times New Roman" w:hAnsi="Times New Roman" w:cs="Times New Roman"/>
          <w:i/>
          <w:iCs/>
          <w:kern w:val="0"/>
        </w:rPr>
        <w:t xml:space="preserve">Study Population </w:t>
      </w:r>
      <w:del w:id="4" w:author="Nickelberry, Marshae" w:date="2026-01-15T18:53:00Z" w16du:dateUtc="2026-01-15T23:53:00Z">
        <w:r w:rsidRPr="00616452" w:rsidDel="00F324AA">
          <w:rPr>
            <w:rFonts w:ascii="Times New Roman" w:hAnsi="Times New Roman" w:cs="Times New Roman"/>
            <w:i/>
            <w:iCs/>
            <w:kern w:val="0"/>
          </w:rPr>
          <w:delText>Descriptive Statistics</w:delText>
        </w:r>
      </w:del>
    </w:p>
    <w:p w14:paraId="7E795397" w14:textId="11B678FE" w:rsidR="00704656" w:rsidDel="00971889" w:rsidRDefault="003B728F" w:rsidP="000B66BD">
      <w:pPr>
        <w:autoSpaceDE w:val="0"/>
        <w:autoSpaceDN w:val="0"/>
        <w:adjustRightInd w:val="0"/>
        <w:rPr>
          <w:del w:id="5" w:author="Nickelberry, Marshae" w:date="2026-01-15T18:55:00Z" w16du:dateUtc="2026-01-15T23:55:00Z"/>
          <w:rFonts w:ascii="Times New Roman" w:hAnsi="Times New Roman" w:cs="Times New Roman"/>
          <w:kern w:val="0"/>
        </w:rPr>
        <w:pPrChange w:id="6" w:author="Nickelberry, Marshae" w:date="2026-01-15T19:18:00Z" w16du:dateUtc="2026-01-16T00:18:00Z">
          <w:pPr>
            <w:autoSpaceDE w:val="0"/>
            <w:autoSpaceDN w:val="0"/>
            <w:adjustRightInd w:val="0"/>
          </w:pPr>
        </w:pPrChange>
      </w:pPr>
      <w:ins w:id="7" w:author="Nickelberry, Marshae" w:date="2026-01-15T19:05:00Z" w16du:dateUtc="2026-01-16T00:05:00Z">
        <w:r>
          <w:rPr>
            <w:rFonts w:ascii="Times New Roman" w:hAnsi="Times New Roman" w:cs="Times New Roman"/>
            <w:kern w:val="0"/>
          </w:rPr>
          <w:t xml:space="preserve">A total of </w:t>
        </w:r>
      </w:ins>
      <w:r w:rsidR="00B54138">
        <w:rPr>
          <w:rFonts w:ascii="Times New Roman" w:hAnsi="Times New Roman" w:cs="Times New Roman"/>
          <w:kern w:val="0"/>
        </w:rPr>
        <w:t>1</w:t>
      </w:r>
      <w:r w:rsidR="00173193">
        <w:rPr>
          <w:rFonts w:ascii="Times New Roman" w:hAnsi="Times New Roman" w:cs="Times New Roman"/>
          <w:kern w:val="0"/>
        </w:rPr>
        <w:t xml:space="preserve">0,094 </w:t>
      </w:r>
      <w:ins w:id="8" w:author="Nickelberry, Marshae" w:date="2026-01-15T19:05:00Z" w16du:dateUtc="2026-01-16T00:05:00Z">
        <w:r>
          <w:rPr>
            <w:rFonts w:ascii="Times New Roman" w:hAnsi="Times New Roman" w:cs="Times New Roman"/>
            <w:kern w:val="0"/>
          </w:rPr>
          <w:t xml:space="preserve">adults </w:t>
        </w:r>
      </w:ins>
      <w:del w:id="9" w:author="Nickelberry, Marshae" w:date="2026-01-15T19:05:00Z" w16du:dateUtc="2026-01-16T00:05:00Z">
        <w:r w:rsidR="00173193" w:rsidDel="003B728F">
          <w:rPr>
            <w:rFonts w:ascii="Times New Roman" w:hAnsi="Times New Roman" w:cs="Times New Roman"/>
            <w:kern w:val="0"/>
          </w:rPr>
          <w:delText xml:space="preserve">participants </w:delText>
        </w:r>
      </w:del>
      <w:r w:rsidR="00173193">
        <w:rPr>
          <w:rFonts w:ascii="Times New Roman" w:hAnsi="Times New Roman" w:cs="Times New Roman"/>
          <w:kern w:val="0"/>
        </w:rPr>
        <w:t xml:space="preserve">were included in the final </w:t>
      </w:r>
      <w:r w:rsidR="00433391">
        <w:rPr>
          <w:rFonts w:ascii="Times New Roman" w:hAnsi="Times New Roman" w:cs="Times New Roman"/>
          <w:kern w:val="0"/>
        </w:rPr>
        <w:t xml:space="preserve">analytic </w:t>
      </w:r>
      <w:r w:rsidR="00173193">
        <w:rPr>
          <w:rFonts w:ascii="Times New Roman" w:hAnsi="Times New Roman" w:cs="Times New Roman"/>
          <w:kern w:val="0"/>
        </w:rPr>
        <w:t>study</w:t>
      </w:r>
      <w:r w:rsidR="00363AA2">
        <w:rPr>
          <w:rFonts w:ascii="Times New Roman" w:hAnsi="Times New Roman" w:cs="Times New Roman"/>
          <w:kern w:val="0"/>
        </w:rPr>
        <w:t xml:space="preserve"> </w:t>
      </w:r>
      <w:r w:rsidR="00363AA2" w:rsidRPr="00616452">
        <w:rPr>
          <w:rFonts w:ascii="Times New Roman" w:hAnsi="Times New Roman" w:cs="Times New Roman"/>
          <w:kern w:val="0"/>
        </w:rPr>
        <w:t>(Table 1)</w:t>
      </w:r>
      <w:r w:rsidR="00363AA2">
        <w:rPr>
          <w:rFonts w:ascii="Times New Roman" w:hAnsi="Times New Roman" w:cs="Times New Roman"/>
          <w:kern w:val="0"/>
        </w:rPr>
        <w:t>.</w:t>
      </w:r>
      <w:r w:rsidR="00173193">
        <w:rPr>
          <w:rFonts w:ascii="Times New Roman" w:hAnsi="Times New Roman" w:cs="Times New Roman"/>
          <w:kern w:val="0"/>
        </w:rPr>
        <w:t xml:space="preserve"> </w:t>
      </w:r>
      <w:ins w:id="10" w:author="Nickelberry, Marshae" w:date="2026-01-15T18:48:00Z" w16du:dateUtc="2026-01-15T23:48:00Z">
        <w:r w:rsidR="00F324AA">
          <w:rPr>
            <w:rFonts w:ascii="Times New Roman" w:hAnsi="Times New Roman" w:cs="Times New Roman"/>
            <w:kern w:val="0"/>
          </w:rPr>
          <w:t>Participants were approximately e</w:t>
        </w:r>
      </w:ins>
      <w:ins w:id="11" w:author="Nickelberry, Marshae" w:date="2026-01-15T19:06:00Z" w16du:dateUtc="2026-01-16T00:06:00Z">
        <w:r>
          <w:rPr>
            <w:rFonts w:ascii="Times New Roman" w:hAnsi="Times New Roman" w:cs="Times New Roman"/>
            <w:kern w:val="0"/>
          </w:rPr>
          <w:t>venly distributed by sex (male</w:t>
        </w:r>
      </w:ins>
      <w:ins w:id="12" w:author="Nickelberry, Marshae" w:date="2026-01-15T19:07:00Z" w16du:dateUtc="2026-01-16T00:07:00Z">
        <w:r>
          <w:rPr>
            <w:rFonts w:ascii="Times New Roman" w:hAnsi="Times New Roman" w:cs="Times New Roman"/>
            <w:kern w:val="0"/>
          </w:rPr>
          <w:t xml:space="preserve"> 49.1%, female: 50.9%)</w:t>
        </w:r>
      </w:ins>
      <w:ins w:id="13" w:author="Nickelberry, Marshae" w:date="2026-01-15T19:10:00Z" w16du:dateUtc="2026-01-16T00:10:00Z">
        <w:r>
          <w:rPr>
            <w:rFonts w:ascii="Times New Roman" w:hAnsi="Times New Roman" w:cs="Times New Roman"/>
            <w:kern w:val="0"/>
          </w:rPr>
          <w:t>. The median age was 47 years overall; adults with reduced food security</w:t>
        </w:r>
      </w:ins>
      <w:del w:id="14" w:author="Nickelberry, Marshae" w:date="2026-01-15T19:10:00Z" w16du:dateUtc="2026-01-16T00:10:00Z">
        <w:r w:rsidRPr="001C2628" w:rsidDel="003B728F">
          <w:rPr>
            <w:rFonts w:ascii="Times New Roman" w:hAnsi="Times New Roman" w:cs="Times New Roman"/>
            <w:kern w:val="0"/>
          </w:rPr>
          <w:delText>Individuals</w:delText>
        </w:r>
      </w:del>
      <w:r w:rsidRPr="001C2628">
        <w:rPr>
          <w:rFonts w:ascii="Times New Roman" w:hAnsi="Times New Roman" w:cs="Times New Roman"/>
          <w:kern w:val="0"/>
        </w:rPr>
        <w:t xml:space="preserve"> </w:t>
      </w:r>
      <w:del w:id="15" w:author="Nickelberry, Marshae" w:date="2026-01-15T19:09:00Z" w16du:dateUtc="2026-01-16T00:09:00Z">
        <w:r w:rsidRPr="001C2628" w:rsidDel="003B728F">
          <w:rPr>
            <w:rFonts w:ascii="Times New Roman" w:hAnsi="Times New Roman" w:cs="Times New Roman"/>
            <w:kern w:val="0"/>
          </w:rPr>
          <w:delText xml:space="preserve">with high food security </w:delText>
        </w:r>
      </w:del>
      <w:ins w:id="16" w:author="Nickelberry, Marshae" w:date="2026-01-15T19:10:00Z" w16du:dateUtc="2026-01-16T00:10:00Z">
        <w:r>
          <w:rPr>
            <w:rFonts w:ascii="Times New Roman" w:hAnsi="Times New Roman" w:cs="Times New Roman"/>
            <w:kern w:val="0"/>
          </w:rPr>
          <w:t>(</w:t>
        </w:r>
      </w:ins>
      <w:del w:id="17" w:author="Nickelberry, Marshae" w:date="2026-01-15T19:10:00Z" w16du:dateUtc="2026-01-16T00:10:00Z">
        <w:r w:rsidRPr="001C2628" w:rsidDel="003B728F">
          <w:rPr>
            <w:rFonts w:ascii="Times New Roman" w:hAnsi="Times New Roman" w:cs="Times New Roman"/>
            <w:kern w:val="0"/>
          </w:rPr>
          <w:delText xml:space="preserve">were </w:delText>
        </w:r>
      </w:del>
      <w:del w:id="18" w:author="Nickelberry, Marshae" w:date="2026-01-15T19:09:00Z" w16du:dateUtc="2026-01-16T00:09:00Z">
        <w:r w:rsidRPr="001C2628" w:rsidDel="003B728F">
          <w:rPr>
            <w:rFonts w:ascii="Times New Roman" w:hAnsi="Times New Roman" w:cs="Times New Roman"/>
            <w:kern w:val="0"/>
          </w:rPr>
          <w:delText>olde</w:delText>
        </w:r>
      </w:del>
      <w:del w:id="19" w:author="Nickelberry, Marshae" w:date="2026-01-15T19:10:00Z" w16du:dateUtc="2026-01-16T00:10:00Z">
        <w:r w:rsidRPr="001C2628" w:rsidDel="003B728F">
          <w:rPr>
            <w:rFonts w:ascii="Times New Roman" w:hAnsi="Times New Roman" w:cs="Times New Roman"/>
            <w:kern w:val="0"/>
          </w:rPr>
          <w:delText>r on average (47 years)</w:delText>
        </w:r>
      </w:del>
      <w:del w:id="20" w:author="Nickelberry, Marshae" w:date="2026-01-15T18:46:00Z" w16du:dateUtc="2026-01-15T23:46:00Z">
        <w:r w:rsidR="00173193" w:rsidDel="00F324AA">
          <w:rPr>
            <w:rFonts w:ascii="Times New Roman" w:hAnsi="Times New Roman" w:cs="Times New Roman"/>
            <w:kern w:val="0"/>
          </w:rPr>
          <w:delText xml:space="preserve">50.9% </w:delText>
        </w:r>
      </w:del>
      <w:del w:id="21" w:author="Nickelberry, Marshae" w:date="2026-01-15T18:45:00Z" w16du:dateUtc="2026-01-15T23:45:00Z">
        <w:r w:rsidR="00173193" w:rsidDel="00F324AA">
          <w:rPr>
            <w:rFonts w:ascii="Times New Roman" w:hAnsi="Times New Roman" w:cs="Times New Roman"/>
            <w:kern w:val="0"/>
          </w:rPr>
          <w:delText xml:space="preserve">of which </w:delText>
        </w:r>
      </w:del>
      <w:del w:id="22" w:author="Nickelberry, Marshae" w:date="2026-01-15T18:46:00Z" w16du:dateUtc="2026-01-15T23:46:00Z">
        <w:r w:rsidR="00433391" w:rsidDel="00F324AA">
          <w:rPr>
            <w:rFonts w:ascii="Times New Roman" w:hAnsi="Times New Roman" w:cs="Times New Roman"/>
            <w:kern w:val="0"/>
          </w:rPr>
          <w:delText>self-reported</w:delText>
        </w:r>
        <w:r w:rsidR="00173193" w:rsidDel="00F324AA">
          <w:rPr>
            <w:rFonts w:ascii="Times New Roman" w:hAnsi="Times New Roman" w:cs="Times New Roman"/>
            <w:kern w:val="0"/>
          </w:rPr>
          <w:delText xml:space="preserve"> </w:delText>
        </w:r>
        <w:r w:rsidR="00A65963" w:rsidDel="00F324AA">
          <w:rPr>
            <w:rFonts w:ascii="Times New Roman" w:hAnsi="Times New Roman" w:cs="Times New Roman"/>
            <w:kern w:val="0"/>
          </w:rPr>
          <w:delText xml:space="preserve">as </w:delText>
        </w:r>
        <w:r w:rsidR="00173193" w:rsidDel="00F324AA">
          <w:rPr>
            <w:rFonts w:ascii="Times New Roman" w:hAnsi="Times New Roman" w:cs="Times New Roman"/>
            <w:kern w:val="0"/>
          </w:rPr>
          <w:delText>female</w:delText>
        </w:r>
        <w:r w:rsidR="00F63947" w:rsidRPr="00616452" w:rsidDel="00F324AA">
          <w:rPr>
            <w:rFonts w:ascii="Times New Roman" w:hAnsi="Times New Roman" w:cs="Times New Roman"/>
            <w:kern w:val="0"/>
          </w:rPr>
          <w:delText xml:space="preserve">. </w:delText>
        </w:r>
      </w:del>
      <w:del w:id="23" w:author="Nickelberry, Marshae" w:date="2026-01-15T19:09:00Z" w16du:dateUtc="2026-01-16T00:09:00Z">
        <w:r w:rsidR="00433391" w:rsidRPr="00433391" w:rsidDel="003B728F">
          <w:rPr>
            <w:rFonts w:ascii="Times New Roman" w:hAnsi="Times New Roman" w:cs="Times New Roman"/>
            <w:kern w:val="0"/>
          </w:rPr>
          <w:delText xml:space="preserve">Individuals with </w:delText>
        </w:r>
      </w:del>
      <w:del w:id="24" w:author="Nickelberry, Marshae" w:date="2026-01-15T18:47:00Z" w16du:dateUtc="2026-01-15T23:47:00Z">
        <w:r w:rsidR="00433391" w:rsidRPr="00433391" w:rsidDel="00F324AA">
          <w:rPr>
            <w:rFonts w:ascii="Times New Roman" w:hAnsi="Times New Roman" w:cs="Times New Roman"/>
            <w:kern w:val="0"/>
          </w:rPr>
          <w:delText xml:space="preserve">high </w:delText>
        </w:r>
      </w:del>
      <w:del w:id="25" w:author="Nickelberry, Marshae" w:date="2026-01-15T19:09:00Z" w16du:dateUtc="2026-01-16T00:09:00Z">
        <w:r w:rsidR="00433391" w:rsidRPr="00433391" w:rsidDel="003B728F">
          <w:rPr>
            <w:rFonts w:ascii="Times New Roman" w:hAnsi="Times New Roman" w:cs="Times New Roman"/>
            <w:kern w:val="0"/>
          </w:rPr>
          <w:delText>food security</w:delText>
        </w:r>
      </w:del>
      <w:ins w:id="26" w:author="Nickelberry, Marshae" w:date="2026-01-15T18:50:00Z" w16du:dateUtc="2026-01-15T23:50:00Z">
        <w:r w:rsidR="00F324AA">
          <w:rPr>
            <w:rFonts w:ascii="Times New Roman" w:hAnsi="Times New Roman" w:cs="Times New Roman"/>
            <w:kern w:val="0"/>
          </w:rPr>
          <w:t>marginal, low and very low)</w:t>
        </w:r>
      </w:ins>
      <w:ins w:id="27" w:author="Nickelberry, Marshae" w:date="2026-01-15T18:48:00Z" w16du:dateUtc="2026-01-15T23:48:00Z">
        <w:r w:rsidR="00F324AA">
          <w:rPr>
            <w:rFonts w:ascii="Times New Roman" w:hAnsi="Times New Roman" w:cs="Times New Roman"/>
            <w:kern w:val="0"/>
          </w:rPr>
          <w:t xml:space="preserve"> were</w:t>
        </w:r>
      </w:ins>
      <w:r w:rsidR="00433391" w:rsidRPr="00433391">
        <w:rPr>
          <w:rFonts w:ascii="Times New Roman" w:hAnsi="Times New Roman" w:cs="Times New Roman"/>
          <w:kern w:val="0"/>
        </w:rPr>
        <w:t xml:space="preserve"> </w:t>
      </w:r>
      <w:ins w:id="28" w:author="Nickelberry, Marshae" w:date="2026-01-15T18:47:00Z" w16du:dateUtc="2026-01-15T23:47:00Z">
        <w:r w:rsidR="00F324AA">
          <w:rPr>
            <w:rFonts w:ascii="Times New Roman" w:hAnsi="Times New Roman" w:cs="Times New Roman"/>
            <w:kern w:val="0"/>
          </w:rPr>
          <w:t xml:space="preserve">on </w:t>
        </w:r>
      </w:ins>
      <w:del w:id="29" w:author="Nickelberry, Marshae" w:date="2026-01-15T18:47:00Z" w16du:dateUtc="2026-01-15T23:47:00Z">
        <w:r w:rsidR="00433391" w:rsidRPr="00433391" w:rsidDel="00F324AA">
          <w:rPr>
            <w:rFonts w:ascii="Times New Roman" w:hAnsi="Times New Roman" w:cs="Times New Roman"/>
            <w:kern w:val="0"/>
          </w:rPr>
          <w:delText xml:space="preserve">were </w:delText>
        </w:r>
        <w:r w:rsidR="00D341A5" w:rsidDel="00F324AA">
          <w:rPr>
            <w:rFonts w:ascii="Times New Roman" w:hAnsi="Times New Roman" w:cs="Times New Roman"/>
            <w:kern w:val="0"/>
          </w:rPr>
          <w:delText xml:space="preserve">older </w:delText>
        </w:r>
        <w:r w:rsidR="00433391" w:rsidRPr="00433391" w:rsidDel="00F324AA">
          <w:rPr>
            <w:rFonts w:ascii="Times New Roman" w:hAnsi="Times New Roman" w:cs="Times New Roman"/>
            <w:kern w:val="0"/>
          </w:rPr>
          <w:delText xml:space="preserve">on </w:delText>
        </w:r>
      </w:del>
      <w:r w:rsidR="00433391" w:rsidRPr="00433391">
        <w:rPr>
          <w:rFonts w:ascii="Times New Roman" w:hAnsi="Times New Roman" w:cs="Times New Roman"/>
          <w:kern w:val="0"/>
        </w:rPr>
        <w:t>average</w:t>
      </w:r>
      <w:ins w:id="30" w:author="Nickelberry, Marshae" w:date="2026-01-15T18:47:00Z" w16du:dateUtc="2026-01-15T23:47:00Z">
        <w:r w:rsidR="00F324AA">
          <w:rPr>
            <w:rFonts w:ascii="Times New Roman" w:hAnsi="Times New Roman" w:cs="Times New Roman"/>
            <w:kern w:val="0"/>
          </w:rPr>
          <w:t xml:space="preserve"> younger</w:t>
        </w:r>
      </w:ins>
      <w:ins w:id="31" w:author="Nickelberry, Marshae" w:date="2026-01-15T18:49:00Z" w16du:dateUtc="2026-01-15T23:49:00Z">
        <w:r w:rsidR="00F324AA">
          <w:rPr>
            <w:rFonts w:ascii="Times New Roman" w:hAnsi="Times New Roman" w:cs="Times New Roman"/>
            <w:kern w:val="0"/>
          </w:rPr>
          <w:t xml:space="preserve"> (n=42 years)</w:t>
        </w:r>
      </w:ins>
      <w:ins w:id="32" w:author="Nickelberry, Marshae" w:date="2026-01-15T18:47:00Z" w16du:dateUtc="2026-01-15T23:47:00Z">
        <w:r w:rsidR="00F324AA">
          <w:rPr>
            <w:rFonts w:ascii="Times New Roman" w:hAnsi="Times New Roman" w:cs="Times New Roman"/>
            <w:kern w:val="0"/>
          </w:rPr>
          <w:t xml:space="preserve"> than those with high food security</w:t>
        </w:r>
      </w:ins>
      <w:r w:rsidR="00433391" w:rsidRPr="00433391">
        <w:rPr>
          <w:rFonts w:ascii="Times New Roman" w:hAnsi="Times New Roman" w:cs="Times New Roman"/>
          <w:kern w:val="0"/>
        </w:rPr>
        <w:t xml:space="preserve"> </w:t>
      </w:r>
      <w:r w:rsidR="00981F31">
        <w:rPr>
          <w:rFonts w:ascii="Times New Roman" w:hAnsi="Times New Roman" w:cs="Times New Roman"/>
          <w:kern w:val="0"/>
        </w:rPr>
        <w:t>(</w:t>
      </w:r>
      <w:ins w:id="33" w:author="Nickelberry, Marshae" w:date="2026-01-15T18:47:00Z" w16du:dateUtc="2026-01-15T23:47:00Z">
        <w:r w:rsidR="00F324AA">
          <w:rPr>
            <w:rFonts w:ascii="Times New Roman" w:hAnsi="Times New Roman" w:cs="Times New Roman"/>
            <w:kern w:val="0"/>
          </w:rPr>
          <w:t>n=</w:t>
        </w:r>
      </w:ins>
      <w:r w:rsidR="00981F31">
        <w:rPr>
          <w:rFonts w:ascii="Times New Roman" w:hAnsi="Times New Roman" w:cs="Times New Roman"/>
          <w:kern w:val="0"/>
        </w:rPr>
        <w:t>4</w:t>
      </w:r>
      <w:ins w:id="34" w:author="Nickelberry, Marshae" w:date="2026-01-15T18:49:00Z" w16du:dateUtc="2026-01-15T23:49:00Z">
        <w:r w:rsidR="00F324AA">
          <w:rPr>
            <w:rFonts w:ascii="Times New Roman" w:hAnsi="Times New Roman" w:cs="Times New Roman"/>
            <w:kern w:val="0"/>
          </w:rPr>
          <w:t xml:space="preserve">9 </w:t>
        </w:r>
      </w:ins>
      <w:del w:id="35" w:author="Nickelberry, Marshae" w:date="2026-01-15T18:49:00Z" w16du:dateUtc="2026-01-15T23:49:00Z">
        <w:r w:rsidR="00981F31" w:rsidDel="00F324AA">
          <w:rPr>
            <w:rFonts w:ascii="Times New Roman" w:hAnsi="Times New Roman" w:cs="Times New Roman"/>
            <w:kern w:val="0"/>
          </w:rPr>
          <w:delText xml:space="preserve">7 </w:delText>
        </w:r>
      </w:del>
      <w:r w:rsidR="00981F31">
        <w:rPr>
          <w:rFonts w:ascii="Times New Roman" w:hAnsi="Times New Roman" w:cs="Times New Roman"/>
          <w:kern w:val="0"/>
        </w:rPr>
        <w:t>years</w:t>
      </w:r>
      <w:r w:rsidR="00D341A5">
        <w:rPr>
          <w:rFonts w:ascii="Times New Roman" w:hAnsi="Times New Roman" w:cs="Times New Roman"/>
          <w:kern w:val="0"/>
        </w:rPr>
        <w:t>)</w:t>
      </w:r>
      <w:ins w:id="36" w:author="Nickelberry, Marshae" w:date="2026-01-15T18:47:00Z" w16du:dateUtc="2026-01-15T23:47:00Z">
        <w:r w:rsidR="00F324AA">
          <w:rPr>
            <w:rFonts w:ascii="Times New Roman" w:hAnsi="Times New Roman" w:cs="Times New Roman"/>
            <w:kern w:val="0"/>
          </w:rPr>
          <w:t xml:space="preserve">. </w:t>
        </w:r>
      </w:ins>
      <w:del w:id="37" w:author="Nickelberry, Marshae" w:date="2026-01-15T18:47:00Z" w16du:dateUtc="2026-01-15T23:47:00Z">
        <w:r w:rsidR="00D341A5" w:rsidDel="00F324AA">
          <w:rPr>
            <w:rFonts w:ascii="Times New Roman" w:hAnsi="Times New Roman" w:cs="Times New Roman"/>
            <w:kern w:val="0"/>
          </w:rPr>
          <w:delText xml:space="preserve"> </w:delText>
        </w:r>
      </w:del>
      <w:del w:id="38" w:author="Nickelberry, Marshae" w:date="2026-01-15T18:49:00Z" w16du:dateUtc="2026-01-15T23:49:00Z">
        <w:r w:rsidR="00433391" w:rsidRPr="00433391" w:rsidDel="00F324AA">
          <w:rPr>
            <w:rFonts w:ascii="Times New Roman" w:hAnsi="Times New Roman" w:cs="Times New Roman"/>
            <w:kern w:val="0"/>
          </w:rPr>
          <w:delText xml:space="preserve">compared to the remaining </w:delText>
        </w:r>
        <w:r w:rsidR="00B376B8" w:rsidDel="00F324AA">
          <w:rPr>
            <w:rFonts w:ascii="Times New Roman" w:hAnsi="Times New Roman" w:cs="Times New Roman"/>
            <w:kern w:val="0"/>
          </w:rPr>
          <w:delText xml:space="preserve">food security </w:delText>
        </w:r>
        <w:r w:rsidR="00433391" w:rsidRPr="00433391" w:rsidDel="00F324AA">
          <w:rPr>
            <w:rFonts w:ascii="Times New Roman" w:hAnsi="Times New Roman" w:cs="Times New Roman"/>
            <w:kern w:val="0"/>
          </w:rPr>
          <w:delText>categories</w:delText>
        </w:r>
        <w:r w:rsidR="00981F31" w:rsidDel="00F324AA">
          <w:rPr>
            <w:rFonts w:ascii="Times New Roman" w:hAnsi="Times New Roman" w:cs="Times New Roman"/>
            <w:kern w:val="0"/>
          </w:rPr>
          <w:delText xml:space="preserve"> (42 years)</w:delText>
        </w:r>
        <w:r w:rsidR="00433391" w:rsidDel="00F324AA">
          <w:rPr>
            <w:rFonts w:ascii="Helvetica" w:hAnsi="Helvetica" w:cs="Helvetica"/>
            <w:kern w:val="0"/>
          </w:rPr>
          <w:delText xml:space="preserve">. </w:delText>
        </w:r>
      </w:del>
      <w:r w:rsidR="003F4C2E" w:rsidRPr="00616452">
        <w:rPr>
          <w:rFonts w:ascii="Times New Roman" w:hAnsi="Times New Roman" w:cs="Times New Roman"/>
          <w:kern w:val="0"/>
        </w:rPr>
        <w:t xml:space="preserve">Non-Hispanic White adults </w:t>
      </w:r>
      <w:ins w:id="39" w:author="Nickelberry, Marshae" w:date="2026-01-15T18:59:00Z" w16du:dateUtc="2026-01-15T23:59:00Z">
        <w:r w:rsidR="00971889">
          <w:rPr>
            <w:rFonts w:ascii="Times New Roman" w:hAnsi="Times New Roman" w:cs="Times New Roman"/>
            <w:kern w:val="0"/>
          </w:rPr>
          <w:t xml:space="preserve">were the largest </w:t>
        </w:r>
      </w:ins>
      <w:ins w:id="40" w:author="Nickelberry, Marshae" w:date="2026-01-15T19:11:00Z" w16du:dateUtc="2026-01-16T00:11:00Z">
        <w:r>
          <w:rPr>
            <w:rFonts w:ascii="Times New Roman" w:hAnsi="Times New Roman" w:cs="Times New Roman"/>
            <w:kern w:val="0"/>
          </w:rPr>
          <w:t>racial/ethnic</w:t>
        </w:r>
      </w:ins>
      <w:ins w:id="41" w:author="Nickelberry, Marshae" w:date="2026-01-15T18:59:00Z" w16du:dateUtc="2026-01-15T23:59:00Z">
        <w:r w:rsidR="00971889">
          <w:rPr>
            <w:rFonts w:ascii="Times New Roman" w:hAnsi="Times New Roman" w:cs="Times New Roman"/>
            <w:kern w:val="0"/>
          </w:rPr>
          <w:t xml:space="preserve"> group overall </w:t>
        </w:r>
      </w:ins>
      <w:del w:id="42" w:author="Nickelberry, Marshae" w:date="2026-01-15T18:59:00Z" w16du:dateUtc="2026-01-15T23:59:00Z">
        <w:r w:rsidR="00A857DB" w:rsidRPr="00616452" w:rsidDel="00971889">
          <w:rPr>
            <w:rFonts w:ascii="Times New Roman" w:hAnsi="Times New Roman" w:cs="Times New Roman"/>
            <w:kern w:val="0"/>
          </w:rPr>
          <w:delText xml:space="preserve">represented majority of the population </w:delText>
        </w:r>
      </w:del>
      <w:r w:rsidR="00A857DB" w:rsidRPr="00616452">
        <w:rPr>
          <w:rFonts w:ascii="Times New Roman" w:hAnsi="Times New Roman" w:cs="Times New Roman"/>
          <w:kern w:val="0"/>
        </w:rPr>
        <w:t xml:space="preserve">(42.8%), followed by </w:t>
      </w:r>
      <w:r w:rsidR="00AC0CAD" w:rsidRPr="00616452">
        <w:rPr>
          <w:rFonts w:ascii="Times New Roman" w:hAnsi="Times New Roman" w:cs="Times New Roman"/>
          <w:kern w:val="0"/>
        </w:rPr>
        <w:t>Non-Hispanic Black (22.4%)</w:t>
      </w:r>
      <w:r w:rsidR="00981F31">
        <w:rPr>
          <w:rFonts w:ascii="Times New Roman" w:hAnsi="Times New Roman" w:cs="Times New Roman"/>
          <w:kern w:val="0"/>
        </w:rPr>
        <w:t xml:space="preserve"> and </w:t>
      </w:r>
      <w:r w:rsidR="00AC0CAD" w:rsidRPr="00616452">
        <w:rPr>
          <w:rFonts w:ascii="Times New Roman" w:hAnsi="Times New Roman" w:cs="Times New Roman"/>
          <w:kern w:val="0"/>
        </w:rPr>
        <w:t>Mexican American (15.5%</w:t>
      </w:r>
      <w:ins w:id="43" w:author="Nickelberry, Marshae" w:date="2026-01-15T18:50:00Z" w16du:dateUtc="2026-01-15T23:50:00Z">
        <w:r w:rsidR="00F324AA">
          <w:rPr>
            <w:rFonts w:ascii="Times New Roman" w:hAnsi="Times New Roman" w:cs="Times New Roman"/>
            <w:kern w:val="0"/>
          </w:rPr>
          <w:t>)</w:t>
        </w:r>
      </w:ins>
      <w:ins w:id="44" w:author="Nickelberry, Marshae" w:date="2026-01-15T19:11:00Z" w16du:dateUtc="2026-01-16T00:11:00Z">
        <w:r>
          <w:rPr>
            <w:rFonts w:ascii="Times New Roman" w:hAnsi="Times New Roman" w:cs="Times New Roman"/>
            <w:kern w:val="0"/>
          </w:rPr>
          <w:t xml:space="preserve">. </w:t>
        </w:r>
      </w:ins>
      <w:ins w:id="45" w:author="Nickelberry, Marshae" w:date="2026-01-15T18:50:00Z" w16du:dateUtc="2026-01-15T23:50:00Z">
        <w:r w:rsidR="00F324AA">
          <w:rPr>
            <w:rFonts w:ascii="Times New Roman" w:hAnsi="Times New Roman" w:cs="Times New Roman"/>
            <w:kern w:val="0"/>
          </w:rPr>
          <w:t xml:space="preserve"> </w:t>
        </w:r>
      </w:ins>
      <w:ins w:id="46" w:author="Nickelberry, Marshae" w:date="2026-01-15T18:59:00Z" w16du:dateUtc="2026-01-15T23:59:00Z">
        <w:r w:rsidR="00971889">
          <w:rPr>
            <w:rFonts w:ascii="Times New Roman" w:hAnsi="Times New Roman" w:cs="Times New Roman"/>
            <w:kern w:val="0"/>
          </w:rPr>
          <w:t>but were distrib</w:t>
        </w:r>
      </w:ins>
      <w:ins w:id="47" w:author="Nickelberry, Marshae" w:date="2026-01-15T19:00:00Z" w16du:dateUtc="2026-01-16T00:00:00Z">
        <w:r w:rsidR="00971889">
          <w:rPr>
            <w:rFonts w:ascii="Times New Roman" w:hAnsi="Times New Roman" w:cs="Times New Roman"/>
            <w:kern w:val="0"/>
          </w:rPr>
          <w:t xml:space="preserve">uted differently </w:t>
        </w:r>
      </w:ins>
      <w:ins w:id="48" w:author="Nickelberry, Marshae" w:date="2026-01-15T18:50:00Z" w16du:dateUtc="2026-01-15T23:50:00Z">
        <w:r w:rsidR="00F324AA">
          <w:rPr>
            <w:rFonts w:ascii="Times New Roman" w:hAnsi="Times New Roman" w:cs="Times New Roman"/>
            <w:kern w:val="0"/>
          </w:rPr>
          <w:t>across food security categories</w:t>
        </w:r>
      </w:ins>
      <w:del w:id="49" w:author="Nickelberry, Marshae" w:date="2026-01-15T18:50:00Z" w16du:dateUtc="2026-01-15T23:50:00Z">
        <w:r w:rsidR="00AC0CAD" w:rsidRPr="00616452" w:rsidDel="00F324AA">
          <w:rPr>
            <w:rFonts w:ascii="Times New Roman" w:hAnsi="Times New Roman" w:cs="Times New Roman"/>
            <w:kern w:val="0"/>
          </w:rPr>
          <w:delText>)</w:delText>
        </w:r>
      </w:del>
      <w:r w:rsidR="003A3728">
        <w:rPr>
          <w:rFonts w:ascii="Times New Roman" w:hAnsi="Times New Roman" w:cs="Times New Roman"/>
          <w:kern w:val="0"/>
        </w:rPr>
        <w:t>.</w:t>
      </w:r>
      <w:del w:id="50" w:author="Nickelberry, Marshae" w:date="2026-01-15T18:50:00Z" w16du:dateUtc="2026-01-15T23:50:00Z">
        <w:r w:rsidR="0034189C" w:rsidDel="00F324AA">
          <w:rPr>
            <w:rFonts w:ascii="Times New Roman" w:hAnsi="Times New Roman" w:cs="Times New Roman"/>
            <w:kern w:val="0"/>
          </w:rPr>
          <w:delText xml:space="preserve"> </w:delText>
        </w:r>
        <w:r w:rsidR="00D57E57" w:rsidDel="00F324AA">
          <w:rPr>
            <w:rFonts w:ascii="Times New Roman" w:hAnsi="Times New Roman" w:cs="Times New Roman"/>
            <w:kern w:val="0"/>
          </w:rPr>
          <w:delText xml:space="preserve">The distribution </w:delText>
        </w:r>
        <w:r w:rsidR="00704656" w:rsidDel="00F324AA">
          <w:rPr>
            <w:rFonts w:ascii="Times New Roman" w:hAnsi="Times New Roman" w:cs="Times New Roman"/>
            <w:kern w:val="0"/>
          </w:rPr>
          <w:delText>across food security categories differed by race/ethnicity</w:delText>
        </w:r>
      </w:del>
      <w:ins w:id="51" w:author="Nickelberry, Marshae" w:date="2026-01-15T18:50:00Z" w16du:dateUtc="2026-01-15T23:50:00Z">
        <w:r w:rsidR="00F324AA">
          <w:rPr>
            <w:rFonts w:ascii="Times New Roman" w:hAnsi="Times New Roman" w:cs="Times New Roman"/>
            <w:kern w:val="0"/>
          </w:rPr>
          <w:t xml:space="preserve"> Among </w:t>
        </w:r>
      </w:ins>
      <w:ins w:id="52" w:author="Nickelberry, Marshae" w:date="2026-01-15T19:11:00Z" w16du:dateUtc="2026-01-16T00:11:00Z">
        <w:r>
          <w:rPr>
            <w:rFonts w:ascii="Times New Roman" w:hAnsi="Times New Roman" w:cs="Times New Roman"/>
            <w:kern w:val="0"/>
          </w:rPr>
          <w:t xml:space="preserve">adults with low food security, </w:t>
        </w:r>
      </w:ins>
      <w:del w:id="53" w:author="Nickelberry, Marshae" w:date="2026-01-15T18:50:00Z" w16du:dateUtc="2026-01-15T23:50:00Z">
        <w:r w:rsidR="00AF77DE" w:rsidDel="00F324AA">
          <w:rPr>
            <w:rFonts w:ascii="Times New Roman" w:hAnsi="Times New Roman" w:cs="Times New Roman"/>
            <w:kern w:val="0"/>
          </w:rPr>
          <w:delText>.</w:delText>
        </w:r>
      </w:del>
      <w:del w:id="54" w:author="Nickelberry, Marshae" w:date="2026-01-15T19:11:00Z" w16du:dateUtc="2026-01-16T00:11:00Z">
        <w:r w:rsidR="00AF77DE" w:rsidDel="003B728F">
          <w:rPr>
            <w:rFonts w:ascii="Times New Roman" w:hAnsi="Times New Roman" w:cs="Times New Roman"/>
            <w:kern w:val="0"/>
          </w:rPr>
          <w:delText xml:space="preserve"> </w:delText>
        </w:r>
      </w:del>
      <w:ins w:id="55" w:author="Nickelberry, Marshae" w:date="2026-01-15T18:51:00Z" w16du:dateUtc="2026-01-15T23:51:00Z">
        <w:r w:rsidR="00F324AA">
          <w:rPr>
            <w:rFonts w:ascii="Times New Roman" w:hAnsi="Times New Roman" w:cs="Times New Roman"/>
            <w:kern w:val="0"/>
          </w:rPr>
          <w:t>n</w:t>
        </w:r>
      </w:ins>
      <w:del w:id="56" w:author="Nickelberry, Marshae" w:date="2026-01-15T18:51:00Z" w16du:dateUtc="2026-01-15T23:51:00Z">
        <w:r w:rsidR="00704656" w:rsidDel="00F324AA">
          <w:rPr>
            <w:rFonts w:ascii="Times New Roman" w:hAnsi="Times New Roman" w:cs="Times New Roman"/>
            <w:kern w:val="0"/>
          </w:rPr>
          <w:delText>N</w:delText>
        </w:r>
      </w:del>
      <w:r w:rsidR="00704656">
        <w:rPr>
          <w:rFonts w:ascii="Times New Roman" w:hAnsi="Times New Roman" w:cs="Times New Roman"/>
          <w:kern w:val="0"/>
        </w:rPr>
        <w:t>on-Hispanic Black</w:t>
      </w:r>
      <w:ins w:id="57" w:author="Nickelberry, Marshae" w:date="2026-01-15T18:51:00Z" w16du:dateUtc="2026-01-15T23:51:00Z">
        <w:r w:rsidR="00F324AA">
          <w:rPr>
            <w:rFonts w:ascii="Times New Roman" w:hAnsi="Times New Roman" w:cs="Times New Roman"/>
            <w:kern w:val="0"/>
          </w:rPr>
          <w:t xml:space="preserve"> (27.2%)</w:t>
        </w:r>
      </w:ins>
      <w:r w:rsidR="00704656">
        <w:rPr>
          <w:rFonts w:ascii="Times New Roman" w:hAnsi="Times New Roman" w:cs="Times New Roman"/>
          <w:kern w:val="0"/>
        </w:rPr>
        <w:t xml:space="preserve"> and Mexican</w:t>
      </w:r>
      <w:ins w:id="58" w:author="Nickelberry, Marshae" w:date="2026-01-15T18:51:00Z" w16du:dateUtc="2026-01-15T23:51:00Z">
        <w:r w:rsidR="00F324AA">
          <w:rPr>
            <w:rFonts w:ascii="Times New Roman" w:hAnsi="Times New Roman" w:cs="Times New Roman"/>
            <w:kern w:val="0"/>
          </w:rPr>
          <w:t>-</w:t>
        </w:r>
      </w:ins>
      <w:r w:rsidR="00704656">
        <w:rPr>
          <w:rFonts w:ascii="Times New Roman" w:hAnsi="Times New Roman" w:cs="Times New Roman"/>
          <w:kern w:val="0"/>
        </w:rPr>
        <w:t xml:space="preserve"> A</w:t>
      </w:r>
      <w:r w:rsidR="00DF36EB">
        <w:rPr>
          <w:rFonts w:ascii="Times New Roman" w:hAnsi="Times New Roman" w:cs="Times New Roman"/>
          <w:kern w:val="0"/>
        </w:rPr>
        <w:t>merican</w:t>
      </w:r>
      <w:ins w:id="59" w:author="Nickelberry, Marshae" w:date="2026-01-15T18:51:00Z" w16du:dateUtc="2026-01-15T23:51:00Z">
        <w:r w:rsidR="00F324AA">
          <w:rPr>
            <w:rFonts w:ascii="Times New Roman" w:hAnsi="Times New Roman" w:cs="Times New Roman"/>
            <w:kern w:val="0"/>
          </w:rPr>
          <w:t xml:space="preserve"> (24.1</w:t>
        </w:r>
      </w:ins>
      <w:ins w:id="60" w:author="Nickelberry, Marshae" w:date="2026-01-15T18:54:00Z" w16du:dateUtc="2026-01-15T23:54:00Z">
        <w:r w:rsidR="00F324AA">
          <w:rPr>
            <w:rFonts w:ascii="Times New Roman" w:hAnsi="Times New Roman" w:cs="Times New Roman"/>
            <w:kern w:val="0"/>
          </w:rPr>
          <w:t>%</w:t>
        </w:r>
      </w:ins>
      <w:ins w:id="61" w:author="Nickelberry, Marshae" w:date="2026-01-15T18:51:00Z" w16du:dateUtc="2026-01-15T23:51:00Z">
        <w:r w:rsidR="00F324AA">
          <w:rPr>
            <w:rFonts w:ascii="Times New Roman" w:hAnsi="Times New Roman" w:cs="Times New Roman"/>
            <w:kern w:val="0"/>
          </w:rPr>
          <w:t>)</w:t>
        </w:r>
      </w:ins>
      <w:r w:rsidR="00DF36EB">
        <w:rPr>
          <w:rFonts w:ascii="Times New Roman" w:hAnsi="Times New Roman" w:cs="Times New Roman"/>
          <w:kern w:val="0"/>
        </w:rPr>
        <w:t xml:space="preserve"> </w:t>
      </w:r>
      <w:del w:id="62" w:author="Nickelberry, Marshae" w:date="2026-01-15T18:51:00Z" w16du:dateUtc="2026-01-15T23:51:00Z">
        <w:r w:rsidR="00DF36EB" w:rsidDel="00F324AA">
          <w:rPr>
            <w:rFonts w:ascii="Times New Roman" w:hAnsi="Times New Roman" w:cs="Times New Roman"/>
            <w:kern w:val="0"/>
          </w:rPr>
          <w:delText>adult</w:delText>
        </w:r>
        <w:r w:rsidR="00AF77DE" w:rsidDel="00F324AA">
          <w:rPr>
            <w:rFonts w:ascii="Times New Roman" w:hAnsi="Times New Roman" w:cs="Times New Roman"/>
            <w:kern w:val="0"/>
          </w:rPr>
          <w:delText xml:space="preserve"> </w:delText>
        </w:r>
      </w:del>
      <w:r w:rsidR="00AF77DE">
        <w:rPr>
          <w:rFonts w:ascii="Times New Roman" w:hAnsi="Times New Roman" w:cs="Times New Roman"/>
          <w:kern w:val="0"/>
        </w:rPr>
        <w:t>participants</w:t>
      </w:r>
      <w:r w:rsidR="00DF36EB">
        <w:rPr>
          <w:rFonts w:ascii="Times New Roman" w:hAnsi="Times New Roman" w:cs="Times New Roman"/>
          <w:kern w:val="0"/>
        </w:rPr>
        <w:t xml:space="preserve"> </w:t>
      </w:r>
      <w:r w:rsidR="00E730C4">
        <w:rPr>
          <w:rFonts w:ascii="Times New Roman" w:hAnsi="Times New Roman" w:cs="Times New Roman"/>
          <w:kern w:val="0"/>
        </w:rPr>
        <w:t xml:space="preserve">represented </w:t>
      </w:r>
      <w:del w:id="63" w:author="Nickelberry, Marshae" w:date="2026-01-15T18:51:00Z" w16du:dateUtc="2026-01-15T23:51:00Z">
        <w:r w:rsidR="00E730C4" w:rsidDel="00F324AA">
          <w:rPr>
            <w:rFonts w:ascii="Times New Roman" w:hAnsi="Times New Roman" w:cs="Times New Roman"/>
            <w:kern w:val="0"/>
          </w:rPr>
          <w:delText xml:space="preserve">higher </w:delText>
        </w:r>
      </w:del>
      <w:ins w:id="64" w:author="Nickelberry, Marshae" w:date="2026-01-15T18:51:00Z" w16du:dateUtc="2026-01-15T23:51:00Z">
        <w:r w:rsidR="00F324AA">
          <w:rPr>
            <w:rFonts w:ascii="Times New Roman" w:hAnsi="Times New Roman" w:cs="Times New Roman"/>
            <w:kern w:val="0"/>
          </w:rPr>
          <w:t xml:space="preserve">the </w:t>
        </w:r>
      </w:ins>
      <w:ins w:id="65" w:author="Nickelberry, Marshae" w:date="2026-01-15T19:12:00Z" w16du:dateUtc="2026-01-16T00:12:00Z">
        <w:r>
          <w:rPr>
            <w:rFonts w:ascii="Times New Roman" w:hAnsi="Times New Roman" w:cs="Times New Roman"/>
            <w:kern w:val="0"/>
          </w:rPr>
          <w:t>largest proportions</w:t>
        </w:r>
      </w:ins>
      <w:ins w:id="66" w:author="Nickelberry, Marshae" w:date="2026-01-15T18:52:00Z" w16du:dateUtc="2026-01-15T23:52:00Z">
        <w:r w:rsidR="00F324AA">
          <w:rPr>
            <w:rFonts w:ascii="Times New Roman" w:hAnsi="Times New Roman" w:cs="Times New Roman"/>
            <w:kern w:val="0"/>
          </w:rPr>
          <w:t xml:space="preserve">, </w:t>
        </w:r>
      </w:ins>
      <w:ins w:id="67" w:author="Nickelberry, Marshae" w:date="2026-01-15T19:12:00Z" w16du:dateUtc="2026-01-16T00:12:00Z">
        <w:r>
          <w:rPr>
            <w:rFonts w:ascii="Times New Roman" w:hAnsi="Times New Roman" w:cs="Times New Roman"/>
            <w:kern w:val="0"/>
          </w:rPr>
          <w:t>whereas</w:t>
        </w:r>
      </w:ins>
      <w:ins w:id="68" w:author="Nickelberry, Marshae" w:date="2026-01-15T18:53:00Z" w16du:dateUtc="2026-01-15T23:53:00Z">
        <w:r w:rsidR="00F324AA">
          <w:rPr>
            <w:rFonts w:ascii="Times New Roman" w:hAnsi="Times New Roman" w:cs="Times New Roman"/>
            <w:kern w:val="0"/>
          </w:rPr>
          <w:t xml:space="preserve"> </w:t>
        </w:r>
      </w:ins>
      <w:ins w:id="69" w:author="Nickelberry, Marshae" w:date="2026-01-15T19:12:00Z" w16du:dateUtc="2026-01-16T00:12:00Z">
        <w:r>
          <w:rPr>
            <w:rFonts w:ascii="Times New Roman" w:hAnsi="Times New Roman" w:cs="Times New Roman"/>
            <w:kern w:val="0"/>
          </w:rPr>
          <w:t xml:space="preserve">non-Hispanic White adults remained the largest group in high, marginal and very low categories. </w:t>
        </w:r>
      </w:ins>
      <w:ins w:id="70" w:author="Nickelberry, Marshae" w:date="2026-01-15T19:13:00Z" w16du:dateUtc="2026-01-16T00:13:00Z">
        <w:r>
          <w:rPr>
            <w:rFonts w:ascii="Times New Roman" w:hAnsi="Times New Roman" w:cs="Times New Roman"/>
            <w:kern w:val="0"/>
          </w:rPr>
          <w:t>Participants</w:t>
        </w:r>
      </w:ins>
      <w:ins w:id="71" w:author="Nickelberry, Marshae" w:date="2026-01-15T19:00:00Z" w16du:dateUtc="2026-01-16T00:00:00Z">
        <w:r w:rsidR="00971889">
          <w:rPr>
            <w:rFonts w:ascii="Times New Roman" w:hAnsi="Times New Roman" w:cs="Times New Roman"/>
            <w:kern w:val="0"/>
          </w:rPr>
          <w:t xml:space="preserve"> with</w:t>
        </w:r>
      </w:ins>
      <w:ins w:id="72" w:author="Nickelberry, Marshae" w:date="2026-01-15T18:55:00Z" w16du:dateUtc="2026-01-15T23:55:00Z">
        <w:r w:rsidR="00F324AA">
          <w:rPr>
            <w:rFonts w:ascii="Times New Roman" w:hAnsi="Times New Roman" w:cs="Times New Roman"/>
            <w:kern w:val="0"/>
          </w:rPr>
          <w:t xml:space="preserve"> </w:t>
        </w:r>
      </w:ins>
      <w:ins w:id="73" w:author="Nickelberry, Marshae" w:date="2026-01-15T18:56:00Z" w16du:dateUtc="2026-01-15T23:56:00Z">
        <w:r w:rsidR="00971889">
          <w:rPr>
            <w:rFonts w:ascii="Times New Roman" w:hAnsi="Times New Roman" w:cs="Times New Roman"/>
            <w:kern w:val="0"/>
          </w:rPr>
          <w:t xml:space="preserve">marginal, low and </w:t>
        </w:r>
        <w:r w:rsidR="00971889">
          <w:rPr>
            <w:rFonts w:ascii="Times New Roman" w:hAnsi="Times New Roman" w:cs="Times New Roman"/>
            <w:kern w:val="0"/>
          </w:rPr>
          <w:lastRenderedPageBreak/>
          <w:t xml:space="preserve">very low security </w:t>
        </w:r>
      </w:ins>
      <w:ins w:id="74" w:author="Nickelberry, Marshae" w:date="2026-01-15T19:14:00Z" w16du:dateUtc="2026-01-16T00:14:00Z">
        <w:r>
          <w:rPr>
            <w:rFonts w:ascii="Times New Roman" w:hAnsi="Times New Roman" w:cs="Times New Roman"/>
            <w:kern w:val="0"/>
          </w:rPr>
          <w:t xml:space="preserve">had lower educational attainment, </w:t>
        </w:r>
        <w:proofErr w:type="spellStart"/>
        <w:r>
          <w:rPr>
            <w:rFonts w:ascii="Times New Roman" w:hAnsi="Times New Roman" w:cs="Times New Roman"/>
            <w:kern w:val="0"/>
          </w:rPr>
          <w:t>wigh</w:t>
        </w:r>
        <w:proofErr w:type="spellEnd"/>
        <w:r>
          <w:rPr>
            <w:rFonts w:ascii="Times New Roman" w:hAnsi="Times New Roman" w:cs="Times New Roman"/>
            <w:kern w:val="0"/>
          </w:rPr>
          <w:t xml:space="preserve"> a higher proportion having less than 9</w:t>
        </w:r>
        <w:r w:rsidRPr="003B728F">
          <w:rPr>
            <w:rFonts w:ascii="Times New Roman" w:hAnsi="Times New Roman" w:cs="Times New Roman"/>
            <w:kern w:val="0"/>
            <w:vertAlign w:val="superscript"/>
            <w:rPrChange w:id="75" w:author="Nickelberry, Marshae" w:date="2026-01-15T19:14:00Z" w16du:dateUtc="2026-01-16T00:14:00Z">
              <w:rPr>
                <w:rFonts w:ascii="Times New Roman" w:hAnsi="Times New Roman" w:cs="Times New Roman"/>
                <w:kern w:val="0"/>
              </w:rPr>
            </w:rPrChange>
          </w:rPr>
          <w:t>th</w:t>
        </w:r>
        <w:r>
          <w:rPr>
            <w:rFonts w:ascii="Times New Roman" w:hAnsi="Times New Roman" w:cs="Times New Roman"/>
            <w:kern w:val="0"/>
          </w:rPr>
          <w:t xml:space="preserve"> grade (marginal:</w:t>
        </w:r>
      </w:ins>
      <w:ins w:id="76" w:author="Nickelberry, Marshae" w:date="2026-01-15T19:15:00Z" w16du:dateUtc="2026-01-16T00:15:00Z">
        <w:r>
          <w:rPr>
            <w:rFonts w:ascii="Times New Roman" w:hAnsi="Times New Roman" w:cs="Times New Roman"/>
            <w:kern w:val="0"/>
          </w:rPr>
          <w:t xml:space="preserve"> X%, low: X%, very low: X%) </w:t>
        </w:r>
      </w:ins>
      <w:ins w:id="77" w:author="Nickelberry, Marshae" w:date="2026-01-15T19:16:00Z" w16du:dateUtc="2026-01-16T00:16:00Z">
        <w:r w:rsidR="000B66BD">
          <w:rPr>
            <w:rFonts w:ascii="Times New Roman" w:hAnsi="Times New Roman" w:cs="Times New Roman"/>
            <w:kern w:val="0"/>
          </w:rPr>
          <w:t xml:space="preserve">compared with </w:t>
        </w:r>
      </w:ins>
      <w:ins w:id="78" w:author="Nickelberry, Marshae" w:date="2026-01-15T19:17:00Z" w16du:dateUtc="2026-01-16T00:17:00Z">
        <w:r w:rsidR="000B66BD">
          <w:rPr>
            <w:rFonts w:ascii="Times New Roman" w:hAnsi="Times New Roman" w:cs="Times New Roman"/>
            <w:kern w:val="0"/>
          </w:rPr>
          <w:t>adults with high food security</w:t>
        </w:r>
      </w:ins>
      <w:ins w:id="79" w:author="Nickelberry, Marshae" w:date="2026-01-15T19:18:00Z" w16du:dateUtc="2026-01-16T00:18:00Z">
        <w:r w:rsidR="000B66BD">
          <w:rPr>
            <w:rFonts w:ascii="Times New Roman" w:hAnsi="Times New Roman" w:cs="Times New Roman"/>
            <w:kern w:val="0"/>
          </w:rPr>
          <w:t xml:space="preserve"> (</w:t>
        </w:r>
        <w:r w:rsidR="000B66BD">
          <w:rPr>
            <w:rFonts w:ascii="Times New Roman" w:hAnsi="Times New Roman" w:cs="Times New Roman"/>
            <w:kern w:val="0"/>
          </w:rPr>
          <w:t>19.7%</w:t>
        </w:r>
        <w:r w:rsidR="000B66BD">
          <w:rPr>
            <w:rFonts w:ascii="Times New Roman" w:hAnsi="Times New Roman" w:cs="Times New Roman"/>
            <w:kern w:val="0"/>
          </w:rPr>
          <w:t>)</w:t>
        </w:r>
      </w:ins>
      <w:ins w:id="80" w:author="Nickelberry, Marshae" w:date="2026-01-15T19:17:00Z" w16du:dateUtc="2026-01-16T00:17:00Z">
        <w:r w:rsidR="000B66BD">
          <w:rPr>
            <w:rFonts w:ascii="Times New Roman" w:hAnsi="Times New Roman" w:cs="Times New Roman"/>
            <w:kern w:val="0"/>
          </w:rPr>
          <w:t>. Similarly, adults with reduced food security were more likely to live in low- or near-poverty households compared with adults with high food s</w:t>
        </w:r>
      </w:ins>
      <w:ins w:id="81" w:author="Nickelberry, Marshae" w:date="2026-01-15T19:18:00Z" w16du:dateUtc="2026-01-16T00:18:00Z">
        <w:r w:rsidR="000B66BD">
          <w:rPr>
            <w:rFonts w:ascii="Times New Roman" w:hAnsi="Times New Roman" w:cs="Times New Roman"/>
            <w:kern w:val="0"/>
          </w:rPr>
          <w:t xml:space="preserve">ecurity. </w:t>
        </w:r>
      </w:ins>
      <w:del w:id="82" w:author="Nickelberry, Marshae" w:date="2026-01-15T18:53:00Z" w16du:dateUtc="2026-01-15T23:53:00Z">
        <w:r w:rsidR="00E730C4" w:rsidDel="00F324AA">
          <w:rPr>
            <w:rFonts w:ascii="Times New Roman" w:hAnsi="Times New Roman" w:cs="Times New Roman"/>
            <w:kern w:val="0"/>
          </w:rPr>
          <w:delText>proportions</w:delText>
        </w:r>
      </w:del>
      <w:del w:id="83" w:author="Nickelberry, Marshae" w:date="2026-01-15T18:51:00Z" w16du:dateUtc="2026-01-15T23:51:00Z">
        <w:r w:rsidR="00E730C4" w:rsidDel="00F324AA">
          <w:rPr>
            <w:rFonts w:ascii="Times New Roman" w:hAnsi="Times New Roman" w:cs="Times New Roman"/>
            <w:kern w:val="0"/>
          </w:rPr>
          <w:delText xml:space="preserve"> </w:delText>
        </w:r>
      </w:del>
      <w:del w:id="84" w:author="Nickelberry, Marshae" w:date="2026-01-15T18:53:00Z" w16du:dateUtc="2026-01-15T23:53:00Z">
        <w:r w:rsidR="00E730C4" w:rsidDel="00F324AA">
          <w:rPr>
            <w:rFonts w:ascii="Times New Roman" w:hAnsi="Times New Roman" w:cs="Times New Roman"/>
            <w:kern w:val="0"/>
          </w:rPr>
          <w:delText>of the Low</w:delText>
        </w:r>
        <w:r w:rsidR="001C1F7C" w:rsidDel="00F324AA">
          <w:rPr>
            <w:rFonts w:ascii="Times New Roman" w:hAnsi="Times New Roman" w:cs="Times New Roman"/>
            <w:kern w:val="0"/>
          </w:rPr>
          <w:delText xml:space="preserve"> (27.2%</w:delText>
        </w:r>
        <w:r w:rsidR="00531C17" w:rsidDel="00F324AA">
          <w:rPr>
            <w:rFonts w:ascii="Times New Roman" w:hAnsi="Times New Roman" w:cs="Times New Roman"/>
            <w:kern w:val="0"/>
          </w:rPr>
          <w:delText xml:space="preserve"> and 24.1%) and Very Low </w:delText>
        </w:r>
        <w:r w:rsidR="00AF77DE" w:rsidDel="00F324AA">
          <w:rPr>
            <w:rFonts w:ascii="Times New Roman" w:hAnsi="Times New Roman" w:cs="Times New Roman"/>
            <w:kern w:val="0"/>
          </w:rPr>
          <w:delText>(26.9% and 19/3%) food security</w:delText>
        </w:r>
        <w:r w:rsidR="00510B7C" w:rsidDel="00F324AA">
          <w:rPr>
            <w:rFonts w:ascii="Times New Roman" w:hAnsi="Times New Roman" w:cs="Times New Roman"/>
            <w:kern w:val="0"/>
          </w:rPr>
          <w:delText xml:space="preserve"> groups </w:delText>
        </w:r>
        <w:r w:rsidR="00CD7D7B" w:rsidDel="00F324AA">
          <w:rPr>
            <w:rFonts w:ascii="Times New Roman" w:hAnsi="Times New Roman" w:cs="Times New Roman"/>
            <w:kern w:val="0"/>
          </w:rPr>
          <w:delText xml:space="preserve">relative to how they are represented in full </w:delText>
        </w:r>
        <w:r w:rsidR="00F23CC3" w:rsidDel="00F324AA">
          <w:rPr>
            <w:rFonts w:ascii="Times New Roman" w:hAnsi="Times New Roman" w:cs="Times New Roman"/>
            <w:kern w:val="0"/>
          </w:rPr>
          <w:delText>study population.</w:delText>
        </w:r>
        <w:r w:rsidR="00CD7D7B" w:rsidDel="00F324AA">
          <w:rPr>
            <w:rFonts w:ascii="Times New Roman" w:hAnsi="Times New Roman" w:cs="Times New Roman"/>
            <w:kern w:val="0"/>
          </w:rPr>
          <w:delText xml:space="preserve"> </w:delText>
        </w:r>
      </w:del>
    </w:p>
    <w:p w14:paraId="0D24FC90" w14:textId="609B7476" w:rsidR="00704656" w:rsidDel="00971889" w:rsidRDefault="00704656" w:rsidP="000B66BD">
      <w:pPr>
        <w:autoSpaceDE w:val="0"/>
        <w:autoSpaceDN w:val="0"/>
        <w:adjustRightInd w:val="0"/>
        <w:rPr>
          <w:del w:id="85" w:author="Nickelberry, Marshae" w:date="2026-01-15T19:00:00Z" w16du:dateUtc="2026-01-16T00:00:00Z"/>
          <w:rFonts w:ascii="Times New Roman" w:hAnsi="Times New Roman" w:cs="Times New Roman"/>
          <w:kern w:val="0"/>
        </w:rPr>
        <w:pPrChange w:id="86" w:author="Nickelberry, Marshae" w:date="2026-01-15T19:18:00Z" w16du:dateUtc="2026-01-16T00:18:00Z">
          <w:pPr>
            <w:autoSpaceDE w:val="0"/>
            <w:autoSpaceDN w:val="0"/>
            <w:adjustRightInd w:val="0"/>
          </w:pPr>
        </w:pPrChange>
      </w:pPr>
    </w:p>
    <w:p w14:paraId="0EF3C176" w14:textId="58758802" w:rsidR="006D2310" w:rsidRDefault="00B376B8" w:rsidP="000B66BD">
      <w:pPr>
        <w:autoSpaceDE w:val="0"/>
        <w:autoSpaceDN w:val="0"/>
        <w:adjustRightInd w:val="0"/>
        <w:rPr>
          <w:ins w:id="87" w:author="Nickelberry, Marshae" w:date="2026-01-15T19:02:00Z" w16du:dateUtc="2026-01-16T00:02:00Z"/>
          <w:rFonts w:ascii="Times New Roman" w:hAnsi="Times New Roman" w:cs="Times New Roman"/>
          <w:kern w:val="0"/>
        </w:rPr>
      </w:pPr>
      <w:del w:id="88" w:author="Nickelberry, Marshae" w:date="2026-01-15T19:00:00Z" w16du:dateUtc="2026-01-16T00:00:00Z">
        <w:r w:rsidDel="00971889">
          <w:rPr>
            <w:rFonts w:ascii="Times New Roman" w:hAnsi="Times New Roman" w:cs="Times New Roman"/>
            <w:kern w:val="0"/>
          </w:rPr>
          <w:delText>Approximately</w:delText>
        </w:r>
        <w:r w:rsidR="007F06B9" w:rsidDel="00971889">
          <w:rPr>
            <w:rFonts w:ascii="Times New Roman" w:hAnsi="Times New Roman" w:cs="Times New Roman"/>
            <w:kern w:val="0"/>
          </w:rPr>
          <w:delText xml:space="preserve"> 52.9% of participants </w:delText>
        </w:r>
        <w:r w:rsidR="009249CE" w:rsidDel="00971889">
          <w:rPr>
            <w:rFonts w:ascii="Times New Roman" w:hAnsi="Times New Roman" w:cs="Times New Roman"/>
            <w:kern w:val="0"/>
          </w:rPr>
          <w:delText>had</w:delText>
        </w:r>
        <w:r w:rsidR="007D0FE6" w:rsidDel="00971889">
          <w:rPr>
            <w:rFonts w:ascii="Times New Roman" w:hAnsi="Times New Roman" w:cs="Times New Roman"/>
            <w:kern w:val="0"/>
          </w:rPr>
          <w:delText xml:space="preserve"> less than </w:delText>
        </w:r>
        <w:r w:rsidDel="00971889">
          <w:rPr>
            <w:rFonts w:ascii="Times New Roman" w:hAnsi="Times New Roman" w:cs="Times New Roman"/>
            <w:kern w:val="0"/>
          </w:rPr>
          <w:delText xml:space="preserve">a </w:delText>
        </w:r>
        <w:r w:rsidR="007D0FE6" w:rsidDel="00971889">
          <w:rPr>
            <w:rFonts w:ascii="Times New Roman" w:hAnsi="Times New Roman" w:cs="Times New Roman"/>
            <w:kern w:val="0"/>
          </w:rPr>
          <w:delText>9</w:delText>
        </w:r>
        <w:r w:rsidR="007D0FE6" w:rsidRPr="007D0FE6" w:rsidDel="00971889">
          <w:rPr>
            <w:rFonts w:ascii="Times New Roman" w:hAnsi="Times New Roman" w:cs="Times New Roman"/>
            <w:kern w:val="0"/>
            <w:vertAlign w:val="superscript"/>
          </w:rPr>
          <w:delText>th</w:delText>
        </w:r>
        <w:r w:rsidR="007D0FE6" w:rsidDel="00971889">
          <w:rPr>
            <w:rFonts w:ascii="Times New Roman" w:hAnsi="Times New Roman" w:cs="Times New Roman"/>
            <w:kern w:val="0"/>
          </w:rPr>
          <w:delText xml:space="preserve"> grade </w:delText>
        </w:r>
        <w:r w:rsidR="009249CE" w:rsidDel="00971889">
          <w:rPr>
            <w:rFonts w:ascii="Times New Roman" w:hAnsi="Times New Roman" w:cs="Times New Roman"/>
            <w:kern w:val="0"/>
          </w:rPr>
          <w:delText xml:space="preserve">education </w:delText>
        </w:r>
      </w:del>
      <w:del w:id="89" w:author="Nickelberry, Marshae" w:date="2026-01-15T19:01:00Z" w16du:dateUtc="2026-01-16T00:01:00Z">
        <w:r w:rsidR="007D0FE6" w:rsidDel="00971889">
          <w:rPr>
            <w:rFonts w:ascii="Times New Roman" w:hAnsi="Times New Roman" w:cs="Times New Roman"/>
            <w:kern w:val="0"/>
          </w:rPr>
          <w:delText xml:space="preserve">or </w:delText>
        </w:r>
        <w:r w:rsidR="00363AA2" w:rsidDel="00971889">
          <w:rPr>
            <w:rFonts w:ascii="Times New Roman" w:hAnsi="Times New Roman" w:cs="Times New Roman"/>
            <w:kern w:val="0"/>
          </w:rPr>
          <w:delText>a</w:delText>
        </w:r>
        <w:r w:rsidR="007D0FE6" w:rsidDel="00971889">
          <w:rPr>
            <w:rFonts w:ascii="Times New Roman" w:hAnsi="Times New Roman" w:cs="Times New Roman"/>
            <w:kern w:val="0"/>
          </w:rPr>
          <w:delText xml:space="preserve"> high school</w:delText>
        </w:r>
        <w:r w:rsidR="00941111" w:rsidDel="00971889">
          <w:rPr>
            <w:rFonts w:ascii="Times New Roman" w:hAnsi="Times New Roman" w:cs="Times New Roman"/>
            <w:kern w:val="0"/>
          </w:rPr>
          <w:delText xml:space="preserve"> </w:delText>
        </w:r>
        <w:r w:rsidR="009249CE" w:rsidDel="00971889">
          <w:rPr>
            <w:rFonts w:ascii="Times New Roman" w:hAnsi="Times New Roman" w:cs="Times New Roman"/>
            <w:kern w:val="0"/>
          </w:rPr>
          <w:delText>degree/</w:delText>
        </w:r>
        <w:r w:rsidR="00941111" w:rsidDel="00971889">
          <w:rPr>
            <w:rFonts w:ascii="Times New Roman" w:hAnsi="Times New Roman" w:cs="Times New Roman"/>
            <w:kern w:val="0"/>
          </w:rPr>
          <w:delText>equivalent</w:delText>
        </w:r>
        <w:r w:rsidR="0020186A" w:rsidDel="00971889">
          <w:rPr>
            <w:rFonts w:ascii="Times New Roman" w:hAnsi="Times New Roman" w:cs="Times New Roman"/>
            <w:kern w:val="0"/>
          </w:rPr>
          <w:delText>.</w:delText>
        </w:r>
        <w:r w:rsidR="004C75E0" w:rsidDel="00971889">
          <w:rPr>
            <w:rFonts w:ascii="Times New Roman" w:hAnsi="Times New Roman" w:cs="Times New Roman"/>
            <w:kern w:val="0"/>
          </w:rPr>
          <w:delText xml:space="preserve"> </w:delText>
        </w:r>
        <w:r w:rsidR="00B30ABC" w:rsidDel="00971889">
          <w:rPr>
            <w:rFonts w:ascii="Times New Roman" w:hAnsi="Times New Roman" w:cs="Times New Roman"/>
            <w:kern w:val="0"/>
          </w:rPr>
          <w:delText xml:space="preserve">Participants within the </w:delText>
        </w:r>
        <w:r w:rsidR="009B6D04" w:rsidDel="00971889">
          <w:rPr>
            <w:rFonts w:ascii="Times New Roman" w:hAnsi="Times New Roman" w:cs="Times New Roman"/>
            <w:kern w:val="0"/>
          </w:rPr>
          <w:delText>Low and Very Low food security group were more likely to have an educational attainment less than 9</w:delText>
        </w:r>
        <w:r w:rsidR="009B6D04" w:rsidRPr="009B6D04" w:rsidDel="00971889">
          <w:rPr>
            <w:rFonts w:ascii="Times New Roman" w:hAnsi="Times New Roman" w:cs="Times New Roman"/>
            <w:kern w:val="0"/>
            <w:vertAlign w:val="superscript"/>
          </w:rPr>
          <w:delText>th</w:delText>
        </w:r>
        <w:r w:rsidR="00B30ABC" w:rsidDel="00971889">
          <w:rPr>
            <w:rFonts w:ascii="Times New Roman" w:hAnsi="Times New Roman" w:cs="Times New Roman"/>
            <w:kern w:val="0"/>
          </w:rPr>
          <w:delText xml:space="preserve"> </w:delText>
        </w:r>
        <w:r w:rsidR="009B6D04" w:rsidDel="00971889">
          <w:rPr>
            <w:rFonts w:ascii="Times New Roman" w:hAnsi="Times New Roman" w:cs="Times New Roman"/>
            <w:kern w:val="0"/>
          </w:rPr>
          <w:delText>grade</w:delText>
        </w:r>
        <w:r w:rsidR="00C2015E" w:rsidDel="00971889">
          <w:rPr>
            <w:rFonts w:ascii="Times New Roman" w:hAnsi="Times New Roman" w:cs="Times New Roman"/>
            <w:kern w:val="0"/>
          </w:rPr>
          <w:delText xml:space="preserve"> (41.4% and 39.4%)</w:delText>
        </w:r>
        <w:r w:rsidR="009B6D04" w:rsidDel="00971889">
          <w:rPr>
            <w:rFonts w:ascii="Times New Roman" w:hAnsi="Times New Roman" w:cs="Times New Roman"/>
            <w:kern w:val="0"/>
          </w:rPr>
          <w:delText>, in comparison to the participants with high food security (19.7%).</w:delText>
        </w:r>
      </w:del>
      <w:del w:id="90" w:author="Nickelberry, Marshae" w:date="2026-01-15T19:18:00Z" w16du:dateUtc="2026-01-16T00:18:00Z">
        <w:r w:rsidR="009B6D04" w:rsidDel="000B66BD">
          <w:rPr>
            <w:rFonts w:ascii="Times New Roman" w:hAnsi="Times New Roman" w:cs="Times New Roman"/>
            <w:kern w:val="0"/>
          </w:rPr>
          <w:delText xml:space="preserve"> </w:delText>
        </w:r>
      </w:del>
      <w:del w:id="91" w:author="Nickelberry, Marshae" w:date="2026-01-15T19:02:00Z" w16du:dateUtc="2026-01-16T00:02:00Z">
        <w:r w:rsidR="002521CF" w:rsidRPr="00616452" w:rsidDel="00971889">
          <w:rPr>
            <w:rFonts w:ascii="Times New Roman" w:hAnsi="Times New Roman" w:cs="Times New Roman"/>
            <w:kern w:val="0"/>
          </w:rPr>
          <w:delText xml:space="preserve">For </w:delText>
        </w:r>
        <w:r w:rsidR="002521CF" w:rsidDel="00971889">
          <w:rPr>
            <w:rFonts w:ascii="Times New Roman" w:hAnsi="Times New Roman" w:cs="Times New Roman"/>
            <w:kern w:val="0"/>
          </w:rPr>
          <w:delText>poverty income ratio, nearly half of participants live in a low or near poverty household, accounting for 49.3%.</w:delText>
        </w:r>
        <w:r w:rsidR="006D2310" w:rsidRPr="00616452" w:rsidDel="00971889">
          <w:rPr>
            <w:rFonts w:ascii="Times New Roman" w:hAnsi="Times New Roman" w:cs="Times New Roman"/>
            <w:i/>
            <w:iCs/>
            <w:color w:val="000000" w:themeColor="text1"/>
            <w:sz w:val="28"/>
            <w:szCs w:val="28"/>
          </w:rPr>
          <w:br w:type="page"/>
        </w:r>
      </w:del>
    </w:p>
    <w:p w14:paraId="6D6A1244" w14:textId="77777777" w:rsidR="00971889" w:rsidRPr="00433391" w:rsidRDefault="00971889" w:rsidP="00971889">
      <w:pPr>
        <w:autoSpaceDE w:val="0"/>
        <w:autoSpaceDN w:val="0"/>
        <w:adjustRightInd w:val="0"/>
        <w:rPr>
          <w:rFonts w:ascii="Times New Roman" w:hAnsi="Times New Roman" w:cs="Times New Roman"/>
          <w:kern w:val="0"/>
        </w:rPr>
      </w:pPr>
    </w:p>
    <w:p w14:paraId="10F2E23A" w14:textId="53CF87E9" w:rsidR="00FB5BE4" w:rsidRPr="00616452" w:rsidRDefault="00FB5BE4" w:rsidP="006D2310">
      <w:pPr>
        <w:rPr>
          <w:rFonts w:ascii="Times New Roman" w:hAnsi="Times New Roman" w:cs="Times New Roman"/>
          <w:i/>
          <w:iCs/>
          <w:color w:val="000000" w:themeColor="text1"/>
          <w:sz w:val="28"/>
          <w:szCs w:val="28"/>
        </w:rPr>
      </w:pPr>
      <w:commentRangeStart w:id="92"/>
      <w:r w:rsidRPr="00616452">
        <w:rPr>
          <w:rFonts w:ascii="Times New Roman" w:hAnsi="Times New Roman" w:cs="Times New Roman"/>
          <w:b/>
          <w:bCs/>
          <w:color w:val="000000" w:themeColor="text1"/>
          <w:sz w:val="28"/>
          <w:szCs w:val="28"/>
        </w:rPr>
        <w:t>Tabl</w:t>
      </w:r>
      <w:r w:rsidR="00C43DAA" w:rsidRPr="00616452">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 xml:space="preserve"> 2: </w:t>
      </w:r>
      <w:commentRangeEnd w:id="92"/>
      <w:r w:rsidR="006D1988">
        <w:rPr>
          <w:rStyle w:val="CommentReference"/>
        </w:rPr>
        <w:commentReference w:id="92"/>
      </w:r>
      <w:r w:rsidR="00A0522D" w:rsidRPr="00616452">
        <w:rPr>
          <w:rFonts w:ascii="Times New Roman" w:hAnsi="Times New Roman" w:cs="Times New Roman"/>
          <w:b/>
          <w:bCs/>
          <w:color w:val="000000" w:themeColor="text1"/>
          <w:sz w:val="28"/>
          <w:szCs w:val="28"/>
        </w:rPr>
        <w:t>Detection Frequency and Distribution of</w:t>
      </w:r>
      <w:r w:rsidRPr="00616452">
        <w:rPr>
          <w:rFonts w:ascii="Times New Roman" w:hAnsi="Times New Roman" w:cs="Times New Roman"/>
          <w:b/>
          <w:bCs/>
          <w:color w:val="000000" w:themeColor="text1"/>
          <w:sz w:val="28"/>
          <w:szCs w:val="28"/>
        </w:rPr>
        <w:t xml:space="preserve"> </w:t>
      </w:r>
      <w:r w:rsidR="00A0522D" w:rsidRPr="00616452">
        <w:rPr>
          <w:rFonts w:ascii="Times New Roman" w:hAnsi="Times New Roman" w:cs="Times New Roman"/>
          <w:b/>
          <w:bCs/>
          <w:color w:val="000000" w:themeColor="text1"/>
          <w:sz w:val="28"/>
          <w:szCs w:val="28"/>
        </w:rPr>
        <w:t>Urinary Phenol Concentrations (ng/mL)</w:t>
      </w:r>
    </w:p>
    <w:p w14:paraId="2C12C8D8" w14:textId="77777777" w:rsidR="00EC37FD" w:rsidRPr="00616452"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616452" w14:paraId="201603B8" w14:textId="77777777" w:rsidTr="00A0522D">
        <w:trPr>
          <w:trHeight w:val="354"/>
          <w:jc w:val="center"/>
        </w:trPr>
        <w:tc>
          <w:tcPr>
            <w:tcW w:w="1698" w:type="pct"/>
            <w:shd w:val="clear" w:color="auto" w:fill="000000" w:themeFill="text1"/>
          </w:tcPr>
          <w:p w14:paraId="4C6F2556" w14:textId="77777777" w:rsidR="00FB5BE4" w:rsidRPr="00616452" w:rsidRDefault="00FB5BE4" w:rsidP="00C91568">
            <w:pP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25</w:t>
            </w:r>
            <w:r w:rsidRPr="00616452">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75</w:t>
            </w:r>
            <w:r w:rsidRPr="00616452">
              <w:rPr>
                <w:rFonts w:ascii="Times New Roman" w:hAnsi="Times New Roman" w:cs="Times New Roman"/>
                <w:b/>
                <w:bCs/>
                <w:color w:val="FFFFFF" w:themeColor="background1"/>
                <w:vertAlign w:val="superscript"/>
              </w:rPr>
              <w:t>th</w:t>
            </w:r>
          </w:p>
        </w:tc>
      </w:tr>
      <w:tr w:rsidR="00A0522D" w:rsidRPr="00616452" w14:paraId="1F2A6B41" w14:textId="77777777" w:rsidTr="00A0522D">
        <w:trPr>
          <w:trHeight w:val="354"/>
          <w:jc w:val="center"/>
        </w:trPr>
        <w:tc>
          <w:tcPr>
            <w:tcW w:w="1698" w:type="pct"/>
          </w:tcPr>
          <w:p w14:paraId="227C9817"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Bisphenol A</w:t>
            </w:r>
          </w:p>
          <w:p w14:paraId="07996FC1" w14:textId="43335602" w:rsidR="00A0522D" w:rsidRPr="00616452" w:rsidRDefault="00A0522D" w:rsidP="00A0522D">
            <w:pPr>
              <w:rPr>
                <w:rFonts w:ascii="Times New Roman" w:hAnsi="Times New Roman" w:cs="Times New Roman"/>
                <w:color w:val="000000" w:themeColor="text1"/>
              </w:rPr>
            </w:pPr>
          </w:p>
        </w:tc>
        <w:tc>
          <w:tcPr>
            <w:tcW w:w="889" w:type="pct"/>
          </w:tcPr>
          <w:p w14:paraId="246104A6" w14:textId="6FE49E0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BPA</w:t>
            </w:r>
          </w:p>
        </w:tc>
        <w:tc>
          <w:tcPr>
            <w:tcW w:w="608" w:type="pct"/>
            <w:vAlign w:val="center"/>
          </w:tcPr>
          <w:p w14:paraId="38FC1D5C" w14:textId="0C3702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92%</w:t>
            </w:r>
          </w:p>
        </w:tc>
        <w:tc>
          <w:tcPr>
            <w:tcW w:w="677" w:type="pct"/>
            <w:vAlign w:val="center"/>
          </w:tcPr>
          <w:p w14:paraId="3AFF3015" w14:textId="2949CE51"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0.69</w:t>
            </w:r>
          </w:p>
        </w:tc>
        <w:tc>
          <w:tcPr>
            <w:tcW w:w="677" w:type="pct"/>
            <w:vAlign w:val="center"/>
          </w:tcPr>
          <w:p w14:paraId="6AE4716A" w14:textId="2C4BA2E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1.52</w:t>
            </w:r>
          </w:p>
        </w:tc>
        <w:tc>
          <w:tcPr>
            <w:tcW w:w="452" w:type="pct"/>
            <w:vAlign w:val="center"/>
          </w:tcPr>
          <w:p w14:paraId="58DFDCE7" w14:textId="62D921D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3.10</w:t>
            </w:r>
          </w:p>
        </w:tc>
      </w:tr>
      <w:tr w:rsidR="00A0522D" w:rsidRPr="00616452" w14:paraId="4252C6A1" w14:textId="77777777" w:rsidTr="001E3BD3">
        <w:trPr>
          <w:trHeight w:val="684"/>
          <w:jc w:val="center"/>
        </w:trPr>
        <w:tc>
          <w:tcPr>
            <w:tcW w:w="1698" w:type="pct"/>
          </w:tcPr>
          <w:p w14:paraId="39614E37" w14:textId="2FDDF75C"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2-Hydroxy-4-metoxybenzophenone</w:t>
            </w:r>
          </w:p>
        </w:tc>
        <w:tc>
          <w:tcPr>
            <w:tcW w:w="889" w:type="pct"/>
          </w:tcPr>
          <w:p w14:paraId="65027742" w14:textId="51903F39"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Benzophenone-3</w:t>
            </w:r>
          </w:p>
        </w:tc>
        <w:tc>
          <w:tcPr>
            <w:tcW w:w="608" w:type="pct"/>
            <w:vAlign w:val="center"/>
          </w:tcPr>
          <w:p w14:paraId="2AA612AB" w14:textId="17997A1C"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96%</w:t>
            </w:r>
          </w:p>
        </w:tc>
        <w:tc>
          <w:tcPr>
            <w:tcW w:w="677" w:type="pct"/>
            <w:vAlign w:val="center"/>
          </w:tcPr>
          <w:p w14:paraId="4026EEFB" w14:textId="0F0BDA3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4.71</w:t>
            </w:r>
          </w:p>
        </w:tc>
        <w:tc>
          <w:tcPr>
            <w:tcW w:w="677" w:type="pct"/>
            <w:vAlign w:val="center"/>
          </w:tcPr>
          <w:p w14:paraId="30AAEA40" w14:textId="7F76331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21.05</w:t>
            </w:r>
          </w:p>
        </w:tc>
        <w:tc>
          <w:tcPr>
            <w:tcW w:w="452" w:type="pct"/>
            <w:vAlign w:val="center"/>
          </w:tcPr>
          <w:p w14:paraId="27E975A3" w14:textId="4ACC192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76.71</w:t>
            </w:r>
          </w:p>
        </w:tc>
      </w:tr>
      <w:tr w:rsidR="00A0522D" w:rsidRPr="00616452" w14:paraId="094FF2E4" w14:textId="77777777" w:rsidTr="00A0522D">
        <w:trPr>
          <w:trHeight w:val="738"/>
          <w:jc w:val="center"/>
        </w:trPr>
        <w:tc>
          <w:tcPr>
            <w:tcW w:w="1698" w:type="pct"/>
          </w:tcPr>
          <w:p w14:paraId="41AF28B5"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2,4,4’-Trichloro-2’-hydroxyphenyl ether</w:t>
            </w:r>
          </w:p>
          <w:p w14:paraId="7C9AF536" w14:textId="0E48456A" w:rsidR="00A0522D" w:rsidRPr="00616452" w:rsidRDefault="00A0522D" w:rsidP="00A0522D">
            <w:pPr>
              <w:rPr>
                <w:rFonts w:ascii="Times New Roman" w:hAnsi="Times New Roman" w:cs="Times New Roman"/>
                <w:color w:val="000000" w:themeColor="text1"/>
              </w:rPr>
            </w:pPr>
          </w:p>
        </w:tc>
        <w:tc>
          <w:tcPr>
            <w:tcW w:w="889" w:type="pct"/>
          </w:tcPr>
          <w:p w14:paraId="5FBE19F1" w14:textId="5F8DE37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Triclosan</w:t>
            </w:r>
          </w:p>
        </w:tc>
        <w:tc>
          <w:tcPr>
            <w:tcW w:w="608" w:type="pct"/>
            <w:vAlign w:val="center"/>
          </w:tcPr>
          <w:p w14:paraId="1AF62006" w14:textId="4DF0D7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75%</w:t>
            </w:r>
          </w:p>
        </w:tc>
        <w:tc>
          <w:tcPr>
            <w:tcW w:w="677" w:type="pct"/>
            <w:vAlign w:val="center"/>
          </w:tcPr>
          <w:p w14:paraId="6F37481D" w14:textId="3754E03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1.80</w:t>
            </w:r>
          </w:p>
        </w:tc>
        <w:tc>
          <w:tcPr>
            <w:tcW w:w="677" w:type="pct"/>
            <w:vAlign w:val="center"/>
          </w:tcPr>
          <w:p w14:paraId="36D67ABE" w14:textId="1B501A72"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12.22</w:t>
            </w:r>
          </w:p>
        </w:tc>
        <w:tc>
          <w:tcPr>
            <w:tcW w:w="452" w:type="pct"/>
            <w:vAlign w:val="center"/>
          </w:tcPr>
          <w:p w14:paraId="5D2FAEC0" w14:textId="3A25BD17"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49.40</w:t>
            </w:r>
          </w:p>
        </w:tc>
      </w:tr>
      <w:tr w:rsidR="00A0522D" w:rsidRPr="00616452" w14:paraId="5FD768B9" w14:textId="77777777" w:rsidTr="00A0522D">
        <w:trPr>
          <w:trHeight w:val="354"/>
          <w:jc w:val="center"/>
        </w:trPr>
        <w:tc>
          <w:tcPr>
            <w:tcW w:w="1698" w:type="pct"/>
          </w:tcPr>
          <w:p w14:paraId="5548D252"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Ethyl paraben</w:t>
            </w:r>
          </w:p>
          <w:p w14:paraId="5B25C0F6" w14:textId="19B7FA2E" w:rsidR="00A0522D" w:rsidRPr="00616452" w:rsidRDefault="00A0522D" w:rsidP="00A0522D">
            <w:pPr>
              <w:rPr>
                <w:rFonts w:ascii="Times New Roman" w:hAnsi="Times New Roman" w:cs="Times New Roman"/>
                <w:color w:val="000000" w:themeColor="text1"/>
              </w:rPr>
            </w:pPr>
          </w:p>
        </w:tc>
        <w:tc>
          <w:tcPr>
            <w:tcW w:w="889" w:type="pct"/>
          </w:tcPr>
          <w:p w14:paraId="526876AE" w14:textId="67DFB1A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EPB</w:t>
            </w:r>
          </w:p>
        </w:tc>
        <w:tc>
          <w:tcPr>
            <w:tcW w:w="608" w:type="pct"/>
            <w:vAlign w:val="center"/>
          </w:tcPr>
          <w:p w14:paraId="0C9DDED6" w14:textId="59FD814A"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50%</w:t>
            </w:r>
          </w:p>
        </w:tc>
        <w:tc>
          <w:tcPr>
            <w:tcW w:w="677" w:type="pct"/>
            <w:vAlign w:val="center"/>
          </w:tcPr>
          <w:p w14:paraId="1F7A6141" w14:textId="4758D4A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0.71</w:t>
            </w:r>
          </w:p>
        </w:tc>
        <w:tc>
          <w:tcPr>
            <w:tcW w:w="677" w:type="pct"/>
            <w:vAlign w:val="center"/>
          </w:tcPr>
          <w:p w14:paraId="34F1C638" w14:textId="5F81639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2.51</w:t>
            </w:r>
          </w:p>
        </w:tc>
        <w:tc>
          <w:tcPr>
            <w:tcW w:w="452" w:type="pct"/>
            <w:vAlign w:val="center"/>
          </w:tcPr>
          <w:p w14:paraId="3A4E1063" w14:textId="6083E714"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6.70</w:t>
            </w:r>
          </w:p>
        </w:tc>
      </w:tr>
      <w:tr w:rsidR="00A0522D" w:rsidRPr="00616452" w14:paraId="4D322EFD" w14:textId="77777777" w:rsidTr="00A0522D">
        <w:trPr>
          <w:trHeight w:val="531"/>
          <w:jc w:val="center"/>
        </w:trPr>
        <w:tc>
          <w:tcPr>
            <w:tcW w:w="1698" w:type="pct"/>
          </w:tcPr>
          <w:p w14:paraId="65D97B57" w14:textId="59E9CFF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Methyl paraben</w:t>
            </w:r>
          </w:p>
        </w:tc>
        <w:tc>
          <w:tcPr>
            <w:tcW w:w="889" w:type="pct"/>
          </w:tcPr>
          <w:p w14:paraId="635D954A" w14:textId="32B9131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MPB</w:t>
            </w:r>
          </w:p>
        </w:tc>
        <w:tc>
          <w:tcPr>
            <w:tcW w:w="608" w:type="pct"/>
            <w:vAlign w:val="center"/>
          </w:tcPr>
          <w:p w14:paraId="18352C2D" w14:textId="0F88867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99%</w:t>
            </w:r>
          </w:p>
        </w:tc>
        <w:tc>
          <w:tcPr>
            <w:tcW w:w="677" w:type="pct"/>
            <w:vAlign w:val="center"/>
          </w:tcPr>
          <w:p w14:paraId="4AEC6A3A" w14:textId="3512A5C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13.33</w:t>
            </w:r>
          </w:p>
        </w:tc>
        <w:tc>
          <w:tcPr>
            <w:tcW w:w="677" w:type="pct"/>
            <w:vAlign w:val="center"/>
          </w:tcPr>
          <w:p w14:paraId="6AB40F88" w14:textId="7473855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51.21</w:t>
            </w:r>
          </w:p>
        </w:tc>
        <w:tc>
          <w:tcPr>
            <w:tcW w:w="452" w:type="pct"/>
            <w:vAlign w:val="center"/>
          </w:tcPr>
          <w:p w14:paraId="18C4B3CB" w14:textId="4ED032B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192.50</w:t>
            </w:r>
          </w:p>
        </w:tc>
      </w:tr>
      <w:tr w:rsidR="00A0522D" w:rsidRPr="00616452" w14:paraId="69525A17" w14:textId="77777777" w:rsidTr="00A0522D">
        <w:trPr>
          <w:trHeight w:val="423"/>
          <w:jc w:val="center"/>
        </w:trPr>
        <w:tc>
          <w:tcPr>
            <w:tcW w:w="1698" w:type="pct"/>
          </w:tcPr>
          <w:p w14:paraId="19417B40" w14:textId="3F1D4BFB"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Propyl paraben</w:t>
            </w:r>
          </w:p>
        </w:tc>
        <w:tc>
          <w:tcPr>
            <w:tcW w:w="889" w:type="pct"/>
          </w:tcPr>
          <w:p w14:paraId="002209D7" w14:textId="407E33F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PPB</w:t>
            </w:r>
          </w:p>
        </w:tc>
        <w:tc>
          <w:tcPr>
            <w:tcW w:w="608" w:type="pct"/>
            <w:vAlign w:val="center"/>
          </w:tcPr>
          <w:p w14:paraId="34E02A70" w14:textId="7B17842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95%</w:t>
            </w:r>
          </w:p>
        </w:tc>
        <w:tc>
          <w:tcPr>
            <w:tcW w:w="677" w:type="pct"/>
            <w:vAlign w:val="center"/>
          </w:tcPr>
          <w:p w14:paraId="16C8E069" w14:textId="77561C0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1.11</w:t>
            </w:r>
          </w:p>
        </w:tc>
        <w:tc>
          <w:tcPr>
            <w:tcW w:w="677" w:type="pct"/>
            <w:vAlign w:val="center"/>
          </w:tcPr>
          <w:p w14:paraId="3355D637" w14:textId="6CFFC60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6.72</w:t>
            </w:r>
          </w:p>
        </w:tc>
        <w:tc>
          <w:tcPr>
            <w:tcW w:w="452" w:type="pct"/>
            <w:vAlign w:val="center"/>
          </w:tcPr>
          <w:p w14:paraId="7F07CD0D" w14:textId="42EDB86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40.90</w:t>
            </w:r>
          </w:p>
        </w:tc>
      </w:tr>
    </w:tbl>
    <w:p w14:paraId="5A9B248E" w14:textId="2850E480" w:rsidR="00FB5BE4" w:rsidRPr="00616452" w:rsidRDefault="00C91568" w:rsidP="0086625A">
      <w:pPr>
        <w:pStyle w:val="ListParagraph"/>
        <w:numPr>
          <w:ilvl w:val="0"/>
          <w:numId w:val="3"/>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w:t>
      </w:r>
      <w:r w:rsidR="0086625A" w:rsidRPr="00616452">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616452">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616452" w:rsidRDefault="005808B0" w:rsidP="00C91568">
      <w:pPr>
        <w:rPr>
          <w:rFonts w:ascii="Times New Roman" w:hAnsi="Times New Roman" w:cs="Times New Roman"/>
          <w:color w:val="000000" w:themeColor="text1"/>
        </w:rPr>
      </w:pPr>
    </w:p>
    <w:p w14:paraId="3BEE99C3" w14:textId="4F261A74" w:rsidR="00FE1157" w:rsidRPr="00616452" w:rsidRDefault="00FE1157" w:rsidP="001E7A33">
      <w:pPr>
        <w:rPr>
          <w:rFonts w:ascii="Times New Roman" w:hAnsi="Times New Roman" w:cs="Times New Roman"/>
          <w:i/>
          <w:iCs/>
          <w:color w:val="000000" w:themeColor="text1"/>
        </w:rPr>
      </w:pPr>
      <w:commentRangeStart w:id="93"/>
      <w:r w:rsidRPr="00616452">
        <w:rPr>
          <w:rFonts w:ascii="Times New Roman" w:hAnsi="Times New Roman" w:cs="Times New Roman"/>
          <w:i/>
          <w:iCs/>
          <w:color w:val="000000" w:themeColor="text1"/>
        </w:rPr>
        <w:t>Detection Frequency and Distribution</w:t>
      </w:r>
      <w:commentRangeEnd w:id="93"/>
      <w:r w:rsidR="004468CF">
        <w:rPr>
          <w:rStyle w:val="CommentReference"/>
        </w:rPr>
        <w:commentReference w:id="93"/>
      </w:r>
    </w:p>
    <w:p w14:paraId="1C585665" w14:textId="758632D1" w:rsidR="00971889" w:rsidRPr="001C2628" w:rsidRDefault="00971889" w:rsidP="00971889">
      <w:pPr>
        <w:ind w:firstLine="720"/>
        <w:rPr>
          <w:rFonts w:ascii="Times New Roman" w:hAnsi="Times New Roman" w:cs="Times New Roman"/>
          <w:kern w:val="0"/>
        </w:rPr>
      </w:pPr>
      <w:r w:rsidRPr="000B66BD">
        <w:rPr>
          <w:rFonts w:ascii="Times New Roman" w:hAnsi="Times New Roman" w:cs="Times New Roman"/>
          <w:strike/>
          <w:kern w:val="0"/>
          <w:rPrChange w:id="94" w:author="Nickelberry, Marshae" w:date="2026-01-15T19:18:00Z" w16du:dateUtc="2026-01-16T00:18:00Z">
            <w:rPr>
              <w:rFonts w:ascii="Times New Roman" w:hAnsi="Times New Roman" w:cs="Times New Roman"/>
              <w:kern w:val="0"/>
            </w:rPr>
          </w:rPrChange>
        </w:rPr>
        <w:t xml:space="preserve">Tabe 2 shows the detection frequencies and distribution of the six urinary phenol </w:t>
      </w:r>
      <w:commentRangeStart w:id="95"/>
      <w:r w:rsidRPr="000B66BD">
        <w:rPr>
          <w:rFonts w:ascii="Times New Roman" w:hAnsi="Times New Roman" w:cs="Times New Roman"/>
          <w:strike/>
          <w:kern w:val="0"/>
          <w:rPrChange w:id="96" w:author="Nickelberry, Marshae" w:date="2026-01-15T19:18:00Z" w16du:dateUtc="2026-01-16T00:18:00Z">
            <w:rPr>
              <w:rFonts w:ascii="Times New Roman" w:hAnsi="Times New Roman" w:cs="Times New Roman"/>
              <w:kern w:val="0"/>
            </w:rPr>
          </w:rPrChange>
        </w:rPr>
        <w:t>metabolites</w:t>
      </w:r>
      <w:commentRangeEnd w:id="95"/>
      <w:r w:rsidR="006A3261">
        <w:rPr>
          <w:rStyle w:val="CommentReference"/>
        </w:rPr>
        <w:commentReference w:id="95"/>
      </w:r>
      <w:r w:rsidRPr="001C2628">
        <w:rPr>
          <w:rFonts w:ascii="Times New Roman" w:hAnsi="Times New Roman" w:cs="Times New Roman"/>
          <w:kern w:val="0"/>
        </w:rPr>
        <w:t xml:space="preserve">. </w:t>
      </w:r>
      <w:ins w:id="97" w:author="Nickelberry, Marshae" w:date="2026-01-15T19:21:00Z" w16du:dateUtc="2026-01-16T00:21:00Z">
        <w:r w:rsidR="000B66BD">
          <w:rPr>
            <w:rFonts w:ascii="Times New Roman" w:hAnsi="Times New Roman" w:cs="Times New Roman"/>
            <w:kern w:val="0"/>
          </w:rPr>
          <w:t xml:space="preserve">Most urinary </w:t>
        </w:r>
      </w:ins>
      <w:del w:id="98" w:author="Nickelberry, Marshae" w:date="2026-01-15T19:21:00Z" w16du:dateUtc="2026-01-16T00:21:00Z">
        <w:r w:rsidRPr="001C2628" w:rsidDel="000B66BD">
          <w:rPr>
            <w:rFonts w:ascii="Times New Roman" w:hAnsi="Times New Roman" w:cs="Times New Roman"/>
            <w:kern w:val="0"/>
          </w:rPr>
          <w:delText xml:space="preserve">Most of the urinary </w:delText>
        </w:r>
      </w:del>
      <w:r w:rsidRPr="001C2628">
        <w:rPr>
          <w:rFonts w:ascii="Times New Roman" w:hAnsi="Times New Roman" w:cs="Times New Roman"/>
          <w:kern w:val="0"/>
        </w:rPr>
        <w:t xml:space="preserve">phenol metabolite concentrations </w:t>
      </w:r>
      <w:del w:id="99" w:author="Nickelberry, Marshae" w:date="2026-01-15T19:21:00Z" w16du:dateUtc="2026-01-16T00:21:00Z">
        <w:r w:rsidRPr="001C2628" w:rsidDel="000B66BD">
          <w:rPr>
            <w:rFonts w:ascii="Times New Roman" w:hAnsi="Times New Roman" w:cs="Times New Roman"/>
            <w:kern w:val="0"/>
          </w:rPr>
          <w:delText>were</w:delText>
        </w:r>
      </w:del>
      <w:ins w:id="100" w:author="Nickelberry, Marshae" w:date="2026-01-15T19:22:00Z" w16du:dateUtc="2026-01-16T00:22:00Z">
        <w:r w:rsidR="000B66BD">
          <w:rPr>
            <w:rFonts w:ascii="Times New Roman" w:hAnsi="Times New Roman" w:cs="Times New Roman"/>
            <w:kern w:val="0"/>
          </w:rPr>
          <w:t xml:space="preserve">had detection frequencies 90% of higher with the </w:t>
        </w:r>
      </w:ins>
      <w:del w:id="101" w:author="Nickelberry, Marshae" w:date="2026-01-15T19:22:00Z" w16du:dateUtc="2026-01-16T00:22:00Z">
        <w:r w:rsidRPr="001C2628" w:rsidDel="000B66BD">
          <w:rPr>
            <w:rFonts w:ascii="Times New Roman" w:hAnsi="Times New Roman" w:cs="Times New Roman"/>
            <w:kern w:val="0"/>
          </w:rPr>
          <w:delText xml:space="preserve"> </w:delText>
        </w:r>
      </w:del>
      <w:del w:id="102" w:author="Nickelberry, Marshae" w:date="2026-01-15T19:21:00Z" w16du:dateUtc="2026-01-16T00:21:00Z">
        <w:r w:rsidRPr="001C2628" w:rsidDel="000B66BD">
          <w:rPr>
            <w:rFonts w:ascii="Times New Roman" w:hAnsi="Times New Roman" w:cs="Times New Roman"/>
            <w:kern w:val="0"/>
          </w:rPr>
          <w:delText xml:space="preserve">above </w:delText>
        </w:r>
      </w:del>
      <w:del w:id="103" w:author="Nickelberry, Marshae" w:date="2026-01-15T19:22:00Z" w16du:dateUtc="2026-01-16T00:22:00Z">
        <w:r w:rsidRPr="001C2628" w:rsidDel="000B66BD">
          <w:rPr>
            <w:rFonts w:ascii="Times New Roman" w:hAnsi="Times New Roman" w:cs="Times New Roman"/>
            <w:kern w:val="0"/>
          </w:rPr>
          <w:delText xml:space="preserve">90% limit of detection with the </w:delText>
        </w:r>
      </w:del>
      <w:r w:rsidRPr="001C2628">
        <w:rPr>
          <w:rFonts w:ascii="Times New Roman" w:hAnsi="Times New Roman" w:cs="Times New Roman"/>
          <w:kern w:val="0"/>
        </w:rPr>
        <w:t>exception of</w:t>
      </w:r>
      <w:ins w:id="104" w:author="Nickelberry, Marshae" w:date="2026-01-15T19:22:00Z" w16du:dateUtc="2026-01-16T00:22:00Z">
        <w:r w:rsidR="000B66BD">
          <w:rPr>
            <w:rFonts w:ascii="Times New Roman" w:hAnsi="Times New Roman" w:cs="Times New Roman"/>
            <w:kern w:val="0"/>
          </w:rPr>
          <w:t xml:space="preserve"> </w:t>
        </w:r>
      </w:ins>
      <w:del w:id="105" w:author="Nickelberry, Marshae" w:date="2026-01-15T19:22:00Z" w16du:dateUtc="2026-01-16T00:22:00Z">
        <w:r w:rsidRPr="001C2628" w:rsidDel="000B66BD">
          <w:rPr>
            <w:rFonts w:ascii="Times New Roman" w:hAnsi="Times New Roman" w:cs="Times New Roman"/>
            <w:kern w:val="0"/>
          </w:rPr>
          <w:delText xml:space="preserve">, </w:delText>
        </w:r>
      </w:del>
      <w:r w:rsidRPr="001C2628">
        <w:rPr>
          <w:rFonts w:ascii="Times New Roman" w:hAnsi="Times New Roman" w:cs="Times New Roman"/>
          <w:kern w:val="0"/>
        </w:rPr>
        <w:t xml:space="preserve">ethyl paraben (50%) and </w:t>
      </w:r>
      <w:ins w:id="106" w:author="Nickelberry, Marshae" w:date="2026-01-15T19:22:00Z" w16du:dateUtc="2026-01-16T00:22:00Z">
        <w:r w:rsidR="000B66BD">
          <w:rPr>
            <w:rFonts w:ascii="Times New Roman" w:hAnsi="Times New Roman" w:cs="Times New Roman"/>
            <w:kern w:val="0"/>
          </w:rPr>
          <w:t>t</w:t>
        </w:r>
      </w:ins>
      <w:del w:id="107" w:author="Nickelberry, Marshae" w:date="2026-01-15T19:22:00Z" w16du:dateUtc="2026-01-16T00:22:00Z">
        <w:r w:rsidRPr="001C2628" w:rsidDel="000B66BD">
          <w:rPr>
            <w:rFonts w:ascii="Times New Roman" w:hAnsi="Times New Roman" w:cs="Times New Roman"/>
            <w:kern w:val="0"/>
          </w:rPr>
          <w:delText>T</w:delText>
        </w:r>
      </w:del>
      <w:r w:rsidRPr="001C2628">
        <w:rPr>
          <w:rFonts w:ascii="Times New Roman" w:hAnsi="Times New Roman" w:cs="Times New Roman"/>
          <w:kern w:val="0"/>
        </w:rPr>
        <w:t xml:space="preserve">riclosan (75%). Methyl paraben had the highest geometric mean of 51.21 ng/mL, while Bisphenol A </w:t>
      </w:r>
      <w:del w:id="108" w:author="Nickelberry, Marshae" w:date="2026-01-15T19:22:00Z" w16du:dateUtc="2026-01-16T00:22:00Z">
        <w:r w:rsidRPr="001C2628" w:rsidDel="000B66BD">
          <w:rPr>
            <w:rFonts w:ascii="Times New Roman" w:hAnsi="Times New Roman" w:cs="Times New Roman"/>
            <w:kern w:val="0"/>
          </w:rPr>
          <w:delText>had the</w:delText>
        </w:r>
      </w:del>
      <w:ins w:id="109" w:author="Nickelberry, Marshae" w:date="2026-01-15T19:22:00Z" w16du:dateUtc="2026-01-16T00:22:00Z">
        <w:r w:rsidR="000B66BD">
          <w:rPr>
            <w:rFonts w:ascii="Times New Roman" w:hAnsi="Times New Roman" w:cs="Times New Roman"/>
            <w:kern w:val="0"/>
          </w:rPr>
          <w:t>was the</w:t>
        </w:r>
      </w:ins>
      <w:r w:rsidRPr="001C2628">
        <w:rPr>
          <w:rFonts w:ascii="Times New Roman" w:hAnsi="Times New Roman" w:cs="Times New Roman"/>
          <w:kern w:val="0"/>
        </w:rPr>
        <w:t xml:space="preserve"> lowest</w:t>
      </w:r>
      <w:ins w:id="110" w:author="Nickelberry, Marshae" w:date="2026-01-15T19:22:00Z" w16du:dateUtc="2026-01-16T00:22:00Z">
        <w:r w:rsidR="000B66BD">
          <w:rPr>
            <w:rFonts w:ascii="Times New Roman" w:hAnsi="Times New Roman" w:cs="Times New Roman"/>
            <w:kern w:val="0"/>
          </w:rPr>
          <w:t xml:space="preserve"> (</w:t>
        </w:r>
      </w:ins>
      <w:del w:id="111" w:author="Nickelberry, Marshae" w:date="2026-01-15T19:22:00Z" w16du:dateUtc="2026-01-16T00:22:00Z">
        <w:r w:rsidRPr="001C2628" w:rsidDel="000B66BD">
          <w:rPr>
            <w:rFonts w:ascii="Times New Roman" w:hAnsi="Times New Roman" w:cs="Times New Roman"/>
            <w:kern w:val="0"/>
          </w:rPr>
          <w:delText xml:space="preserve"> </w:delText>
        </w:r>
      </w:del>
      <w:r w:rsidRPr="001C2628">
        <w:rPr>
          <w:rFonts w:ascii="Times New Roman" w:hAnsi="Times New Roman" w:cs="Times New Roman"/>
          <w:kern w:val="0"/>
        </w:rPr>
        <w:t>geometric mean of 1.52 ng/mL</w:t>
      </w:r>
      <w:ins w:id="112" w:author="Nickelberry, Marshae" w:date="2026-01-15T19:22:00Z" w16du:dateUtc="2026-01-16T00:22:00Z">
        <w:r w:rsidR="000B66BD">
          <w:rPr>
            <w:rFonts w:ascii="Times New Roman" w:hAnsi="Times New Roman" w:cs="Times New Roman"/>
            <w:kern w:val="0"/>
          </w:rPr>
          <w:t>)</w:t>
        </w:r>
      </w:ins>
      <w:r w:rsidRPr="001C2628">
        <w:rPr>
          <w:rFonts w:ascii="Times New Roman" w:hAnsi="Times New Roman" w:cs="Times New Roman"/>
          <w:kern w:val="0"/>
        </w:rPr>
        <w:t xml:space="preserve">. </w:t>
      </w:r>
      <w:ins w:id="113" w:author="Nickelberry, Marshae" w:date="2026-01-15T19:23:00Z" w16du:dateUtc="2026-01-16T00:23:00Z">
        <w:r w:rsidR="000B66BD">
          <w:rPr>
            <w:rFonts w:ascii="Times New Roman" w:hAnsi="Times New Roman" w:cs="Times New Roman"/>
            <w:kern w:val="0"/>
          </w:rPr>
          <w:t xml:space="preserve">All phenols were positively correlated, with modest correlations between </w:t>
        </w:r>
      </w:ins>
      <w:del w:id="114" w:author="Nickelberry, Marshae" w:date="2026-01-15T19:23:00Z" w16du:dateUtc="2026-01-16T00:23:00Z">
        <w:r w:rsidRPr="001C2628" w:rsidDel="000B66BD">
          <w:rPr>
            <w:rFonts w:ascii="Times New Roman" w:hAnsi="Times New Roman" w:cs="Times New Roman"/>
            <w:kern w:val="0"/>
          </w:rPr>
          <w:delText xml:space="preserve">Marginally strong correlations of parabens were exhibited (e.g. </w:delText>
        </w:r>
      </w:del>
      <w:r w:rsidRPr="001C2628">
        <w:rPr>
          <w:rFonts w:ascii="Times New Roman" w:hAnsi="Times New Roman" w:cs="Times New Roman"/>
          <w:color w:val="000000" w:themeColor="text1"/>
        </w:rPr>
        <w:t>methyl</w:t>
      </w:r>
      <w:ins w:id="115" w:author="Nickelberry, Marshae" w:date="2026-01-15T19:23:00Z" w16du:dateUtc="2026-01-16T00:23:00Z">
        <w:r w:rsidR="000B66BD">
          <w:rPr>
            <w:rFonts w:ascii="Times New Roman" w:hAnsi="Times New Roman" w:cs="Times New Roman"/>
            <w:color w:val="000000" w:themeColor="text1"/>
          </w:rPr>
          <w:t xml:space="preserve"> paraben</w:t>
        </w:r>
      </w:ins>
      <w:r w:rsidRPr="001C2628">
        <w:rPr>
          <w:rFonts w:ascii="Times New Roman" w:hAnsi="Times New Roman" w:cs="Times New Roman"/>
          <w:color w:val="000000" w:themeColor="text1"/>
        </w:rPr>
        <w:t xml:space="preserve"> and propyl</w:t>
      </w:r>
      <w:ins w:id="116" w:author="Nickelberry, Marshae" w:date="2026-01-15T19:23:00Z" w16du:dateUtc="2026-01-16T00:23:00Z">
        <w:r w:rsidR="000B66BD">
          <w:rPr>
            <w:rFonts w:ascii="Times New Roman" w:hAnsi="Times New Roman" w:cs="Times New Roman"/>
            <w:color w:val="000000" w:themeColor="text1"/>
          </w:rPr>
          <w:t xml:space="preserve"> paraben</w:t>
        </w:r>
      </w:ins>
      <w:r w:rsidRPr="001C2628">
        <w:rPr>
          <w:rFonts w:ascii="Times New Roman" w:hAnsi="Times New Roman" w:cs="Times New Roman"/>
          <w:color w:val="000000" w:themeColor="text1"/>
        </w:rPr>
        <w:t xml:space="preserve"> (</w:t>
      </w:r>
      <w:r w:rsidRPr="001C2628">
        <w:rPr>
          <w:rFonts w:ascii="Times New Roman" w:hAnsi="Times New Roman" w:cs="Times New Roman"/>
          <w:kern w:val="0"/>
        </w:rPr>
        <w:t xml:space="preserve">Spearman </w:t>
      </w:r>
      <w:r w:rsidRPr="001C2628">
        <w:rPr>
          <w:rFonts w:ascii="Times New Roman" w:hAnsi="Times New Roman" w:cs="Times New Roman"/>
          <w:color w:val="000000" w:themeColor="text1"/>
        </w:rPr>
        <w:t>ρ= 0.82). (Supplemental Figure 2).</w:t>
      </w:r>
    </w:p>
    <w:p w14:paraId="03F71A9D" w14:textId="77777777" w:rsidR="00971889" w:rsidRPr="001C2628" w:rsidRDefault="00971889" w:rsidP="00971889">
      <w:pPr>
        <w:rPr>
          <w:rFonts w:ascii="Times New Roman" w:hAnsi="Times New Roman" w:cs="Times New Roman"/>
        </w:rPr>
      </w:pPr>
    </w:p>
    <w:p w14:paraId="39C4BC2C" w14:textId="77777777" w:rsidR="00971889" w:rsidRPr="001C2628" w:rsidRDefault="00971889" w:rsidP="00971889">
      <w:pPr>
        <w:jc w:val="center"/>
        <w:rPr>
          <w:rFonts w:ascii="Times New Roman" w:hAnsi="Times New Roman" w:cs="Times New Roman"/>
          <w:b/>
          <w:bCs/>
          <w:color w:val="000000" w:themeColor="text1"/>
          <w:sz w:val="28"/>
          <w:szCs w:val="28"/>
        </w:rPr>
      </w:pPr>
    </w:p>
    <w:p w14:paraId="4B73B43B" w14:textId="77777777" w:rsidR="00971889" w:rsidRPr="001C2628" w:rsidRDefault="00971889" w:rsidP="00971889">
      <w:pPr>
        <w:jc w:val="center"/>
        <w:rPr>
          <w:rFonts w:ascii="Times New Roman" w:hAnsi="Times New Roman" w:cs="Times New Roman"/>
          <w:b/>
          <w:bCs/>
          <w:color w:val="000000" w:themeColor="text1"/>
          <w:sz w:val="28"/>
          <w:szCs w:val="28"/>
        </w:rPr>
      </w:pPr>
    </w:p>
    <w:p w14:paraId="30D629E1" w14:textId="77777777" w:rsidR="00971889" w:rsidRPr="001C2628" w:rsidRDefault="00971889" w:rsidP="00971889">
      <w:pPr>
        <w:jc w:val="center"/>
        <w:rPr>
          <w:rFonts w:ascii="Times New Roman" w:hAnsi="Times New Roman" w:cs="Times New Roman"/>
          <w:b/>
          <w:bCs/>
          <w:color w:val="000000" w:themeColor="text1"/>
          <w:sz w:val="28"/>
          <w:szCs w:val="28"/>
        </w:rPr>
      </w:pPr>
    </w:p>
    <w:p w14:paraId="50820B10" w14:textId="77777777" w:rsidR="005808B0" w:rsidRPr="00616452" w:rsidRDefault="005808B0" w:rsidP="00E30C5D">
      <w:pPr>
        <w:jc w:val="center"/>
        <w:rPr>
          <w:rFonts w:ascii="Times New Roman" w:hAnsi="Times New Roman" w:cs="Times New Roman"/>
          <w:b/>
          <w:bCs/>
          <w:color w:val="000000" w:themeColor="text1"/>
          <w:sz w:val="28"/>
          <w:szCs w:val="28"/>
        </w:rPr>
      </w:pPr>
    </w:p>
    <w:p w14:paraId="229C2350" w14:textId="77777777" w:rsidR="005808B0" w:rsidRPr="00616452" w:rsidRDefault="005808B0" w:rsidP="00E30C5D">
      <w:pPr>
        <w:jc w:val="center"/>
        <w:rPr>
          <w:rFonts w:ascii="Times New Roman" w:hAnsi="Times New Roman" w:cs="Times New Roman"/>
          <w:b/>
          <w:bCs/>
          <w:color w:val="000000" w:themeColor="text1"/>
          <w:sz w:val="28"/>
          <w:szCs w:val="28"/>
        </w:rPr>
      </w:pPr>
    </w:p>
    <w:p w14:paraId="2FBE673E" w14:textId="77777777" w:rsidR="005808B0" w:rsidRPr="00616452" w:rsidRDefault="005808B0" w:rsidP="00E30C5D">
      <w:pPr>
        <w:jc w:val="center"/>
        <w:rPr>
          <w:rFonts w:ascii="Times New Roman" w:hAnsi="Times New Roman" w:cs="Times New Roman"/>
          <w:b/>
          <w:bCs/>
          <w:color w:val="000000" w:themeColor="text1"/>
          <w:sz w:val="28"/>
          <w:szCs w:val="28"/>
        </w:rPr>
      </w:pPr>
    </w:p>
    <w:p w14:paraId="1FDA390F" w14:textId="77777777" w:rsidR="005808B0" w:rsidRPr="00616452" w:rsidRDefault="005808B0" w:rsidP="00E30C5D">
      <w:pPr>
        <w:jc w:val="center"/>
        <w:rPr>
          <w:rFonts w:ascii="Times New Roman" w:hAnsi="Times New Roman" w:cs="Times New Roman"/>
          <w:b/>
          <w:bCs/>
          <w:color w:val="000000" w:themeColor="text1"/>
          <w:sz w:val="28"/>
          <w:szCs w:val="28"/>
        </w:rPr>
      </w:pPr>
    </w:p>
    <w:p w14:paraId="4F320708" w14:textId="77777777" w:rsidR="005808B0" w:rsidRPr="00616452" w:rsidRDefault="005808B0" w:rsidP="00E30C5D">
      <w:pPr>
        <w:jc w:val="center"/>
        <w:rPr>
          <w:rFonts w:ascii="Times New Roman" w:hAnsi="Times New Roman" w:cs="Times New Roman"/>
          <w:b/>
          <w:bCs/>
          <w:color w:val="000000" w:themeColor="text1"/>
          <w:sz w:val="28"/>
          <w:szCs w:val="28"/>
        </w:rPr>
      </w:pPr>
    </w:p>
    <w:p w14:paraId="5F020394" w14:textId="77777777" w:rsidR="005808B0" w:rsidRPr="00616452" w:rsidRDefault="005808B0" w:rsidP="00E30C5D">
      <w:pPr>
        <w:jc w:val="center"/>
        <w:rPr>
          <w:rFonts w:ascii="Times New Roman" w:hAnsi="Times New Roman" w:cs="Times New Roman"/>
          <w:b/>
          <w:bCs/>
          <w:color w:val="000000" w:themeColor="text1"/>
          <w:sz w:val="28"/>
          <w:szCs w:val="28"/>
        </w:rPr>
      </w:pPr>
    </w:p>
    <w:p w14:paraId="6E4789E1" w14:textId="77777777" w:rsidR="00EC37FD" w:rsidRPr="00616452"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616452" w:rsidRDefault="00EC37FD">
      <w:pPr>
        <w:spacing w:after="160" w:line="278" w:lineRule="auto"/>
        <w:rPr>
          <w:rFonts w:ascii="Times New Roman" w:eastAsiaTheme="majorEastAsia" w:hAnsi="Times New Roman" w:cs="Times New Roman"/>
          <w:b/>
          <w:bCs/>
          <w:color w:val="000000" w:themeColor="text1"/>
          <w:sz w:val="4"/>
          <w:szCs w:val="4"/>
        </w:rPr>
      </w:pPr>
      <w:r w:rsidRPr="00616452">
        <w:rPr>
          <w:rFonts w:ascii="Times New Roman" w:hAnsi="Times New Roman" w:cs="Times New Roman"/>
          <w:b/>
          <w:bCs/>
          <w:color w:val="000000" w:themeColor="text1"/>
          <w:sz w:val="4"/>
          <w:szCs w:val="4"/>
        </w:rPr>
        <w:br w:type="page"/>
      </w:r>
    </w:p>
    <w:p w14:paraId="08393A63" w14:textId="77777777" w:rsidR="00EB2C3B" w:rsidRPr="00616452" w:rsidRDefault="00EB2C3B" w:rsidP="00EB2C3B">
      <w:pPr>
        <w:pStyle w:val="Heading1"/>
        <w:rPr>
          <w:ins w:id="117" w:author="Nickelberry, Marshae" w:date="2026-01-15T19:47:00Z" w16du:dateUtc="2026-01-16T00:47:00Z"/>
          <w:rFonts w:ascii="Times New Roman" w:hAnsi="Times New Roman" w:cs="Times New Roman"/>
          <w:b/>
          <w:bCs/>
          <w:color w:val="000000" w:themeColor="text1"/>
          <w:sz w:val="28"/>
          <w:szCs w:val="28"/>
        </w:rPr>
      </w:pPr>
      <w:ins w:id="118" w:author="Nickelberry, Marshae" w:date="2026-01-15T19:47:00Z" w16du:dateUtc="2026-01-16T00:47:00Z">
        <w:r w:rsidRPr="00616452">
          <w:rPr>
            <w:rFonts w:ascii="Times New Roman" w:hAnsi="Times New Roman" w:cs="Times New Roman"/>
            <w:b/>
            <w:bCs/>
            <w:noProof/>
            <w:color w:val="000000" w:themeColor="text1"/>
            <w:sz w:val="28"/>
            <w:szCs w:val="28"/>
          </w:rPr>
          <w:lastRenderedPageBreak/>
          <w:t xml:space="preserve">Figure 1: </w:t>
        </w:r>
        <w:r w:rsidRPr="00616452">
          <w:rPr>
            <w:rFonts w:ascii="Times New Roman" w:hAnsi="Times New Roman" w:cs="Times New Roman"/>
            <w:b/>
            <w:bCs/>
            <w:color w:val="000000" w:themeColor="text1"/>
            <w:sz w:val="28"/>
            <w:szCs w:val="28"/>
          </w:rPr>
          <w:t>Household Food Security Associations with Urinary Phenol Concentrations</w:t>
        </w:r>
      </w:ins>
    </w:p>
    <w:p w14:paraId="1681A9FB" w14:textId="77777777" w:rsidR="00EB2C3B" w:rsidRPr="00616452" w:rsidRDefault="00EB2C3B" w:rsidP="00EB2C3B">
      <w:pPr>
        <w:rPr>
          <w:ins w:id="119" w:author="Nickelberry, Marshae" w:date="2026-01-15T19:47:00Z" w16du:dateUtc="2026-01-16T00:47:00Z"/>
          <w:rFonts w:ascii="Times New Roman" w:hAnsi="Times New Roman" w:cs="Times New Roman"/>
        </w:rPr>
      </w:pPr>
      <w:ins w:id="120" w:author="Nickelberry, Marshae" w:date="2026-01-15T19:47:00Z" w16du:dateUtc="2026-01-16T00:47:00Z">
        <w:r w:rsidRPr="00616452">
          <w:rPr>
            <w:rFonts w:ascii="Times New Roman" w:hAnsi="Times New Roman" w:cs="Times New Roman"/>
            <w:noProof/>
          </w:rPr>
          <w:drawing>
            <wp:inline distT="0" distB="0" distL="0" distR="0" wp14:anchorId="71054462" wp14:editId="721D5424">
              <wp:extent cx="6858000" cy="4686300"/>
              <wp:effectExtent l="0" t="0" r="0" b="0"/>
              <wp:docPr id="1365476614"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ins>
    </w:p>
    <w:p w14:paraId="0762B6A3" w14:textId="77777777" w:rsidR="00EB2C3B" w:rsidRPr="00616452" w:rsidRDefault="00EB2C3B" w:rsidP="00EB2C3B">
      <w:pPr>
        <w:pStyle w:val="ListParagraph"/>
        <w:numPr>
          <w:ilvl w:val="0"/>
          <w:numId w:val="39"/>
        </w:numPr>
        <w:rPr>
          <w:ins w:id="121" w:author="Nickelberry, Marshae" w:date="2026-01-15T19:47:00Z" w16du:dateUtc="2026-01-16T00:47:00Z"/>
          <w:rFonts w:ascii="Times New Roman" w:hAnsi="Times New Roman" w:cs="Times New Roman"/>
          <w:i/>
          <w:iCs/>
          <w:noProof/>
          <w:color w:val="000000" w:themeColor="text1"/>
        </w:rPr>
      </w:pPr>
      <w:ins w:id="122" w:author="Nickelberry, Marshae" w:date="2026-01-15T19:47:00Z" w16du:dateUtc="2026-01-16T00:47:00Z">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ins>
    </w:p>
    <w:p w14:paraId="67C5E7BC" w14:textId="1AC40556" w:rsidR="00265165" w:rsidRPr="00616452" w:rsidRDefault="005808B0" w:rsidP="00C9156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t xml:space="preserve">Table 3: </w:t>
      </w:r>
      <w:r w:rsidR="00265165" w:rsidRPr="00616452">
        <w:rPr>
          <w:rFonts w:ascii="Times New Roman" w:hAnsi="Times New Roman" w:cs="Times New Roman"/>
          <w:b/>
          <w:bCs/>
          <w:color w:val="000000" w:themeColor="text1"/>
          <w:sz w:val="28"/>
          <w:szCs w:val="28"/>
        </w:rPr>
        <w:t xml:space="preserve">Adjusted Linear Regression: Self-Reported Food Security Status and Urinary </w:t>
      </w:r>
      <w:r w:rsidR="002947E2" w:rsidRPr="00616452">
        <w:rPr>
          <w:rFonts w:ascii="Times New Roman" w:hAnsi="Times New Roman" w:cs="Times New Roman"/>
          <w:b/>
          <w:bCs/>
          <w:color w:val="000000" w:themeColor="text1"/>
          <w:sz w:val="28"/>
          <w:szCs w:val="28"/>
        </w:rPr>
        <w:t>Phenol</w:t>
      </w:r>
      <w:r w:rsidR="00265165" w:rsidRPr="00616452">
        <w:rPr>
          <w:rFonts w:ascii="Times New Roman" w:hAnsi="Times New Roman" w:cs="Times New Roman"/>
          <w:b/>
          <w:bCs/>
          <w:color w:val="000000" w:themeColor="text1"/>
          <w:sz w:val="28"/>
          <w:szCs w:val="28"/>
        </w:rPr>
        <w:t xml:space="preserve"> Metabolites </w:t>
      </w:r>
    </w:p>
    <w:p w14:paraId="5D6BB457" w14:textId="77777777" w:rsidR="00EC37FD" w:rsidRPr="00616452"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616452"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616452" w:rsidRDefault="0068714D" w:rsidP="008E290B">
            <w:pPr>
              <w:jc w:val="center"/>
              <w:rPr>
                <w:rFonts w:ascii="Times New Roman" w:hAnsi="Times New Roman" w:cs="Times New Roman"/>
                <w:b/>
                <w:bCs/>
              </w:rPr>
            </w:pPr>
            <w:r w:rsidRPr="00616452">
              <w:rPr>
                <w:rFonts w:ascii="Times New Roman" w:hAnsi="Times New Roman" w:cs="Times New Roman"/>
                <w:b/>
                <w:bCs/>
              </w:rPr>
              <w:t>Phenol</w:t>
            </w:r>
            <w:r w:rsidR="004013E9" w:rsidRPr="00616452">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616452" w:rsidRDefault="00142E65" w:rsidP="00142E65">
            <w:pPr>
              <w:rPr>
                <w:rFonts w:ascii="Times New Roman" w:hAnsi="Times New Roman" w:cs="Times New Roman"/>
                <w:b/>
                <w:bCs/>
              </w:rPr>
            </w:pPr>
            <w:r w:rsidRPr="00616452">
              <w:rPr>
                <w:rFonts w:ascii="Times New Roman" w:hAnsi="Times New Roman" w:cs="Times New Roman"/>
                <w:b/>
                <w:bCs/>
              </w:rPr>
              <w:t xml:space="preserve">  </w:t>
            </w:r>
            <w:r w:rsidR="004013E9" w:rsidRPr="00616452">
              <w:rPr>
                <w:rFonts w:ascii="Times New Roman" w:hAnsi="Times New Roman" w:cs="Times New Roman"/>
                <w:b/>
                <w:bCs/>
              </w:rPr>
              <w:t xml:space="preserve">95% </w:t>
            </w:r>
            <w:r w:rsidR="00D56F79" w:rsidRPr="00616452">
              <w:rPr>
                <w:rFonts w:ascii="Times New Roman" w:hAnsi="Times New Roman" w:cs="Times New Roman"/>
                <w:b/>
                <w:bCs/>
              </w:rPr>
              <w:t>L</w:t>
            </w:r>
            <w:r w:rsidR="004013E9" w:rsidRPr="00616452">
              <w:rPr>
                <w:rFonts w:ascii="Times New Roman" w:hAnsi="Times New Roman" w:cs="Times New Roman"/>
                <w:b/>
                <w:bCs/>
              </w:rPr>
              <w:t>CI</w:t>
            </w:r>
            <w:r w:rsidRPr="00616452">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P-Value</w:t>
            </w:r>
          </w:p>
        </w:tc>
      </w:tr>
      <w:tr w:rsidR="004013E9" w:rsidRPr="00616452"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616452" w:rsidRDefault="00D35706" w:rsidP="008E290B">
            <w:pPr>
              <w:jc w:val="center"/>
              <w:rPr>
                <w:rFonts w:ascii="Times New Roman" w:hAnsi="Times New Roman" w:cs="Times New Roman"/>
                <w:b/>
                <w:bCs/>
              </w:rPr>
            </w:pPr>
            <w:r w:rsidRPr="00616452">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616452" w:rsidRDefault="004013E9" w:rsidP="008E290B">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616452"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616452" w:rsidRDefault="004013E9" w:rsidP="008E290B">
            <w:pPr>
              <w:jc w:val="center"/>
              <w:rPr>
                <w:rFonts w:ascii="Times New Roman" w:hAnsi="Times New Roman" w:cs="Times New Roman"/>
              </w:rPr>
            </w:pPr>
          </w:p>
        </w:tc>
      </w:tr>
      <w:tr w:rsidR="00C13E4F" w:rsidRPr="00616452"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616452"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616452" w:rsidRDefault="00C13E4F" w:rsidP="00C13E4F">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616452" w:rsidRDefault="00C13E4F" w:rsidP="00C13E4F">
            <w:pPr>
              <w:jc w:val="center"/>
              <w:rPr>
                <w:rFonts w:ascii="Times New Roman" w:hAnsi="Times New Roman" w:cs="Times New Roman"/>
                <w:b/>
                <w:bCs/>
              </w:rPr>
            </w:pPr>
            <w:r w:rsidRPr="00616452">
              <w:rPr>
                <w:rFonts w:ascii="Times New Roman" w:hAnsi="Times New Roman" w:cs="Times New Roman"/>
                <w:color w:val="000000"/>
              </w:rPr>
              <w:t>0.65</w:t>
            </w:r>
          </w:p>
        </w:tc>
      </w:tr>
      <w:tr w:rsidR="00F82482" w:rsidRPr="00616452"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0.09</w:t>
            </w:r>
          </w:p>
        </w:tc>
      </w:tr>
      <w:tr w:rsidR="00F82482" w:rsidRPr="00616452"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0.22</w:t>
            </w:r>
          </w:p>
        </w:tc>
      </w:tr>
      <w:tr w:rsidR="00F82482" w:rsidRPr="00616452"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616452" w:rsidRDefault="00F82482" w:rsidP="00F82482">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616452"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616452" w:rsidRDefault="00F82482" w:rsidP="00F82482">
            <w:pPr>
              <w:jc w:val="center"/>
              <w:rPr>
                <w:rFonts w:ascii="Times New Roman" w:hAnsi="Times New Roman" w:cs="Times New Roman"/>
              </w:rPr>
            </w:pPr>
          </w:p>
        </w:tc>
      </w:tr>
      <w:tr w:rsidR="00F82482" w:rsidRPr="00616452"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0.01</w:t>
            </w:r>
          </w:p>
        </w:tc>
      </w:tr>
      <w:tr w:rsidR="00F82482" w:rsidRPr="00616452"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0.01</w:t>
            </w:r>
          </w:p>
        </w:tc>
      </w:tr>
      <w:tr w:rsidR="00F82482" w:rsidRPr="00616452"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616452" w:rsidRDefault="00F82482" w:rsidP="00F82482">
            <w:pPr>
              <w:jc w:val="center"/>
              <w:rPr>
                <w:rFonts w:ascii="Times New Roman" w:hAnsi="Times New Roman" w:cs="Times New Roman"/>
                <w:b/>
                <w:bCs/>
                <w:color w:val="C00000"/>
              </w:rPr>
            </w:pPr>
            <w:r w:rsidRPr="00616452">
              <w:rPr>
                <w:rFonts w:ascii="Times New Roman" w:hAnsi="Times New Roman" w:cs="Times New Roman"/>
                <w:color w:val="000000"/>
              </w:rPr>
              <w:t>0.05</w:t>
            </w:r>
          </w:p>
        </w:tc>
      </w:tr>
      <w:tr w:rsidR="004013E9" w:rsidRPr="00616452"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616452" w:rsidRDefault="004013E9" w:rsidP="00930718">
            <w:pPr>
              <w:jc w:val="center"/>
              <w:rPr>
                <w:rFonts w:ascii="Times New Roman" w:hAnsi="Times New Roman" w:cs="Times New Roman"/>
              </w:rPr>
            </w:pPr>
          </w:p>
        </w:tc>
      </w:tr>
      <w:tr w:rsidR="00514878" w:rsidRPr="00616452"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0.08</w:t>
            </w:r>
          </w:p>
        </w:tc>
      </w:tr>
      <w:tr w:rsidR="00514878" w:rsidRPr="00616452"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616452" w:rsidRDefault="00514878" w:rsidP="00514878">
            <w:pPr>
              <w:jc w:val="center"/>
              <w:rPr>
                <w:rFonts w:ascii="Times New Roman" w:eastAsia="Aptos" w:hAnsi="Times New Roman" w:cs="Times New Roman"/>
              </w:rPr>
            </w:pPr>
            <w:r w:rsidRPr="00616452">
              <w:rPr>
                <w:rFonts w:ascii="Times New Roman" w:hAnsi="Times New Roman" w:cs="Times New Roman"/>
                <w:color w:val="000000"/>
              </w:rPr>
              <w:t>0.08</w:t>
            </w:r>
          </w:p>
        </w:tc>
      </w:tr>
      <w:tr w:rsidR="00514878" w:rsidRPr="00616452"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0.00</w:t>
            </w:r>
          </w:p>
        </w:tc>
      </w:tr>
      <w:tr w:rsidR="004013E9" w:rsidRPr="00616452" w14:paraId="05FE83FD" w14:textId="77777777" w:rsidTr="0028169D">
        <w:trPr>
          <w:trHeight w:val="260"/>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616452" w:rsidRDefault="004013E9" w:rsidP="00930718">
            <w:pPr>
              <w:jc w:val="center"/>
              <w:rPr>
                <w:rFonts w:ascii="Times New Roman" w:hAnsi="Times New Roman" w:cs="Times New Roman"/>
              </w:rPr>
            </w:pPr>
          </w:p>
        </w:tc>
      </w:tr>
      <w:tr w:rsidR="00514878" w:rsidRPr="00616452"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0.00</w:t>
            </w:r>
          </w:p>
        </w:tc>
      </w:tr>
      <w:tr w:rsidR="00514878" w:rsidRPr="00616452"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0.03</w:t>
            </w:r>
          </w:p>
        </w:tc>
      </w:tr>
      <w:tr w:rsidR="00514878" w:rsidRPr="00616452"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616452" w:rsidRDefault="00514878" w:rsidP="00514878">
            <w:pPr>
              <w:jc w:val="center"/>
              <w:rPr>
                <w:rFonts w:ascii="Times New Roman" w:hAnsi="Times New Roman" w:cs="Times New Roman"/>
                <w:b/>
                <w:bCs/>
                <w:color w:val="C00000"/>
              </w:rPr>
            </w:pPr>
            <w:r w:rsidRPr="00616452">
              <w:rPr>
                <w:rFonts w:ascii="Times New Roman" w:hAnsi="Times New Roman" w:cs="Times New Roman"/>
                <w:color w:val="000000"/>
              </w:rPr>
              <w:t>0.00</w:t>
            </w:r>
          </w:p>
        </w:tc>
      </w:tr>
      <w:tr w:rsidR="00514878" w:rsidRPr="00616452"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ED38A5C" w:rsidR="00514878" w:rsidRPr="00616452" w:rsidRDefault="0028169D"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28169D" w:rsidRDefault="00514878" w:rsidP="0051487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616452"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616452" w:rsidRDefault="00514878" w:rsidP="00514878">
            <w:pPr>
              <w:jc w:val="center"/>
              <w:rPr>
                <w:rFonts w:ascii="Times New Roman" w:hAnsi="Times New Roman" w:cs="Times New Roman"/>
              </w:rPr>
            </w:pPr>
          </w:p>
        </w:tc>
      </w:tr>
      <w:tr w:rsidR="00E34DEE" w:rsidRPr="00616452"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616452" w:rsidRDefault="00E34DEE" w:rsidP="00E34DEE">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0.08</w:t>
            </w:r>
          </w:p>
        </w:tc>
      </w:tr>
      <w:tr w:rsidR="00E34DEE" w:rsidRPr="00616452"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616452" w:rsidRDefault="00E34DEE" w:rsidP="00E34DEE">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0.41</w:t>
            </w:r>
          </w:p>
        </w:tc>
      </w:tr>
      <w:tr w:rsidR="00E34DEE" w:rsidRPr="00616452"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616452"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616452" w:rsidRDefault="00E34DEE" w:rsidP="00E34DEE">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0.00</w:t>
            </w:r>
          </w:p>
        </w:tc>
      </w:tr>
      <w:tr w:rsidR="004013E9" w:rsidRPr="00616452"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01D3F6E"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616452" w:rsidRDefault="004013E9" w:rsidP="00930718">
            <w:pPr>
              <w:jc w:val="center"/>
              <w:rPr>
                <w:rFonts w:ascii="Times New Roman" w:hAnsi="Times New Roman" w:cs="Times New Roman"/>
              </w:rPr>
            </w:pPr>
          </w:p>
        </w:tc>
      </w:tr>
      <w:tr w:rsidR="00EB62F0" w:rsidRPr="00616452"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0.01</w:t>
            </w:r>
          </w:p>
        </w:tc>
      </w:tr>
      <w:tr w:rsidR="00EB62F0" w:rsidRPr="00616452"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0.07</w:t>
            </w:r>
          </w:p>
        </w:tc>
      </w:tr>
      <w:tr w:rsidR="00EB62F0" w:rsidRPr="00616452"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0.01</w:t>
            </w:r>
          </w:p>
        </w:tc>
      </w:tr>
      <w:tr w:rsidR="004013E9" w:rsidRPr="00616452"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72FE5332"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616452" w:rsidRDefault="004013E9" w:rsidP="00930718">
            <w:pPr>
              <w:jc w:val="center"/>
              <w:rPr>
                <w:rFonts w:ascii="Times New Roman" w:hAnsi="Times New Roman" w:cs="Times New Roman"/>
              </w:rPr>
            </w:pPr>
          </w:p>
        </w:tc>
      </w:tr>
      <w:tr w:rsidR="00EB62F0" w:rsidRPr="00616452"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0.03</w:t>
            </w:r>
          </w:p>
        </w:tc>
      </w:tr>
      <w:tr w:rsidR="00EB62F0" w:rsidRPr="00616452"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0.14</w:t>
            </w:r>
          </w:p>
        </w:tc>
      </w:tr>
      <w:tr w:rsidR="00EB62F0" w:rsidRPr="00616452"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0.02</w:t>
            </w:r>
          </w:p>
        </w:tc>
      </w:tr>
    </w:tbl>
    <w:p w14:paraId="7BFD9F03" w14:textId="4F9EAAB4" w:rsidR="00DF4E17" w:rsidRPr="00616452" w:rsidRDefault="00C91568" w:rsidP="0088007A">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are </w:t>
      </w:r>
      <w:r w:rsidR="00F26B5F" w:rsidRPr="00616452">
        <w:rPr>
          <w:rFonts w:ascii="Times New Roman" w:hAnsi="Times New Roman" w:cs="Times New Roman"/>
          <w:i/>
          <w:iCs/>
          <w:color w:val="000000" w:themeColor="text1"/>
        </w:rPr>
        <w:t xml:space="preserve">adjusted </w:t>
      </w:r>
      <w:r w:rsidRPr="00616452">
        <w:rPr>
          <w:rFonts w:ascii="Times New Roman" w:hAnsi="Times New Roman" w:cs="Times New Roman"/>
          <w:i/>
          <w:iCs/>
          <w:color w:val="000000" w:themeColor="text1"/>
        </w:rPr>
        <w:t xml:space="preserve">percent differences in urinary </w:t>
      </w:r>
      <w:r w:rsidR="00427622" w:rsidRPr="00616452">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w:t>
      </w:r>
      <w:r w:rsidR="002947E2" w:rsidRPr="00616452">
        <w:rPr>
          <w:rFonts w:ascii="Times New Roman" w:hAnsi="Times New Roman" w:cs="Times New Roman"/>
          <w:i/>
          <w:iCs/>
          <w:color w:val="000000" w:themeColor="text1"/>
        </w:rPr>
        <w:t>High Food Secure category (</w:t>
      </w:r>
      <w:r w:rsidRPr="00616452">
        <w:rPr>
          <w:rFonts w:ascii="Times New Roman" w:hAnsi="Times New Roman" w:cs="Times New Roman"/>
          <w:i/>
          <w:iCs/>
          <w:color w:val="000000" w:themeColor="text1"/>
        </w:rPr>
        <w:t>reference grou</w:t>
      </w:r>
      <w:r w:rsidR="002947E2" w:rsidRPr="00616452">
        <w:rPr>
          <w:rFonts w:ascii="Times New Roman" w:hAnsi="Times New Roman" w:cs="Times New Roman"/>
          <w:i/>
          <w:iCs/>
          <w:color w:val="000000" w:themeColor="text1"/>
        </w:rPr>
        <w:t>p)</w:t>
      </w:r>
      <w:r w:rsidR="00A055AB"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based on multivariable linear regression models</w:t>
      </w:r>
      <w:r w:rsidR="00A055AB" w:rsidRPr="00616452">
        <w:rPr>
          <w:rFonts w:ascii="Times New Roman" w:hAnsi="Times New Roman" w:cs="Times New Roman"/>
          <w:i/>
          <w:iCs/>
          <w:color w:val="000000" w:themeColor="text1"/>
        </w:rPr>
        <w:t>.</w:t>
      </w:r>
      <w:r w:rsidRPr="00616452">
        <w:rPr>
          <w:rFonts w:ascii="Times New Roman" w:hAnsi="Times New Roman" w:cs="Times New Roman"/>
          <w:i/>
          <w:iCs/>
          <w:color w:val="000000" w:themeColor="text1"/>
        </w:rPr>
        <w:t xml:space="preserve"> adjusted for age, gender, education, cycle year, race/ethnicity, poverty: income ratio</w:t>
      </w:r>
      <w:r w:rsidR="00930718" w:rsidRPr="00616452">
        <w:rPr>
          <w:rFonts w:ascii="Times New Roman" w:hAnsi="Times New Roman" w:cs="Times New Roman"/>
          <w:i/>
          <w:iCs/>
          <w:color w:val="000000" w:themeColor="text1"/>
        </w:rPr>
        <w:t xml:space="preserve"> and creatinin</w:t>
      </w:r>
      <w:r w:rsidR="00A055AB" w:rsidRPr="00616452">
        <w:rPr>
          <w:rFonts w:ascii="Times New Roman" w:hAnsi="Times New Roman" w:cs="Times New Roman"/>
          <w:i/>
          <w:iCs/>
          <w:color w:val="000000" w:themeColor="text1"/>
        </w:rPr>
        <w:t>e</w:t>
      </w:r>
      <w:r w:rsidR="00930718" w:rsidRPr="00616452">
        <w:rPr>
          <w:rFonts w:ascii="Times New Roman" w:hAnsi="Times New Roman" w:cs="Times New Roman"/>
          <w:i/>
          <w:iCs/>
          <w:color w:val="000000" w:themeColor="text1"/>
        </w:rPr>
        <w:t>.</w:t>
      </w:r>
    </w:p>
    <w:p w14:paraId="2ED3E5D1" w14:textId="0B748BD8" w:rsidR="001E3BD3" w:rsidRPr="00616452" w:rsidRDefault="00C9156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w:t>
      </w:r>
      <w:r w:rsidR="00D56F79" w:rsidRPr="00616452">
        <w:rPr>
          <w:rFonts w:ascii="Times New Roman" w:hAnsi="Times New Roman" w:cs="Times New Roman"/>
          <w:i/>
          <w:iCs/>
          <w:color w:val="000000" w:themeColor="text1"/>
        </w:rPr>
        <w:t>L</w:t>
      </w:r>
      <w:r w:rsidRPr="00616452">
        <w:rPr>
          <w:rFonts w:ascii="Times New Roman" w:hAnsi="Times New Roman" w:cs="Times New Roman"/>
          <w:i/>
          <w:iCs/>
          <w:color w:val="000000" w:themeColor="text1"/>
        </w:rPr>
        <w:t xml:space="preserve">CI= 95% </w:t>
      </w:r>
      <w:r w:rsidR="00D56F79" w:rsidRPr="00616452">
        <w:rPr>
          <w:rFonts w:ascii="Times New Roman" w:hAnsi="Times New Roman" w:cs="Times New Roman"/>
          <w:i/>
          <w:iCs/>
          <w:color w:val="000000" w:themeColor="text1"/>
        </w:rPr>
        <w:t xml:space="preserve">lower </w:t>
      </w:r>
      <w:r w:rsidRPr="00616452">
        <w:rPr>
          <w:rFonts w:ascii="Times New Roman" w:hAnsi="Times New Roman" w:cs="Times New Roman"/>
          <w:i/>
          <w:iCs/>
          <w:color w:val="000000" w:themeColor="text1"/>
        </w:rPr>
        <w:t>confidence interval;</w:t>
      </w:r>
      <w:r w:rsidR="00D56F79" w:rsidRPr="00616452">
        <w:rPr>
          <w:rFonts w:ascii="Times New Roman" w:hAnsi="Times New Roman" w:cs="Times New Roman"/>
          <w:i/>
          <w:iCs/>
          <w:color w:val="000000" w:themeColor="text1"/>
        </w:rPr>
        <w:t xml:space="preserve"> 95% UCI= 95% upper confidence interva</w:t>
      </w:r>
      <w:r w:rsidR="00A055AB" w:rsidRPr="00616452">
        <w:rPr>
          <w:rFonts w:ascii="Times New Roman" w:hAnsi="Times New Roman" w:cs="Times New Roman"/>
          <w:i/>
          <w:iCs/>
          <w:color w:val="000000" w:themeColor="text1"/>
        </w:rPr>
        <w:t>l.</w:t>
      </w:r>
    </w:p>
    <w:p w14:paraId="59D14519" w14:textId="1EF528BB" w:rsidR="006A7ED8" w:rsidRPr="00616452" w:rsidRDefault="006A7ED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Abbreviations: </w:t>
      </w:r>
      <w:r w:rsidR="00E84FBF" w:rsidRPr="00616452">
        <w:rPr>
          <w:rFonts w:ascii="Times New Roman" w:hAnsi="Times New Roman" w:cs="Times New Roman"/>
          <w:i/>
          <w:iCs/>
          <w:color w:val="000000" w:themeColor="text1"/>
        </w:rPr>
        <w:t>BPA =Bisphenol A; BP3 =</w:t>
      </w:r>
      <w:r w:rsidR="001E3BD3" w:rsidRPr="00616452">
        <w:rPr>
          <w:rFonts w:ascii="Times New Roman" w:hAnsi="Times New Roman" w:cs="Times New Roman"/>
          <w:i/>
          <w:iCs/>
          <w:color w:val="000000" w:themeColor="text1"/>
        </w:rPr>
        <w:t>B</w:t>
      </w:r>
      <w:r w:rsidR="00E84FBF" w:rsidRPr="00616452">
        <w:rPr>
          <w:rFonts w:ascii="Times New Roman" w:hAnsi="Times New Roman" w:cs="Times New Roman"/>
          <w:i/>
          <w:iCs/>
          <w:color w:val="000000" w:themeColor="text1"/>
        </w:rPr>
        <w:t xml:space="preserve">benzophenone-3; TRS = </w:t>
      </w:r>
      <w:r w:rsidR="001E3BD3" w:rsidRPr="00616452">
        <w:rPr>
          <w:rFonts w:ascii="Times New Roman" w:hAnsi="Times New Roman" w:cs="Times New Roman"/>
          <w:color w:val="000000" w:themeColor="text1"/>
        </w:rPr>
        <w:t>2,4,4’-Trichloro-2’-hydroxyphenyl ether</w:t>
      </w:r>
      <w:r w:rsidR="00E84FBF" w:rsidRPr="00616452">
        <w:rPr>
          <w:rFonts w:ascii="Times New Roman" w:hAnsi="Times New Roman" w:cs="Times New Roman"/>
          <w:i/>
          <w:iCs/>
          <w:color w:val="000000" w:themeColor="text1"/>
        </w:rPr>
        <w:t>; BUP = butyl paraben; EPB = ethyl paraben; MPB = methyl paraben; PPB = propyl parabe</w:t>
      </w:r>
      <w:r w:rsidR="00A055AB" w:rsidRPr="00616452">
        <w:rPr>
          <w:rFonts w:ascii="Times New Roman" w:hAnsi="Times New Roman" w:cs="Times New Roman"/>
          <w:i/>
          <w:iCs/>
          <w:color w:val="000000" w:themeColor="text1"/>
        </w:rPr>
        <w:t>n</w:t>
      </w:r>
      <w:r w:rsidRPr="00616452">
        <w:rPr>
          <w:rFonts w:ascii="Times New Roman" w:eastAsiaTheme="minorEastAsia" w:hAnsi="Times New Roman" w:cs="Times New Roman"/>
          <w:i/>
          <w:iCs/>
          <w:color w:val="000000" w:themeColor="text1"/>
        </w:rPr>
        <w:t xml:space="preserve">. </w:t>
      </w:r>
    </w:p>
    <w:p w14:paraId="084B5303" w14:textId="27A52D30" w:rsidR="004166E8" w:rsidDel="00EB2C3B" w:rsidRDefault="004166E8" w:rsidP="000B66BD">
      <w:pPr>
        <w:ind w:firstLine="720"/>
        <w:rPr>
          <w:del w:id="123" w:author="Nickelberry, Marshae" w:date="2026-01-15T19:46:00Z" w16du:dateUtc="2026-01-16T00:46:00Z"/>
          <w:rFonts w:ascii="Times New Roman" w:hAnsi="Times New Roman" w:cs="Times New Roman"/>
          <w:i/>
          <w:iCs/>
          <w:color w:val="000000" w:themeColor="text1"/>
        </w:rPr>
      </w:pPr>
    </w:p>
    <w:p w14:paraId="0F6C7AAB" w14:textId="77777777" w:rsidR="00EB2C3B" w:rsidRDefault="00EB2C3B" w:rsidP="004166E8">
      <w:pPr>
        <w:rPr>
          <w:ins w:id="124" w:author="Nickelberry, Marshae" w:date="2026-01-15T19:46:00Z" w16du:dateUtc="2026-01-16T00:46:00Z"/>
          <w:rFonts w:ascii="Times New Roman" w:hAnsi="Times New Roman" w:cs="Times New Roman"/>
          <w:i/>
          <w:iCs/>
          <w:color w:val="000000" w:themeColor="text1"/>
        </w:rPr>
      </w:pPr>
    </w:p>
    <w:p w14:paraId="7B210D0D" w14:textId="3506E698" w:rsidR="00EB2C3B" w:rsidRPr="00616452" w:rsidRDefault="00EB2C3B" w:rsidP="004166E8">
      <w:pPr>
        <w:rPr>
          <w:ins w:id="125" w:author="Nickelberry, Marshae" w:date="2026-01-15T19:46:00Z" w16du:dateUtc="2026-01-16T00:46:00Z"/>
          <w:rFonts w:ascii="Times New Roman" w:hAnsi="Times New Roman" w:cs="Times New Roman"/>
          <w:i/>
          <w:iCs/>
          <w:color w:val="000000" w:themeColor="text1"/>
        </w:rPr>
      </w:pPr>
      <w:ins w:id="126" w:author="Nickelberry, Marshae" w:date="2026-01-15T19:46:00Z" w16du:dateUtc="2026-01-16T00:46:00Z">
        <w:r>
          <w:rPr>
            <w:rFonts w:ascii="Times New Roman" w:hAnsi="Times New Roman" w:cs="Times New Roman"/>
            <w:i/>
            <w:iCs/>
            <w:color w:val="000000" w:themeColor="text1"/>
          </w:rPr>
          <w:t>Main Analysis</w:t>
        </w:r>
      </w:ins>
    </w:p>
    <w:p w14:paraId="70B9D011" w14:textId="4E7FB94E" w:rsidR="00616452" w:rsidDel="00EB2C3B" w:rsidRDefault="004166E8" w:rsidP="004166E8">
      <w:pPr>
        <w:rPr>
          <w:del w:id="127" w:author="Nickelberry, Marshae" w:date="2026-01-15T19:46:00Z" w16du:dateUtc="2026-01-16T00:46:00Z"/>
          <w:rFonts w:ascii="Times New Roman" w:hAnsi="Times New Roman" w:cs="Times New Roman"/>
          <w:i/>
          <w:iCs/>
          <w:color w:val="000000" w:themeColor="text1"/>
        </w:rPr>
      </w:pPr>
      <w:del w:id="128" w:author="Nickelberry, Marshae" w:date="2026-01-15T19:46:00Z" w16du:dateUtc="2026-01-16T00:46:00Z">
        <w:r w:rsidRPr="00616452" w:rsidDel="00EB2C3B">
          <w:rPr>
            <w:rFonts w:ascii="Times New Roman" w:hAnsi="Times New Roman" w:cs="Times New Roman"/>
            <w:i/>
            <w:iCs/>
            <w:color w:val="000000" w:themeColor="text1"/>
          </w:rPr>
          <w:delText>Adjusted Linear Regression</w:delText>
        </w:r>
        <w:r w:rsidR="009739D1" w:rsidRPr="00616452" w:rsidDel="00EB2C3B">
          <w:rPr>
            <w:rFonts w:ascii="Times New Roman" w:hAnsi="Times New Roman" w:cs="Times New Roman"/>
            <w:i/>
            <w:iCs/>
            <w:color w:val="000000" w:themeColor="text1"/>
          </w:rPr>
          <w:delText xml:space="preserve"> T</w:delText>
        </w:r>
        <w:r w:rsidR="00EE7924" w:rsidRPr="00616452" w:rsidDel="00EB2C3B">
          <w:rPr>
            <w:rFonts w:ascii="Times New Roman" w:hAnsi="Times New Roman" w:cs="Times New Roman"/>
            <w:i/>
            <w:iCs/>
            <w:color w:val="000000" w:themeColor="text1"/>
          </w:rPr>
          <w:delText>able</w:delText>
        </w:r>
      </w:del>
    </w:p>
    <w:p w14:paraId="1FC12A79" w14:textId="733EB6F0" w:rsidR="000B66BD" w:rsidRPr="001C2628" w:rsidRDefault="000B66BD" w:rsidP="000B66BD">
      <w:pPr>
        <w:ind w:firstLine="720"/>
        <w:rPr>
          <w:rFonts w:ascii="Times New Roman" w:hAnsi="Times New Roman" w:cs="Times New Roman"/>
        </w:rPr>
      </w:pPr>
      <w:r w:rsidRPr="001C2628">
        <w:rPr>
          <w:rFonts w:ascii="Times New Roman" w:hAnsi="Times New Roman" w:cs="Times New Roman"/>
        </w:rPr>
        <w:t xml:space="preserve">In creatinine adjusted models, </w:t>
      </w:r>
      <w:del w:id="129" w:author="Nickelberry, Marshae" w:date="2026-01-15T19:27:00Z" w16du:dateUtc="2026-01-16T00:27:00Z">
        <w:r w:rsidRPr="001C2628" w:rsidDel="006A3261">
          <w:rPr>
            <w:rFonts w:ascii="Times New Roman" w:hAnsi="Times New Roman" w:cs="Times New Roman"/>
          </w:rPr>
          <w:delText xml:space="preserve">several phenols including </w:delText>
        </w:r>
      </w:del>
      <w:del w:id="130" w:author="Nickelberry, Marshae" w:date="2026-01-15T19:52:00Z" w16du:dateUtc="2026-01-16T00:52:00Z">
        <w:r w:rsidRPr="001C2628" w:rsidDel="007104E9">
          <w:rPr>
            <w:rFonts w:ascii="Times New Roman" w:hAnsi="Times New Roman" w:cs="Times New Roman"/>
          </w:rPr>
          <w:delText xml:space="preserve">BP3, TRS, </w:delText>
        </w:r>
      </w:del>
      <w:del w:id="131" w:author="Nickelberry, Marshae" w:date="2026-01-15T19:27:00Z" w16du:dateUtc="2026-01-16T00:27:00Z">
        <w:r w:rsidRPr="001C2628" w:rsidDel="006A3261">
          <w:rPr>
            <w:rFonts w:ascii="Times New Roman" w:hAnsi="Times New Roman" w:cs="Times New Roman"/>
          </w:rPr>
          <w:delText xml:space="preserve">and one paraben, </w:delText>
        </w:r>
      </w:del>
      <w:del w:id="132" w:author="Nickelberry, Marshae" w:date="2026-01-15T19:52:00Z" w16du:dateUtc="2026-01-16T00:52:00Z">
        <w:r w:rsidRPr="001C2628" w:rsidDel="007104E9">
          <w:rPr>
            <w:rFonts w:ascii="Times New Roman" w:hAnsi="Times New Roman" w:cs="Times New Roman"/>
          </w:rPr>
          <w:delText>PPB</w:delText>
        </w:r>
      </w:del>
      <w:ins w:id="133" w:author="Nickelberry, Marshae" w:date="2026-01-15T19:52:00Z" w16du:dateUtc="2026-01-16T00:52:00Z">
        <w:r w:rsidR="007104E9">
          <w:rPr>
            <w:rFonts w:ascii="Times New Roman" w:hAnsi="Times New Roman" w:cs="Times New Roman"/>
          </w:rPr>
          <w:t>reduced food security was assoc</w:t>
        </w:r>
      </w:ins>
      <w:ins w:id="134" w:author="Nickelberry, Marshae" w:date="2026-01-15T19:53:00Z" w16du:dateUtc="2026-01-16T00:53:00Z">
        <w:r w:rsidR="007104E9">
          <w:rPr>
            <w:rFonts w:ascii="Times New Roman" w:hAnsi="Times New Roman" w:cs="Times New Roman"/>
          </w:rPr>
          <w:t>iated with higher levels of BP3, TRS, and PPB</w:t>
        </w:r>
      </w:ins>
      <w:del w:id="135" w:author="Nickelberry, Marshae" w:date="2026-01-15T19:53:00Z" w16du:dateUtc="2026-01-16T00:53:00Z">
        <w:r w:rsidRPr="001C2628" w:rsidDel="007104E9">
          <w:rPr>
            <w:rFonts w:ascii="Times New Roman" w:hAnsi="Times New Roman" w:cs="Times New Roman"/>
          </w:rPr>
          <w:delText xml:space="preserve"> </w:delText>
        </w:r>
      </w:del>
      <w:del w:id="136" w:author="Nickelberry, Marshae" w:date="2026-01-15T19:24:00Z" w16du:dateUtc="2026-01-16T00:24:00Z">
        <w:r w:rsidRPr="001C2628" w:rsidDel="000B66BD">
          <w:rPr>
            <w:rFonts w:ascii="Times New Roman" w:hAnsi="Times New Roman" w:cs="Times New Roman"/>
          </w:rPr>
          <w:delText xml:space="preserve">exhibited revealed </w:delText>
        </w:r>
      </w:del>
      <w:del w:id="137" w:author="Nickelberry, Marshae" w:date="2026-01-15T19:52:00Z" w16du:dateUtc="2026-01-16T00:52:00Z">
        <w:r w:rsidRPr="001C2628" w:rsidDel="007104E9">
          <w:rPr>
            <w:rFonts w:ascii="Times New Roman" w:hAnsi="Times New Roman" w:cs="Times New Roman"/>
          </w:rPr>
          <w:delText>positive</w:delText>
        </w:r>
      </w:del>
      <w:del w:id="138" w:author="Nickelberry, Marshae" w:date="2026-01-15T19:53:00Z" w16du:dateUtc="2026-01-16T00:53:00Z">
        <w:r w:rsidRPr="001C2628" w:rsidDel="007104E9">
          <w:rPr>
            <w:rFonts w:ascii="Times New Roman" w:hAnsi="Times New Roman" w:cs="Times New Roman"/>
          </w:rPr>
          <w:delText xml:space="preserve"> </w:delText>
        </w:r>
      </w:del>
      <w:del w:id="139" w:author="Nickelberry, Marshae" w:date="2026-01-15T19:31:00Z" w16du:dateUtc="2026-01-16T00:31:00Z">
        <w:r w:rsidRPr="001C2628" w:rsidDel="006A3261">
          <w:rPr>
            <w:rFonts w:ascii="Times New Roman" w:hAnsi="Times New Roman" w:cs="Times New Roman"/>
          </w:rPr>
          <w:delText>percent differences</w:delText>
        </w:r>
      </w:del>
      <w:ins w:id="140" w:author="Nickelberry, Marshae" w:date="2026-01-15T19:28:00Z" w16du:dateUtc="2026-01-16T00:28:00Z">
        <w:r w:rsidR="006A3261">
          <w:rPr>
            <w:rFonts w:ascii="Times New Roman" w:hAnsi="Times New Roman" w:cs="Times New Roman"/>
          </w:rPr>
          <w:t xml:space="preserve"> compared to the reference. For instance, very low food security was associated with positive percen</w:t>
        </w:r>
      </w:ins>
      <w:ins w:id="141" w:author="Nickelberry, Marshae" w:date="2026-01-15T19:29:00Z" w16du:dateUtc="2026-01-16T00:29:00Z">
        <w:r w:rsidR="006A3261">
          <w:rPr>
            <w:rFonts w:ascii="Times New Roman" w:hAnsi="Times New Roman" w:cs="Times New Roman"/>
          </w:rPr>
          <w:t xml:space="preserve">t difference in </w:t>
        </w:r>
      </w:ins>
      <w:del w:id="142" w:author="Nickelberry, Marshae" w:date="2026-01-15T19:29:00Z" w16du:dateUtc="2026-01-16T00:29:00Z">
        <w:r w:rsidRPr="001C2628" w:rsidDel="006A3261">
          <w:rPr>
            <w:rFonts w:ascii="Times New Roman" w:hAnsi="Times New Roman" w:cs="Times New Roman"/>
          </w:rPr>
          <w:delText xml:space="preserve"> associated with very low food security (e.g. for </w:delText>
        </w:r>
      </w:del>
      <w:r w:rsidRPr="001C2628">
        <w:rPr>
          <w:rFonts w:ascii="Times New Roman" w:hAnsi="Times New Roman" w:cs="Times New Roman"/>
        </w:rPr>
        <w:t>BP3</w:t>
      </w:r>
      <w:ins w:id="143" w:author="Nickelberry, Marshae" w:date="2026-01-15T19:29:00Z" w16du:dateUtc="2026-01-16T00:29:00Z">
        <w:r w:rsidR="006A3261">
          <w:rPr>
            <w:rFonts w:ascii="Times New Roman" w:hAnsi="Times New Roman" w:cs="Times New Roman"/>
          </w:rPr>
          <w:t xml:space="preserve"> (</w:t>
        </w:r>
      </w:ins>
      <w:del w:id="144" w:author="Nickelberry, Marshae" w:date="2026-01-15T19:29:00Z" w16du:dateUtc="2026-01-16T00:29:00Z">
        <w:r w:rsidRPr="001C2628" w:rsidDel="006A3261">
          <w:rPr>
            <w:rFonts w:ascii="Times New Roman" w:hAnsi="Times New Roman" w:cs="Times New Roman"/>
          </w:rPr>
          <w:delText xml:space="preserve">: </w:delText>
        </w:r>
      </w:del>
      <w:r w:rsidRPr="001C2628">
        <w:rPr>
          <w:rFonts w:ascii="Times New Roman" w:hAnsi="Times New Roman" w:cs="Times New Roman"/>
        </w:rPr>
        <w:t>10.42%</w:t>
      </w:r>
      <w:ins w:id="145" w:author="Nickelberry, Marshae" w:date="2026-01-15T19:29:00Z" w16du:dateUtc="2026-01-16T00:29:00Z">
        <w:r w:rsidR="006A3261">
          <w:rPr>
            <w:rFonts w:ascii="Times New Roman" w:hAnsi="Times New Roman" w:cs="Times New Roman"/>
          </w:rPr>
          <w:t xml:space="preserve">), </w:t>
        </w:r>
      </w:ins>
      <w:del w:id="146" w:author="Nickelberry, Marshae" w:date="2026-01-15T19:29:00Z" w16du:dateUtc="2026-01-16T00:29:00Z">
        <w:r w:rsidRPr="001C2628" w:rsidDel="006A3261">
          <w:rPr>
            <w:rFonts w:ascii="Times New Roman" w:hAnsi="Times New Roman" w:cs="Times New Roman"/>
          </w:rPr>
          <w:delText>;</w:delText>
        </w:r>
      </w:del>
      <w:r w:rsidRPr="001C2628">
        <w:rPr>
          <w:rFonts w:ascii="Times New Roman" w:hAnsi="Times New Roman" w:cs="Times New Roman"/>
        </w:rPr>
        <w:t xml:space="preserve"> TRS</w:t>
      </w:r>
      <w:del w:id="147" w:author="Nickelberry, Marshae" w:date="2026-01-15T19:29:00Z" w16du:dateUtc="2026-01-16T00:29:00Z">
        <w:r w:rsidRPr="001C2628" w:rsidDel="006A3261">
          <w:rPr>
            <w:rFonts w:ascii="Times New Roman" w:hAnsi="Times New Roman" w:cs="Times New Roman"/>
          </w:rPr>
          <w:delText>:</w:delText>
        </w:r>
      </w:del>
      <w:r w:rsidRPr="001C2628">
        <w:rPr>
          <w:rFonts w:ascii="Times New Roman" w:hAnsi="Times New Roman" w:cs="Times New Roman"/>
        </w:rPr>
        <w:t xml:space="preserve"> </w:t>
      </w:r>
      <w:ins w:id="148" w:author="Nickelberry, Marshae" w:date="2026-01-15T19:29:00Z" w16du:dateUtc="2026-01-16T00:29:00Z">
        <w:r w:rsidR="006A3261">
          <w:rPr>
            <w:rFonts w:ascii="Times New Roman" w:hAnsi="Times New Roman" w:cs="Times New Roman"/>
          </w:rPr>
          <w:t>(</w:t>
        </w:r>
      </w:ins>
      <w:r w:rsidRPr="001C2628">
        <w:rPr>
          <w:rFonts w:ascii="Times New Roman" w:hAnsi="Times New Roman" w:cs="Times New Roman"/>
        </w:rPr>
        <w:t>27.84</w:t>
      </w:r>
      <w:commentRangeStart w:id="149"/>
      <w:r w:rsidRPr="001C2628">
        <w:rPr>
          <w:rFonts w:ascii="Times New Roman" w:hAnsi="Times New Roman" w:cs="Times New Roman"/>
        </w:rPr>
        <w:t>%</w:t>
      </w:r>
      <w:ins w:id="150" w:author="Nickelberry, Marshae" w:date="2026-01-15T19:30:00Z" w16du:dateUtc="2026-01-16T00:30:00Z">
        <w:r w:rsidR="006A3261">
          <w:rPr>
            <w:rFonts w:ascii="Times New Roman" w:hAnsi="Times New Roman" w:cs="Times New Roman"/>
          </w:rPr>
          <w:t>)</w:t>
        </w:r>
      </w:ins>
      <w:del w:id="151"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and PPB</w:t>
      </w:r>
      <w:del w:id="152"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w:t>
      </w:r>
      <w:ins w:id="153" w:author="Nickelberry, Marshae" w:date="2026-01-15T19:30:00Z" w16du:dateUtc="2026-01-16T00:30:00Z">
        <w:r w:rsidR="006A3261">
          <w:rPr>
            <w:rFonts w:ascii="Times New Roman" w:hAnsi="Times New Roman" w:cs="Times New Roman"/>
          </w:rPr>
          <w:t>(</w:t>
        </w:r>
      </w:ins>
      <w:r w:rsidRPr="001C2628">
        <w:rPr>
          <w:rFonts w:ascii="Times New Roman" w:hAnsi="Times New Roman" w:cs="Times New Roman"/>
        </w:rPr>
        <w:t>20.60%</w:t>
      </w:r>
      <w:ins w:id="154" w:author="Nickelberry, Marshae" w:date="2026-01-15T19:30:00Z" w16du:dateUtc="2026-01-16T00:30:00Z">
        <w:r w:rsidR="006A3261">
          <w:rPr>
            <w:rFonts w:ascii="Times New Roman" w:hAnsi="Times New Roman" w:cs="Times New Roman"/>
          </w:rPr>
          <w:t>)</w:t>
        </w:r>
      </w:ins>
      <w:del w:id="155"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w:t>
      </w:r>
      <w:commentRangeEnd w:id="149"/>
      <w:r w:rsidR="006A3261">
        <w:rPr>
          <w:rStyle w:val="CommentReference"/>
        </w:rPr>
        <w:commentReference w:id="149"/>
      </w:r>
      <w:ins w:id="156" w:author="Nickelberry, Marshae" w:date="2026-01-15T19:30:00Z" w16du:dateUtc="2026-01-16T00:30:00Z">
        <w:r w:rsidR="006A3261">
          <w:rPr>
            <w:rFonts w:ascii="Times New Roman" w:hAnsi="Times New Roman" w:cs="Times New Roman"/>
          </w:rPr>
          <w:t>(</w:t>
        </w:r>
      </w:ins>
      <w:r w:rsidRPr="001C2628">
        <w:rPr>
          <w:rFonts w:ascii="Times New Roman" w:hAnsi="Times New Roman" w:cs="Times New Roman"/>
        </w:rPr>
        <w:t xml:space="preserve">Supplemental Table 1).  </w:t>
      </w:r>
      <w:ins w:id="157" w:author="Nickelberry, Marshae" w:date="2026-01-15T19:54:00Z" w16du:dateUtc="2026-01-16T00:54:00Z">
        <w:r w:rsidR="007104E9">
          <w:rPr>
            <w:rFonts w:ascii="Times New Roman" w:hAnsi="Times New Roman" w:cs="Times New Roman"/>
          </w:rPr>
          <w:t>Reduced food security was generally associated with negative percent differences for r</w:t>
        </w:r>
      </w:ins>
      <w:ins w:id="158" w:author="Nickelberry, Marshae" w:date="2026-01-15T19:53:00Z" w16du:dateUtc="2026-01-16T00:53:00Z">
        <w:r w:rsidR="007104E9">
          <w:rPr>
            <w:rFonts w:ascii="Times New Roman" w:hAnsi="Times New Roman" w:cs="Times New Roman"/>
          </w:rPr>
          <w:t>emaining</w:t>
        </w:r>
      </w:ins>
      <w:ins w:id="159" w:author="Nickelberry, Marshae" w:date="2026-01-15T19:30:00Z" w16du:dateUtc="2026-01-16T00:30:00Z">
        <w:r w:rsidR="006A3261">
          <w:rPr>
            <w:rFonts w:ascii="Times New Roman" w:hAnsi="Times New Roman" w:cs="Times New Roman"/>
          </w:rPr>
          <w:t xml:space="preserve"> co</w:t>
        </w:r>
      </w:ins>
      <w:ins w:id="160" w:author="Nickelberry, Marshae" w:date="2026-01-15T19:31:00Z" w16du:dateUtc="2026-01-16T00:31:00Z">
        <w:r w:rsidR="006A3261">
          <w:rPr>
            <w:rFonts w:ascii="Times New Roman" w:hAnsi="Times New Roman" w:cs="Times New Roman"/>
          </w:rPr>
          <w:t xml:space="preserve">mpared to high food secure levels. </w:t>
        </w:r>
      </w:ins>
    </w:p>
    <w:p w14:paraId="24FD6174" w14:textId="0200C8E7" w:rsidR="006A3261" w:rsidDel="00EB2C3B" w:rsidRDefault="000B66BD" w:rsidP="007104E9">
      <w:pPr>
        <w:ind w:firstLine="720"/>
        <w:rPr>
          <w:del w:id="161" w:author="Nickelberry, Marshae" w:date="2026-01-15T19:43:00Z" w16du:dateUtc="2026-01-16T00:43:00Z"/>
          <w:rFonts w:ascii="Times New Roman" w:hAnsi="Times New Roman" w:cs="Times New Roman"/>
          <w:color w:val="000000" w:themeColor="text1"/>
        </w:rPr>
        <w:pPrChange w:id="162" w:author="Nickelberry, Marshae" w:date="2026-01-15T19:53:00Z" w16du:dateUtc="2026-01-16T00:53:00Z">
          <w:pPr>
            <w:ind w:firstLine="720"/>
          </w:pPr>
        </w:pPrChange>
      </w:pPr>
      <w:del w:id="163" w:author="Nickelberry, Marshae" w:date="2026-01-15T19:33:00Z" w16du:dateUtc="2026-01-16T00:33:00Z">
        <w:r w:rsidRPr="001C2628" w:rsidDel="006A3261">
          <w:rPr>
            <w:rFonts w:ascii="Times New Roman" w:hAnsi="Times New Roman" w:cs="Times New Roman"/>
            <w:color w:val="000000" w:themeColor="text1"/>
          </w:rPr>
          <w:delText xml:space="preserve">We </w:delText>
        </w:r>
      </w:del>
      <w:ins w:id="164" w:author="Nickelberry, Marshae" w:date="2026-01-15T19:33:00Z" w16du:dateUtc="2026-01-16T00:33:00Z">
        <w:r w:rsidR="006A3261">
          <w:rPr>
            <w:rFonts w:ascii="Times New Roman" w:hAnsi="Times New Roman" w:cs="Times New Roman"/>
            <w:color w:val="000000" w:themeColor="text1"/>
          </w:rPr>
          <w:t xml:space="preserve">In adjusted analysis,  </w:t>
        </w:r>
      </w:ins>
      <w:commentRangeStart w:id="165"/>
      <w:del w:id="166" w:author="Nickelberry, Marshae" w:date="2026-01-15T19:33:00Z" w16du:dateUtc="2026-01-16T00:33:00Z">
        <w:r w:rsidRPr="001C2628" w:rsidDel="006A3261">
          <w:rPr>
            <w:rFonts w:ascii="Times New Roman" w:hAnsi="Times New Roman" w:cs="Times New Roman"/>
            <w:color w:val="000000" w:themeColor="text1"/>
          </w:rPr>
          <w:delText>assessed the association between urinary phenol metabolite concentrations and food security, reporting adjusted percent differences (% difference) and 95% confidence intervals (95% CIs).</w:delText>
        </w:r>
      </w:del>
      <w:ins w:id="167" w:author="Nickelberry, Marshae" w:date="2026-01-15T19:34:00Z" w16du:dateUtc="2026-01-16T00:34:00Z">
        <w:r w:rsidR="006A3261">
          <w:rPr>
            <w:rFonts w:ascii="Times New Roman" w:hAnsi="Times New Roman" w:cs="Times New Roman"/>
            <w:color w:val="000000" w:themeColor="text1"/>
          </w:rPr>
          <w:t>several of these trends did not persist</w:t>
        </w:r>
      </w:ins>
      <w:ins w:id="168" w:author="Nickelberry, Marshae" w:date="2026-01-15T19:54:00Z" w16du:dateUtc="2026-01-16T00:54:00Z">
        <w:r w:rsidR="007104E9">
          <w:rPr>
            <w:rFonts w:ascii="Times New Roman" w:hAnsi="Times New Roman" w:cs="Times New Roman"/>
            <w:color w:val="000000" w:themeColor="text1"/>
          </w:rPr>
          <w:t xml:space="preserve"> and</w:t>
        </w:r>
      </w:ins>
      <w:ins w:id="169" w:author="Nickelberry, Marshae" w:date="2026-01-15T19:34:00Z" w16du:dateUtc="2026-01-16T00:34:00Z">
        <w:r w:rsidR="006A3261">
          <w:rPr>
            <w:rFonts w:ascii="Times New Roman" w:hAnsi="Times New Roman" w:cs="Times New Roman"/>
            <w:color w:val="000000" w:themeColor="text1"/>
          </w:rPr>
          <w:t xml:space="preserve"> </w:t>
        </w:r>
      </w:ins>
      <w:del w:id="170" w:author="Nickelberry, Marshae" w:date="2026-01-15T19:33:00Z" w16du:dateUtc="2026-01-16T00:33:00Z">
        <w:r w:rsidRPr="001C2628" w:rsidDel="006A3261">
          <w:rPr>
            <w:rFonts w:ascii="Times New Roman" w:hAnsi="Times New Roman" w:cs="Times New Roman"/>
            <w:color w:val="000000" w:themeColor="text1"/>
          </w:rPr>
          <w:delText xml:space="preserve"> </w:delText>
        </w:r>
      </w:del>
      <w:del w:id="171" w:author="Nickelberry, Marshae" w:date="2026-01-15T19:34:00Z" w16du:dateUtc="2026-01-16T00:34:00Z">
        <w:r w:rsidRPr="001C2628" w:rsidDel="006A3261">
          <w:rPr>
            <w:rFonts w:ascii="Times New Roman" w:hAnsi="Times New Roman" w:cs="Times New Roman"/>
            <w:color w:val="000000" w:themeColor="text1"/>
          </w:rPr>
          <w:delText>In</w:delText>
        </w:r>
        <w:commentRangeEnd w:id="165"/>
        <w:r w:rsidR="006A3261" w:rsidDel="006A3261">
          <w:rPr>
            <w:rStyle w:val="CommentReference"/>
          </w:rPr>
          <w:commentReference w:id="165"/>
        </w:r>
        <w:r w:rsidRPr="001C2628" w:rsidDel="006A3261">
          <w:rPr>
            <w:rFonts w:ascii="Times New Roman" w:hAnsi="Times New Roman" w:cs="Times New Roman"/>
            <w:color w:val="000000" w:themeColor="text1"/>
          </w:rPr>
          <w:delText xml:space="preserve"> fully adjusted analysis, </w:delText>
        </w:r>
      </w:del>
      <w:r w:rsidRPr="001C2628">
        <w:rPr>
          <w:rFonts w:ascii="Times New Roman" w:hAnsi="Times New Roman" w:cs="Times New Roman"/>
          <w:color w:val="000000" w:themeColor="text1"/>
        </w:rPr>
        <w:t xml:space="preserve">food security was negatively associated with most urinary phenols </w:t>
      </w:r>
      <w:del w:id="172" w:author="Nickelberry, Marshae" w:date="2026-01-15T19:34:00Z" w16du:dateUtc="2026-01-16T00:34:00Z">
        <w:r w:rsidRPr="001C2628" w:rsidDel="006A3261">
          <w:rPr>
            <w:rFonts w:ascii="Times New Roman" w:hAnsi="Times New Roman" w:cs="Times New Roman"/>
            <w:color w:val="000000" w:themeColor="text1"/>
          </w:rPr>
          <w:delText>such that</w:delText>
        </w:r>
      </w:del>
      <w:ins w:id="173" w:author="Nickelberry, Marshae" w:date="2026-01-15T19:34:00Z" w16du:dateUtc="2026-01-16T00:34:00Z">
        <w:r w:rsidR="006A3261">
          <w:rPr>
            <w:rFonts w:ascii="Times New Roman" w:hAnsi="Times New Roman" w:cs="Times New Roman"/>
            <w:color w:val="000000" w:themeColor="text1"/>
          </w:rPr>
          <w:t xml:space="preserve">indicating </w:t>
        </w:r>
      </w:ins>
      <w:del w:id="174" w:author="Nickelberry, Marshae" w:date="2026-01-15T19:55:00Z" w16du:dateUtc="2026-01-16T00:55:00Z">
        <w:r w:rsidRPr="001C2628" w:rsidDel="007104E9">
          <w:rPr>
            <w:rFonts w:ascii="Times New Roman" w:hAnsi="Times New Roman" w:cs="Times New Roman"/>
            <w:color w:val="000000" w:themeColor="text1"/>
          </w:rPr>
          <w:delText xml:space="preserve"> </w:delText>
        </w:r>
      </w:del>
      <w:del w:id="175" w:author="Nickelberry, Marshae" w:date="2026-01-15T19:34:00Z" w16du:dateUtc="2026-01-16T00:34:00Z">
        <w:r w:rsidRPr="001C2628" w:rsidDel="006A3261">
          <w:rPr>
            <w:rFonts w:ascii="Times New Roman" w:hAnsi="Times New Roman" w:cs="Times New Roman"/>
            <w:color w:val="000000" w:themeColor="text1"/>
          </w:rPr>
          <w:delText xml:space="preserve">decreasing </w:delText>
        </w:r>
      </w:del>
      <w:ins w:id="176" w:author="Nickelberry, Marshae" w:date="2026-01-15T19:34:00Z" w16du:dateUtc="2026-01-16T00:34:00Z">
        <w:r w:rsidR="006A3261">
          <w:rPr>
            <w:rFonts w:ascii="Times New Roman" w:hAnsi="Times New Roman" w:cs="Times New Roman"/>
            <w:color w:val="000000" w:themeColor="text1"/>
          </w:rPr>
          <w:t>reduced</w:t>
        </w:r>
        <w:r w:rsidR="006A3261" w:rsidRPr="001C2628">
          <w:rPr>
            <w:rFonts w:ascii="Times New Roman" w:hAnsi="Times New Roman" w:cs="Times New Roman"/>
            <w:color w:val="000000" w:themeColor="text1"/>
          </w:rPr>
          <w:t xml:space="preserve"> </w:t>
        </w:r>
      </w:ins>
      <w:r w:rsidRPr="001C2628">
        <w:rPr>
          <w:rFonts w:ascii="Times New Roman" w:hAnsi="Times New Roman" w:cs="Times New Roman"/>
          <w:color w:val="000000" w:themeColor="text1"/>
        </w:rPr>
        <w:t>food security was associated with lower metabolite levels</w:t>
      </w:r>
      <w:ins w:id="177" w:author="Nickelberry, Marshae" w:date="2026-01-15T19:34:00Z" w16du:dateUtc="2026-01-16T00:34:00Z">
        <w:r w:rsidR="006A3261">
          <w:rPr>
            <w:rFonts w:ascii="Times New Roman" w:hAnsi="Times New Roman" w:cs="Times New Roman"/>
            <w:color w:val="000000" w:themeColor="text1"/>
          </w:rPr>
          <w:t xml:space="preserve"> compared to high food secure individuals</w:t>
        </w:r>
      </w:ins>
      <w:r w:rsidRPr="001C2628">
        <w:rPr>
          <w:rFonts w:ascii="Times New Roman" w:hAnsi="Times New Roman" w:cs="Times New Roman"/>
          <w:color w:val="000000" w:themeColor="text1"/>
        </w:rPr>
        <w:t xml:space="preserve">. </w:t>
      </w:r>
      <w:commentRangeStart w:id="178"/>
      <w:r w:rsidRPr="00EB2C3B">
        <w:rPr>
          <w:rFonts w:ascii="Times New Roman" w:hAnsi="Times New Roman" w:cs="Times New Roman"/>
          <w:strike/>
          <w:color w:val="000000" w:themeColor="text1"/>
          <w:rPrChange w:id="179" w:author="Nickelberry, Marshae" w:date="2026-01-15T19:41:00Z" w16du:dateUtc="2026-01-16T00:41:00Z">
            <w:rPr>
              <w:rFonts w:ascii="Times New Roman" w:hAnsi="Times New Roman" w:cs="Times New Roman"/>
              <w:color w:val="000000" w:themeColor="text1"/>
            </w:rPr>
          </w:rPrChange>
        </w:rPr>
        <w:t>For BP3,</w:t>
      </w:r>
      <w:ins w:id="180" w:author="Nickelberry, Marshae" w:date="2026-01-15T19:38:00Z" w16du:dateUtc="2026-01-16T00:38:00Z">
        <w:r w:rsidR="00EB2C3B" w:rsidRPr="00EB2C3B">
          <w:rPr>
            <w:rFonts w:ascii="Times New Roman" w:hAnsi="Times New Roman" w:cs="Times New Roman"/>
            <w:strike/>
            <w:color w:val="000000" w:themeColor="text1"/>
            <w:rPrChange w:id="181" w:author="Nickelberry, Marshae" w:date="2026-01-15T19:41:00Z" w16du:dateUtc="2026-01-16T00:41:00Z">
              <w:rPr>
                <w:rFonts w:ascii="Times New Roman" w:hAnsi="Times New Roman" w:cs="Times New Roman"/>
                <w:color w:val="000000" w:themeColor="text1"/>
              </w:rPr>
            </w:rPrChange>
          </w:rPr>
          <w:t xml:space="preserve"> </w:t>
        </w:r>
      </w:ins>
      <w:ins w:id="182" w:author="Nickelberry, Marshae" w:date="2026-01-15T19:39:00Z" w16du:dateUtc="2026-01-16T00:39:00Z">
        <w:r w:rsidR="00EB2C3B" w:rsidRPr="00EB2C3B">
          <w:rPr>
            <w:rFonts w:ascii="Times New Roman" w:hAnsi="Times New Roman" w:cs="Times New Roman"/>
            <w:strike/>
            <w:color w:val="000000" w:themeColor="text1"/>
            <w:rPrChange w:id="183" w:author="Nickelberry, Marshae" w:date="2026-01-15T19:41:00Z" w16du:dateUtc="2026-01-16T00:41:00Z">
              <w:rPr>
                <w:rFonts w:ascii="Times New Roman" w:hAnsi="Times New Roman" w:cs="Times New Roman"/>
                <w:color w:val="000000" w:themeColor="text1"/>
              </w:rPr>
            </w:rPrChange>
          </w:rPr>
          <w:t xml:space="preserve">monotonic decreases were observed across marginal, </w:t>
        </w:r>
      </w:ins>
      <w:r w:rsidRPr="00EB2C3B">
        <w:rPr>
          <w:rFonts w:ascii="Times New Roman" w:hAnsi="Times New Roman" w:cs="Times New Roman"/>
          <w:strike/>
          <w:color w:val="000000" w:themeColor="text1"/>
          <w:rPrChange w:id="184" w:author="Nickelberry, Marshae" w:date="2026-01-15T19:41:00Z" w16du:dateUtc="2026-01-16T00:41:00Z">
            <w:rPr>
              <w:rFonts w:ascii="Times New Roman" w:hAnsi="Times New Roman" w:cs="Times New Roman"/>
              <w:color w:val="000000" w:themeColor="text1"/>
            </w:rPr>
          </w:rPrChange>
        </w:rPr>
        <w:t xml:space="preserve"> all estimates for food security levels were well below the high-food security reference and fairly similar, indicating substantially lower concentrations among marginal </w:t>
      </w:r>
      <w:r w:rsidRPr="00EB2C3B">
        <w:rPr>
          <w:rFonts w:ascii="Times New Roman" w:eastAsia="Times New Roman" w:hAnsi="Times New Roman" w:cs="Times New Roman"/>
          <w:strike/>
          <w:color w:val="000000" w:themeColor="text1"/>
          <w:rPrChange w:id="185" w:author="Nickelberry, Marshae" w:date="2026-01-15T19:41:00Z" w16du:dateUtc="2026-01-16T00:41:00Z">
            <w:rPr>
              <w:rFonts w:ascii="Times New Roman" w:eastAsia="Times New Roman" w:hAnsi="Times New Roman" w:cs="Times New Roman"/>
              <w:color w:val="000000" w:themeColor="text1"/>
            </w:rPr>
          </w:rPrChange>
        </w:rPr>
        <w:t>(-19.82%, [95% CI: -31.68%, 5.91%])</w:t>
      </w:r>
      <w:r w:rsidRPr="00EB2C3B">
        <w:rPr>
          <w:rFonts w:ascii="Times New Roman" w:hAnsi="Times New Roman" w:cs="Times New Roman"/>
          <w:strike/>
          <w:color w:val="000000" w:themeColor="text1"/>
          <w:rPrChange w:id="186" w:author="Nickelberry, Marshae" w:date="2026-01-15T19:41:00Z" w16du:dateUtc="2026-01-16T00:41:00Z">
            <w:rPr>
              <w:rFonts w:ascii="Times New Roman" w:hAnsi="Times New Roman" w:cs="Times New Roman"/>
              <w:color w:val="000000" w:themeColor="text1"/>
            </w:rPr>
          </w:rPrChange>
        </w:rPr>
        <w:t xml:space="preserve">, low </w:t>
      </w:r>
      <w:r w:rsidRPr="00EB2C3B">
        <w:rPr>
          <w:rFonts w:ascii="Times New Roman" w:eastAsia="Times New Roman" w:hAnsi="Times New Roman" w:cs="Times New Roman"/>
          <w:strike/>
          <w:color w:val="000000" w:themeColor="text1"/>
          <w:rPrChange w:id="187" w:author="Nickelberry, Marshae" w:date="2026-01-15T19:41:00Z" w16du:dateUtc="2026-01-16T00:41:00Z">
            <w:rPr>
              <w:rFonts w:ascii="Times New Roman" w:eastAsia="Times New Roman" w:hAnsi="Times New Roman" w:cs="Times New Roman"/>
              <w:color w:val="000000" w:themeColor="text1"/>
            </w:rPr>
          </w:rPrChange>
        </w:rPr>
        <w:t>(-17.40%, [95% CI: -29.05%, -3.84%])</w:t>
      </w:r>
      <w:r w:rsidRPr="00EB2C3B">
        <w:rPr>
          <w:rFonts w:ascii="Times New Roman" w:hAnsi="Times New Roman" w:cs="Times New Roman"/>
          <w:strike/>
          <w:color w:val="000000" w:themeColor="text1"/>
          <w:rPrChange w:id="188" w:author="Nickelberry, Marshae" w:date="2026-01-15T19:41:00Z" w16du:dateUtc="2026-01-16T00:41:00Z">
            <w:rPr>
              <w:rFonts w:ascii="Times New Roman" w:hAnsi="Times New Roman" w:cs="Times New Roman"/>
              <w:color w:val="000000" w:themeColor="text1"/>
            </w:rPr>
          </w:rPrChange>
        </w:rPr>
        <w:t>, very low</w:t>
      </w:r>
      <w:r w:rsidRPr="00EB2C3B">
        <w:rPr>
          <w:rFonts w:ascii="Times New Roman" w:eastAsia="Times New Roman" w:hAnsi="Times New Roman" w:cs="Times New Roman"/>
          <w:strike/>
          <w:color w:val="000000" w:themeColor="text1"/>
          <w:rPrChange w:id="189" w:author="Nickelberry, Marshae" w:date="2026-01-15T19:41:00Z" w16du:dateUtc="2026-01-16T00:41:00Z">
            <w:rPr>
              <w:rFonts w:ascii="Times New Roman" w:eastAsia="Times New Roman" w:hAnsi="Times New Roman" w:cs="Times New Roman"/>
              <w:color w:val="000000" w:themeColor="text1"/>
            </w:rPr>
          </w:rPrChange>
        </w:rPr>
        <w:t xml:space="preserve"> (-19.55%, [95% CI: 35.27%, 0.02%]) food security participants.</w:t>
      </w:r>
      <w:r w:rsidRPr="001C2628">
        <w:rPr>
          <w:rFonts w:ascii="Times New Roman" w:eastAsia="Times New Roman" w:hAnsi="Times New Roman" w:cs="Times New Roman"/>
          <w:color w:val="000000" w:themeColor="text1"/>
        </w:rPr>
        <w:t xml:space="preserve"> </w:t>
      </w:r>
      <w:r w:rsidRPr="001C2628">
        <w:rPr>
          <w:rFonts w:ascii="Times New Roman" w:hAnsi="Times New Roman" w:cs="Times New Roman"/>
          <w:color w:val="000000" w:themeColor="text1"/>
        </w:rPr>
        <w:t xml:space="preserve"> </w:t>
      </w:r>
      <w:commentRangeEnd w:id="178"/>
      <w:ins w:id="190" w:author="Nickelberry, Marshae" w:date="2026-01-15T19:35:00Z" w16du:dateUtc="2026-01-16T00:35:00Z">
        <w:r w:rsidR="006A3261">
          <w:rPr>
            <w:rFonts w:ascii="Times New Roman" w:hAnsi="Times New Roman" w:cs="Times New Roman"/>
            <w:color w:val="000000" w:themeColor="text1"/>
          </w:rPr>
          <w:t>B</w:t>
        </w:r>
      </w:ins>
      <w:ins w:id="191" w:author="Nickelberry, Marshae" w:date="2026-01-15T19:40:00Z" w16du:dateUtc="2026-01-16T00:40:00Z">
        <w:r w:rsidR="00EB2C3B">
          <w:rPr>
            <w:rFonts w:ascii="Times New Roman" w:hAnsi="Times New Roman" w:cs="Times New Roman"/>
            <w:color w:val="000000" w:themeColor="text1"/>
          </w:rPr>
          <w:t>enzophenone-3</w:t>
        </w:r>
      </w:ins>
      <w:ins w:id="192" w:author="Nickelberry, Marshae" w:date="2026-01-15T19:41:00Z" w16du:dateUtc="2026-01-16T00:41:00Z">
        <w:r w:rsidR="00EB2C3B">
          <w:rPr>
            <w:rFonts w:ascii="Times New Roman" w:hAnsi="Times New Roman" w:cs="Times New Roman"/>
            <w:color w:val="000000" w:themeColor="text1"/>
          </w:rPr>
          <w:t xml:space="preserve"> (BP3)</w:t>
        </w:r>
      </w:ins>
      <w:ins w:id="193" w:author="Nickelberry, Marshae" w:date="2026-01-15T19:40:00Z" w16du:dateUtc="2026-01-16T00:40:00Z">
        <w:r w:rsidR="00EB2C3B">
          <w:rPr>
            <w:rFonts w:ascii="Times New Roman" w:hAnsi="Times New Roman" w:cs="Times New Roman"/>
            <w:color w:val="000000" w:themeColor="text1"/>
          </w:rPr>
          <w:t xml:space="preserve"> levels</w:t>
        </w:r>
      </w:ins>
      <w:ins w:id="194" w:author="Nickelberry, Marshae" w:date="2026-01-15T19:35:00Z" w16du:dateUtc="2026-01-16T00:35:00Z">
        <w:r w:rsidR="006A3261">
          <w:rPr>
            <w:rFonts w:ascii="Times New Roman" w:hAnsi="Times New Roman" w:cs="Times New Roman"/>
            <w:color w:val="000000" w:themeColor="text1"/>
          </w:rPr>
          <w:t xml:space="preserve"> </w:t>
        </w:r>
      </w:ins>
      <w:ins w:id="195" w:author="Nickelberry, Marshae" w:date="2026-01-15T19:42:00Z" w16du:dateUtc="2026-01-16T00:42:00Z">
        <w:r w:rsidR="00EB2C3B">
          <w:rPr>
            <w:rFonts w:ascii="Times New Roman" w:hAnsi="Times New Roman" w:cs="Times New Roman"/>
            <w:color w:val="000000" w:themeColor="text1"/>
          </w:rPr>
          <w:t>were lower among individuals with</w:t>
        </w:r>
      </w:ins>
      <w:ins w:id="196" w:author="Nickelberry, Marshae" w:date="2026-01-15T19:39:00Z" w16du:dateUtc="2026-01-16T00:39:00Z">
        <w:r w:rsidR="00EB2C3B">
          <w:rPr>
            <w:rFonts w:ascii="Times New Roman" w:hAnsi="Times New Roman" w:cs="Times New Roman"/>
            <w:color w:val="000000" w:themeColor="text1"/>
          </w:rPr>
          <w:t xml:space="preserve"> </w:t>
        </w:r>
      </w:ins>
      <w:ins w:id="197" w:author="Nickelberry, Marshae" w:date="2026-01-15T19:40:00Z" w16du:dateUtc="2026-01-16T00:40:00Z">
        <w:r w:rsidR="00EB2C3B" w:rsidRPr="001C2628">
          <w:rPr>
            <w:rFonts w:ascii="Times New Roman" w:hAnsi="Times New Roman" w:cs="Times New Roman"/>
            <w:color w:val="000000" w:themeColor="text1"/>
          </w:rPr>
          <w:t xml:space="preserve">marginal </w:t>
        </w:r>
        <w:r w:rsidR="00EB2C3B" w:rsidRPr="001C2628">
          <w:rPr>
            <w:rFonts w:ascii="Times New Roman" w:eastAsia="Times New Roman" w:hAnsi="Times New Roman" w:cs="Times New Roman"/>
            <w:color w:val="000000" w:themeColor="text1"/>
          </w:rPr>
          <w:t xml:space="preserve">(-19.8% </w:t>
        </w:r>
      </w:ins>
      <w:ins w:id="198" w:author="Nickelberry, Marshae" w:date="2026-01-15T19:41:00Z" w16du:dateUtc="2026-01-16T00:41:00Z">
        <w:r w:rsidR="00EB2C3B">
          <w:rPr>
            <w:rFonts w:ascii="Times New Roman" w:eastAsia="Times New Roman" w:hAnsi="Times New Roman" w:cs="Times New Roman"/>
            <w:color w:val="000000" w:themeColor="text1"/>
          </w:rPr>
          <w:t>[</w:t>
        </w:r>
      </w:ins>
      <w:ins w:id="199" w:author="Nickelberry, Marshae" w:date="2026-01-15T19:40:00Z" w16du:dateUtc="2026-01-16T00:40:00Z">
        <w:r w:rsidR="00EB2C3B" w:rsidRPr="001C2628">
          <w:rPr>
            <w:rFonts w:ascii="Times New Roman" w:eastAsia="Times New Roman" w:hAnsi="Times New Roman" w:cs="Times New Roman"/>
            <w:color w:val="000000" w:themeColor="text1"/>
          </w:rPr>
          <w:t>95% CI: -31.</w:t>
        </w:r>
        <w:r w:rsidR="00EB2C3B">
          <w:rPr>
            <w:rFonts w:ascii="Times New Roman" w:eastAsia="Times New Roman" w:hAnsi="Times New Roman" w:cs="Times New Roman"/>
            <w:color w:val="000000" w:themeColor="text1"/>
          </w:rPr>
          <w:t>7</w:t>
        </w:r>
        <w:r w:rsidR="00EB2C3B" w:rsidRPr="001C2628">
          <w:rPr>
            <w:rFonts w:ascii="Times New Roman" w:eastAsia="Times New Roman" w:hAnsi="Times New Roman" w:cs="Times New Roman"/>
            <w:color w:val="000000" w:themeColor="text1"/>
          </w:rPr>
          <w:t>%</w:t>
        </w:r>
      </w:ins>
      <w:ins w:id="200" w:author="Nickelberry, Marshae" w:date="2026-01-15T19:41:00Z" w16du:dateUtc="2026-01-16T00:41:00Z">
        <w:r w:rsidR="00EB2C3B">
          <w:rPr>
            <w:rFonts w:ascii="Times New Roman" w:eastAsia="Times New Roman" w:hAnsi="Times New Roman" w:cs="Times New Roman"/>
            <w:color w:val="000000" w:themeColor="text1"/>
          </w:rPr>
          <w:t>, 5</w:t>
        </w:r>
      </w:ins>
      <w:ins w:id="201" w:author="Nickelberry, Marshae" w:date="2026-01-15T19:40:00Z" w16du:dateUtc="2026-01-16T00:40:00Z">
        <w:r w:rsidR="00EB2C3B" w:rsidRPr="001C2628">
          <w:rPr>
            <w:rFonts w:ascii="Times New Roman" w:eastAsia="Times New Roman" w:hAnsi="Times New Roman" w:cs="Times New Roman"/>
            <w:color w:val="000000" w:themeColor="text1"/>
          </w:rPr>
          <w:t>.9%])</w:t>
        </w:r>
        <w:r w:rsidR="00EB2C3B" w:rsidRPr="001C2628">
          <w:rPr>
            <w:rFonts w:ascii="Times New Roman" w:hAnsi="Times New Roman" w:cs="Times New Roman"/>
            <w:color w:val="000000" w:themeColor="text1"/>
          </w:rPr>
          <w:t xml:space="preserve">, low </w:t>
        </w:r>
        <w:r w:rsidR="00EB2C3B" w:rsidRPr="001C2628">
          <w:rPr>
            <w:rFonts w:ascii="Times New Roman" w:eastAsia="Times New Roman" w:hAnsi="Times New Roman" w:cs="Times New Roman"/>
            <w:color w:val="000000" w:themeColor="text1"/>
          </w:rPr>
          <w:t>(-17.4%</w:t>
        </w:r>
        <w:r w:rsidR="00EB2C3B">
          <w:rPr>
            <w:rFonts w:ascii="Times New Roman" w:eastAsia="Times New Roman" w:hAnsi="Times New Roman" w:cs="Times New Roman"/>
            <w:color w:val="000000" w:themeColor="text1"/>
          </w:rPr>
          <w:t xml:space="preserve"> </w:t>
        </w:r>
        <w:r w:rsidR="00EB2C3B" w:rsidRPr="001C2628">
          <w:rPr>
            <w:rFonts w:ascii="Times New Roman" w:eastAsia="Times New Roman" w:hAnsi="Times New Roman" w:cs="Times New Roman"/>
            <w:color w:val="000000" w:themeColor="text1"/>
          </w:rPr>
          <w:t>[95% CI: -29.</w:t>
        </w:r>
      </w:ins>
      <w:ins w:id="202" w:author="Nickelberry, Marshae" w:date="2026-01-15T19:41:00Z" w16du:dateUtc="2026-01-16T00:41:00Z">
        <w:r w:rsidR="00EB2C3B">
          <w:rPr>
            <w:rFonts w:ascii="Times New Roman" w:eastAsia="Times New Roman" w:hAnsi="Times New Roman" w:cs="Times New Roman"/>
            <w:color w:val="000000" w:themeColor="text1"/>
          </w:rPr>
          <w:t>1</w:t>
        </w:r>
      </w:ins>
      <w:ins w:id="203" w:author="Nickelberry, Marshae" w:date="2026-01-15T19:40:00Z" w16du:dateUtc="2026-01-16T00:40:00Z">
        <w:r w:rsidR="00EB2C3B" w:rsidRPr="001C2628">
          <w:rPr>
            <w:rFonts w:ascii="Times New Roman" w:eastAsia="Times New Roman" w:hAnsi="Times New Roman" w:cs="Times New Roman"/>
            <w:color w:val="000000" w:themeColor="text1"/>
          </w:rPr>
          <w:t>%, -3.8%])</w:t>
        </w:r>
        <w:r w:rsidR="00EB2C3B" w:rsidRPr="001C2628">
          <w:rPr>
            <w:rFonts w:ascii="Times New Roman" w:hAnsi="Times New Roman" w:cs="Times New Roman"/>
            <w:color w:val="000000" w:themeColor="text1"/>
          </w:rPr>
          <w:t xml:space="preserve">, </w:t>
        </w:r>
      </w:ins>
      <w:ins w:id="204" w:author="Nickelberry, Marshae" w:date="2026-01-15T19:41:00Z" w16du:dateUtc="2026-01-16T00:41:00Z">
        <w:r w:rsidR="00EB2C3B">
          <w:rPr>
            <w:rFonts w:ascii="Times New Roman" w:hAnsi="Times New Roman" w:cs="Times New Roman"/>
            <w:color w:val="000000" w:themeColor="text1"/>
          </w:rPr>
          <w:t xml:space="preserve">and </w:t>
        </w:r>
      </w:ins>
      <w:ins w:id="205" w:author="Nickelberry, Marshae" w:date="2026-01-15T19:40:00Z" w16du:dateUtc="2026-01-16T00:40:00Z">
        <w:r w:rsidR="00EB2C3B" w:rsidRPr="001C2628">
          <w:rPr>
            <w:rFonts w:ascii="Times New Roman" w:hAnsi="Times New Roman" w:cs="Times New Roman"/>
            <w:color w:val="000000" w:themeColor="text1"/>
          </w:rPr>
          <w:t>very low</w:t>
        </w:r>
        <w:r w:rsidR="00EB2C3B" w:rsidRPr="001C2628">
          <w:rPr>
            <w:rFonts w:ascii="Times New Roman" w:eastAsia="Times New Roman" w:hAnsi="Times New Roman" w:cs="Times New Roman"/>
            <w:color w:val="000000" w:themeColor="text1"/>
          </w:rPr>
          <w:t xml:space="preserve"> (-19.</w:t>
        </w:r>
      </w:ins>
      <w:ins w:id="206" w:author="Nickelberry, Marshae" w:date="2026-01-15T19:41:00Z" w16du:dateUtc="2026-01-16T00:41:00Z">
        <w:r w:rsidR="00EB2C3B">
          <w:rPr>
            <w:rFonts w:ascii="Times New Roman" w:eastAsia="Times New Roman" w:hAnsi="Times New Roman" w:cs="Times New Roman"/>
            <w:color w:val="000000" w:themeColor="text1"/>
          </w:rPr>
          <w:t>6</w:t>
        </w:r>
      </w:ins>
      <w:ins w:id="207" w:author="Nickelberry, Marshae" w:date="2026-01-15T19:40:00Z" w16du:dateUtc="2026-01-16T00:40:00Z">
        <w:r w:rsidR="00EB2C3B" w:rsidRPr="001C2628">
          <w:rPr>
            <w:rFonts w:ascii="Times New Roman" w:eastAsia="Times New Roman" w:hAnsi="Times New Roman" w:cs="Times New Roman"/>
            <w:color w:val="000000" w:themeColor="text1"/>
          </w:rPr>
          <w:t>%[95% CI: 35.</w:t>
        </w:r>
      </w:ins>
      <w:ins w:id="208" w:author="Nickelberry, Marshae" w:date="2026-01-15T19:41:00Z" w16du:dateUtc="2026-01-16T00:41:00Z">
        <w:r w:rsidR="00EB2C3B">
          <w:rPr>
            <w:rFonts w:ascii="Times New Roman" w:eastAsia="Times New Roman" w:hAnsi="Times New Roman" w:cs="Times New Roman"/>
            <w:color w:val="000000" w:themeColor="text1"/>
          </w:rPr>
          <w:t>3</w:t>
        </w:r>
      </w:ins>
      <w:ins w:id="209" w:author="Nickelberry, Marshae" w:date="2026-01-15T19:40:00Z" w16du:dateUtc="2026-01-16T00:40:00Z">
        <w:r w:rsidR="00EB2C3B" w:rsidRPr="001C2628">
          <w:rPr>
            <w:rFonts w:ascii="Times New Roman" w:eastAsia="Times New Roman" w:hAnsi="Times New Roman" w:cs="Times New Roman"/>
            <w:color w:val="000000" w:themeColor="text1"/>
          </w:rPr>
          <w:t xml:space="preserve">%, 0.02%]) </w:t>
        </w:r>
        <w:r w:rsidR="00EB2C3B">
          <w:rPr>
            <w:rFonts w:ascii="Times New Roman" w:eastAsia="Times New Roman" w:hAnsi="Times New Roman" w:cs="Times New Roman"/>
            <w:color w:val="000000" w:themeColor="text1"/>
          </w:rPr>
          <w:t xml:space="preserve">food </w:t>
        </w:r>
        <w:r w:rsidR="00EB2C3B">
          <w:rPr>
            <w:rFonts w:ascii="Times New Roman" w:hAnsi="Times New Roman" w:cs="Times New Roman"/>
            <w:color w:val="000000" w:themeColor="text1"/>
          </w:rPr>
          <w:t>security groups compared to participants with high food security</w:t>
        </w:r>
        <w:commentRangeStart w:id="210"/>
        <w:r w:rsidR="00EB2C3B">
          <w:rPr>
            <w:rFonts w:ascii="Times New Roman" w:hAnsi="Times New Roman" w:cs="Times New Roman"/>
            <w:color w:val="000000" w:themeColor="text1"/>
          </w:rPr>
          <w:t>.</w:t>
        </w:r>
      </w:ins>
      <w:del w:id="211" w:author="Nickelberry, Marshae" w:date="2026-01-15T19:41:00Z" w16du:dateUtc="2026-01-16T00:41:00Z">
        <w:r w:rsidR="006A3261" w:rsidDel="00EB2C3B">
          <w:rPr>
            <w:rStyle w:val="CommentReference"/>
          </w:rPr>
          <w:commentReference w:id="178"/>
        </w:r>
        <w:r w:rsidR="006A3261" w:rsidDel="00EB2C3B">
          <w:rPr>
            <w:rFonts w:ascii="Times New Roman" w:eastAsia="Times New Roman" w:hAnsi="Times New Roman" w:cs="Times New Roman"/>
            <w:color w:val="000000" w:themeColor="text1"/>
          </w:rPr>
          <w:delText>(</w:delText>
        </w:r>
        <w:r w:rsidR="006A3261" w:rsidRPr="001C2628" w:rsidDel="00EB2C3B">
          <w:rPr>
            <w:rFonts w:ascii="Times New Roman" w:eastAsia="Times New Roman" w:hAnsi="Times New Roman" w:cs="Times New Roman"/>
            <w:color w:val="000000" w:themeColor="text1"/>
          </w:rPr>
          <w:delText>-19.8%, [95% CI: -31.</w:delText>
        </w:r>
        <w:r w:rsidR="006A3261" w:rsidDel="00EB2C3B">
          <w:rPr>
            <w:rFonts w:ascii="Times New Roman" w:eastAsia="Times New Roman" w:hAnsi="Times New Roman" w:cs="Times New Roman"/>
            <w:color w:val="000000" w:themeColor="text1"/>
          </w:rPr>
          <w:delText>7</w:delText>
        </w:r>
        <w:r w:rsidR="006A3261" w:rsidRPr="001C2628" w:rsidDel="00EB2C3B">
          <w:rPr>
            <w:rFonts w:ascii="Times New Roman" w:eastAsia="Times New Roman" w:hAnsi="Times New Roman" w:cs="Times New Roman"/>
            <w:color w:val="000000" w:themeColor="text1"/>
          </w:rPr>
          <w:delText>%, 5.9%])</w:delText>
        </w:r>
        <w:r w:rsidR="006A3261" w:rsidDel="00EB2C3B">
          <w:rPr>
            <w:rFonts w:ascii="Times New Roman" w:eastAsia="Times New Roman" w:hAnsi="Times New Roman" w:cs="Times New Roman"/>
            <w:color w:val="000000" w:themeColor="text1"/>
          </w:rPr>
          <w:delText xml:space="preserve">, </w:delText>
        </w:r>
        <w:r w:rsidR="00EB2C3B" w:rsidRPr="001C2628" w:rsidDel="00EB2C3B">
          <w:rPr>
            <w:rFonts w:ascii="Times New Roman" w:hAnsi="Times New Roman" w:cs="Times New Roman"/>
            <w:color w:val="000000" w:themeColor="text1"/>
          </w:rPr>
          <w:delText xml:space="preserve">low </w:delText>
        </w:r>
        <w:r w:rsidR="00EB2C3B" w:rsidRPr="001C2628" w:rsidDel="00EB2C3B">
          <w:rPr>
            <w:rFonts w:ascii="Times New Roman" w:eastAsia="Times New Roman" w:hAnsi="Times New Roman" w:cs="Times New Roman"/>
            <w:color w:val="000000" w:themeColor="text1"/>
          </w:rPr>
          <w:delText>(-17.40%</w:delText>
        </w:r>
      </w:del>
      <w:del w:id="212" w:author="Nickelberry, Marshae" w:date="2026-01-15T19:37:00Z" w16du:dateUtc="2026-01-16T00:37:00Z">
        <w:r w:rsidR="00EB2C3B" w:rsidRPr="001C2628" w:rsidDel="00EB2C3B">
          <w:rPr>
            <w:rFonts w:ascii="Times New Roman" w:eastAsia="Times New Roman" w:hAnsi="Times New Roman" w:cs="Times New Roman"/>
            <w:color w:val="000000" w:themeColor="text1"/>
          </w:rPr>
          <w:delText xml:space="preserve">, [95% CI: </w:delText>
        </w:r>
      </w:del>
      <w:del w:id="213" w:author="Nickelberry, Marshae" w:date="2026-01-15T19:41:00Z" w16du:dateUtc="2026-01-16T00:41:00Z">
        <w:r w:rsidR="00EB2C3B" w:rsidRPr="001C2628" w:rsidDel="00EB2C3B">
          <w:rPr>
            <w:rFonts w:ascii="Times New Roman" w:eastAsia="Times New Roman" w:hAnsi="Times New Roman" w:cs="Times New Roman"/>
            <w:color w:val="000000" w:themeColor="text1"/>
          </w:rPr>
          <w:delText>-29.05%, -3.84%])</w:delText>
        </w:r>
        <w:r w:rsidR="00EB2C3B" w:rsidRPr="001C2628" w:rsidDel="00EB2C3B">
          <w:rPr>
            <w:rFonts w:ascii="Times New Roman" w:hAnsi="Times New Roman" w:cs="Times New Roman"/>
            <w:color w:val="000000" w:themeColor="text1"/>
          </w:rPr>
          <w:delText>, very low</w:delText>
        </w:r>
        <w:r w:rsidR="00EB2C3B" w:rsidRPr="001C2628" w:rsidDel="00EB2C3B">
          <w:rPr>
            <w:rFonts w:ascii="Times New Roman" w:eastAsia="Times New Roman" w:hAnsi="Times New Roman" w:cs="Times New Roman"/>
            <w:color w:val="000000" w:themeColor="text1"/>
          </w:rPr>
          <w:delText xml:space="preserve"> (-19.55%, [95% CI: 35.27%, 0.02</w:delText>
        </w:r>
      </w:del>
      <w:commentRangeEnd w:id="210"/>
      <w:r w:rsidR="00EB2C3B">
        <w:rPr>
          <w:rStyle w:val="CommentReference"/>
        </w:rPr>
        <w:commentReference w:id="210"/>
      </w:r>
      <w:del w:id="214" w:author="Nickelberry, Marshae" w:date="2026-01-15T19:41:00Z" w16du:dateUtc="2026-01-16T00:41:00Z">
        <w:r w:rsidR="00EB2C3B" w:rsidRPr="001C2628" w:rsidDel="00EB2C3B">
          <w:rPr>
            <w:rFonts w:ascii="Times New Roman" w:eastAsia="Times New Roman" w:hAnsi="Times New Roman" w:cs="Times New Roman"/>
            <w:color w:val="000000" w:themeColor="text1"/>
          </w:rPr>
          <w:delText>%])</w:delText>
        </w:r>
      </w:del>
      <w:r w:rsidR="00EB2C3B" w:rsidRPr="001C2628">
        <w:rPr>
          <w:rFonts w:ascii="Times New Roman" w:eastAsia="Times New Roman" w:hAnsi="Times New Roman" w:cs="Times New Roman"/>
          <w:color w:val="000000" w:themeColor="text1"/>
        </w:rPr>
        <w:t xml:space="preserve"> </w:t>
      </w:r>
      <w:ins w:id="215" w:author="Nickelberry, Marshae" w:date="2026-01-15T19:43:00Z" w16du:dateUtc="2026-01-16T00:43:00Z">
        <w:r w:rsidR="00EB2C3B">
          <w:rPr>
            <w:rFonts w:ascii="Times New Roman" w:hAnsi="Times New Roman" w:cs="Times New Roman"/>
            <w:color w:val="000000" w:themeColor="text1"/>
          </w:rPr>
          <w:t xml:space="preserve">While estimates </w:t>
        </w:r>
      </w:ins>
      <w:ins w:id="216" w:author="Nickelberry, Marshae" w:date="2026-01-15T19:45:00Z" w16du:dateUtc="2026-01-16T00:45:00Z">
        <w:r w:rsidR="00EB2C3B">
          <w:rPr>
            <w:rFonts w:ascii="Times New Roman" w:hAnsi="Times New Roman" w:cs="Times New Roman"/>
            <w:color w:val="000000" w:themeColor="text1"/>
          </w:rPr>
          <w:t>for</w:t>
        </w:r>
      </w:ins>
      <w:ins w:id="217" w:author="Nickelberry, Marshae" w:date="2026-01-15T19:43:00Z" w16du:dateUtc="2026-01-16T00:43:00Z">
        <w:r w:rsidR="00EB2C3B">
          <w:rPr>
            <w:rFonts w:ascii="Times New Roman" w:hAnsi="Times New Roman" w:cs="Times New Roman"/>
            <w:color w:val="000000" w:themeColor="text1"/>
          </w:rPr>
          <w:t xml:space="preserve"> </w:t>
        </w:r>
      </w:ins>
      <w:ins w:id="218" w:author="Nickelberry, Marshae" w:date="2026-01-15T19:45:00Z" w16du:dateUtc="2026-01-16T00:45:00Z">
        <w:r w:rsidR="00EB2C3B">
          <w:rPr>
            <w:rFonts w:ascii="Times New Roman" w:hAnsi="Times New Roman" w:cs="Times New Roman"/>
            <w:color w:val="000000" w:themeColor="text1"/>
          </w:rPr>
          <w:t xml:space="preserve">triclosan </w:t>
        </w:r>
      </w:ins>
      <w:ins w:id="219" w:author="Nickelberry, Marshae" w:date="2026-01-15T19:43:00Z" w16du:dateUtc="2026-01-16T00:43:00Z">
        <w:r w:rsidR="00EB2C3B">
          <w:rPr>
            <w:rFonts w:ascii="Times New Roman" w:hAnsi="Times New Roman" w:cs="Times New Roman"/>
            <w:color w:val="000000" w:themeColor="text1"/>
          </w:rPr>
          <w:t xml:space="preserve">, and all parabens </w:t>
        </w:r>
      </w:ins>
      <w:ins w:id="220" w:author="Nickelberry, Marshae" w:date="2026-01-15T19:55:00Z" w16du:dateUtc="2026-01-16T00:55:00Z">
        <w:r w:rsidR="007104E9">
          <w:rPr>
            <w:rFonts w:ascii="Times New Roman" w:hAnsi="Times New Roman" w:cs="Times New Roman"/>
            <w:color w:val="000000" w:themeColor="text1"/>
          </w:rPr>
          <w:t xml:space="preserve">similarly </w:t>
        </w:r>
      </w:ins>
      <w:ins w:id="221" w:author="Nickelberry, Marshae" w:date="2026-01-15T19:43:00Z" w16du:dateUtc="2026-01-16T00:43:00Z">
        <w:r w:rsidR="00EB2C3B">
          <w:rPr>
            <w:rFonts w:ascii="Times New Roman" w:hAnsi="Times New Roman" w:cs="Times New Roman"/>
            <w:color w:val="000000" w:themeColor="text1"/>
          </w:rPr>
          <w:t xml:space="preserve"> suggested lower levels with reduced food security</w:t>
        </w:r>
      </w:ins>
      <w:ins w:id="222" w:author="Nickelberry, Marshae" w:date="2026-01-15T19:55:00Z" w16du:dateUtc="2026-01-16T00:55:00Z">
        <w:r w:rsidR="007104E9">
          <w:rPr>
            <w:rFonts w:ascii="Times New Roman" w:hAnsi="Times New Roman" w:cs="Times New Roman"/>
            <w:color w:val="000000" w:themeColor="text1"/>
          </w:rPr>
          <w:t xml:space="preserve"> status</w:t>
        </w:r>
      </w:ins>
      <w:ins w:id="223" w:author="Nickelberry, Marshae" w:date="2026-01-15T19:43:00Z" w16du:dateUtc="2026-01-16T00:43:00Z">
        <w:r w:rsidR="00EB2C3B">
          <w:rPr>
            <w:rFonts w:ascii="Times New Roman" w:hAnsi="Times New Roman" w:cs="Times New Roman"/>
            <w:color w:val="000000" w:themeColor="text1"/>
          </w:rPr>
          <w:t xml:space="preserve">, </w:t>
        </w:r>
      </w:ins>
    </w:p>
    <w:p w14:paraId="44CFCBCB" w14:textId="77777777" w:rsidR="006A3261" w:rsidDel="00EB2C3B" w:rsidRDefault="006A3261" w:rsidP="007104E9">
      <w:pPr>
        <w:ind w:firstLine="720"/>
        <w:rPr>
          <w:del w:id="224" w:author="Nickelberry, Marshae" w:date="2026-01-15T19:43:00Z" w16du:dateUtc="2026-01-16T00:43:00Z"/>
          <w:rFonts w:ascii="Times New Roman" w:hAnsi="Times New Roman" w:cs="Times New Roman"/>
          <w:color w:val="000000" w:themeColor="text1"/>
        </w:rPr>
        <w:pPrChange w:id="225" w:author="Nickelberry, Marshae" w:date="2026-01-15T19:53:00Z" w16du:dateUtc="2026-01-16T00:53:00Z">
          <w:pPr>
            <w:ind w:firstLine="720"/>
          </w:pPr>
        </w:pPrChange>
      </w:pPr>
    </w:p>
    <w:p w14:paraId="48785EAF" w14:textId="77777777" w:rsidR="006A3261" w:rsidDel="00EB2C3B" w:rsidRDefault="006A3261" w:rsidP="007104E9">
      <w:pPr>
        <w:ind w:firstLine="720"/>
        <w:rPr>
          <w:del w:id="226" w:author="Nickelberry, Marshae" w:date="2026-01-15T19:43:00Z" w16du:dateUtc="2026-01-16T00:43:00Z"/>
          <w:rFonts w:ascii="Times New Roman" w:hAnsi="Times New Roman" w:cs="Times New Roman"/>
          <w:color w:val="000000" w:themeColor="text1"/>
        </w:rPr>
        <w:pPrChange w:id="227" w:author="Nickelberry, Marshae" w:date="2026-01-15T19:53:00Z" w16du:dateUtc="2026-01-16T00:53:00Z">
          <w:pPr>
            <w:ind w:firstLine="720"/>
          </w:pPr>
        </w:pPrChange>
      </w:pPr>
    </w:p>
    <w:p w14:paraId="50873794" w14:textId="4261353C" w:rsidR="000B66BD" w:rsidRPr="001C2628" w:rsidDel="00EB2C3B" w:rsidRDefault="000B66BD" w:rsidP="007104E9">
      <w:pPr>
        <w:ind w:firstLine="720"/>
        <w:rPr>
          <w:del w:id="228" w:author="Nickelberry, Marshae" w:date="2026-01-15T19:47:00Z" w16du:dateUtc="2026-01-16T00:47:00Z"/>
          <w:rFonts w:ascii="Times New Roman" w:hAnsi="Times New Roman" w:cs="Times New Roman"/>
          <w:b/>
          <w:bCs/>
          <w:color w:val="000000" w:themeColor="text1"/>
        </w:rPr>
        <w:pPrChange w:id="229" w:author="Nickelberry, Marshae" w:date="2026-01-15T19:53:00Z" w16du:dateUtc="2026-01-16T00:53:00Z">
          <w:pPr>
            <w:ind w:firstLine="720"/>
          </w:pPr>
        </w:pPrChange>
      </w:pPr>
      <w:del w:id="230" w:author="Nickelberry, Marshae" w:date="2026-01-15T19:43:00Z" w16du:dateUtc="2026-01-16T00:43:00Z">
        <w:r w:rsidRPr="001C2628" w:rsidDel="00EB2C3B">
          <w:rPr>
            <w:rFonts w:ascii="Times New Roman" w:hAnsi="Times New Roman" w:cs="Times New Roman"/>
            <w:color w:val="000000" w:themeColor="text1"/>
          </w:rPr>
          <w:delText xml:space="preserve">For other phenols where negative differences were observed, </w:delText>
        </w:r>
      </w:del>
      <w:r w:rsidRPr="001C2628">
        <w:rPr>
          <w:rFonts w:ascii="Times New Roman" w:hAnsi="Times New Roman" w:cs="Times New Roman"/>
          <w:color w:val="000000" w:themeColor="text1"/>
        </w:rPr>
        <w:t>very low food security consistently showed the largest percent differences</w:t>
      </w:r>
      <w:ins w:id="231" w:author="Nickelberry, Marshae" w:date="2026-01-15T19:44:00Z" w16du:dateUtc="2026-01-16T00:44:00Z">
        <w:r w:rsidR="00EB2C3B">
          <w:rPr>
            <w:rFonts w:ascii="Times New Roman" w:hAnsi="Times New Roman" w:cs="Times New Roman"/>
            <w:color w:val="000000" w:themeColor="text1"/>
          </w:rPr>
          <w:t xml:space="preserve">. </w:t>
        </w:r>
      </w:ins>
      <w:del w:id="232" w:author="Nickelberry, Marshae" w:date="2026-01-15T19:43:00Z" w16du:dateUtc="2026-01-16T00:43:00Z">
        <w:r w:rsidRPr="001C2628" w:rsidDel="00EB2C3B">
          <w:rPr>
            <w:rFonts w:ascii="Times New Roman" w:hAnsi="Times New Roman" w:cs="Times New Roman"/>
            <w:color w:val="000000" w:themeColor="text1"/>
          </w:rPr>
          <w:delText xml:space="preserve">. </w:delText>
        </w:r>
      </w:del>
      <w:r w:rsidRPr="001C2628">
        <w:rPr>
          <w:rFonts w:ascii="Times New Roman" w:hAnsi="Times New Roman" w:cs="Times New Roman"/>
          <w:color w:val="000000" w:themeColor="text1"/>
        </w:rPr>
        <w:t xml:space="preserve">Specifically, </w:t>
      </w:r>
      <w:del w:id="233" w:author="Nickelberry, Marshae" w:date="2026-01-15T19:44:00Z" w16du:dateUtc="2026-01-16T00:44:00Z">
        <w:r w:rsidRPr="001C2628" w:rsidDel="00EB2C3B">
          <w:rPr>
            <w:rFonts w:ascii="Times New Roman" w:hAnsi="Times New Roman" w:cs="Times New Roman"/>
            <w:color w:val="000000" w:themeColor="text1"/>
          </w:rPr>
          <w:delText xml:space="preserve">when </w:delText>
        </w:r>
      </w:del>
      <w:r w:rsidRPr="001C2628">
        <w:rPr>
          <w:rFonts w:ascii="Times New Roman" w:hAnsi="Times New Roman" w:cs="Times New Roman"/>
          <w:color w:val="000000" w:themeColor="text1"/>
        </w:rPr>
        <w:t xml:space="preserve">compared to individuals with high food security, very low food insecure individuals had significantly lower levels of </w:t>
      </w:r>
      <w:ins w:id="234" w:author="Nickelberry, Marshae" w:date="2026-01-15T19:44:00Z" w16du:dateUtc="2026-01-16T00:44:00Z">
        <w:r w:rsidR="00EB2C3B">
          <w:rPr>
            <w:rFonts w:ascii="Times New Roman" w:hAnsi="Times New Roman" w:cs="Times New Roman"/>
            <w:color w:val="000000" w:themeColor="text1"/>
          </w:rPr>
          <w:t>t</w:t>
        </w:r>
      </w:ins>
      <w:del w:id="235" w:author="Nickelberry, Marshae" w:date="2026-01-15T19:44:00Z" w16du:dateUtc="2026-01-16T00:44:00Z">
        <w:r w:rsidRPr="001C2628" w:rsidDel="00EB2C3B">
          <w:rPr>
            <w:rFonts w:ascii="Times New Roman" w:hAnsi="Times New Roman" w:cs="Times New Roman"/>
            <w:color w:val="000000" w:themeColor="text1"/>
          </w:rPr>
          <w:delText>T</w:delText>
        </w:r>
      </w:del>
      <w:r w:rsidRPr="001C2628">
        <w:rPr>
          <w:rFonts w:ascii="Times New Roman" w:hAnsi="Times New Roman" w:cs="Times New Roman"/>
          <w:color w:val="000000" w:themeColor="text1"/>
        </w:rPr>
        <w:t xml:space="preserve">riclosan (-24.46%, [95% CI: -36.76%, -9.77%]), </w:t>
      </w:r>
      <w:ins w:id="236" w:author="Nickelberry, Marshae" w:date="2026-01-15T19:44:00Z" w16du:dateUtc="2026-01-16T00:44:00Z">
        <w:r w:rsidR="00EB2C3B">
          <w:rPr>
            <w:rFonts w:ascii="Times New Roman" w:hAnsi="Times New Roman" w:cs="Times New Roman"/>
            <w:color w:val="000000" w:themeColor="text1"/>
          </w:rPr>
          <w:t>ethyl paraben</w:t>
        </w:r>
      </w:ins>
      <w:del w:id="237" w:author="Nickelberry, Marshae" w:date="2026-01-15T19:44:00Z" w16du:dateUtc="2026-01-16T00:44:00Z">
        <w:r w:rsidRPr="001C2628" w:rsidDel="00EB2C3B">
          <w:rPr>
            <w:rFonts w:ascii="Times New Roman" w:hAnsi="Times New Roman" w:cs="Times New Roman"/>
            <w:color w:val="000000" w:themeColor="text1"/>
          </w:rPr>
          <w:delText xml:space="preserve">as well as  ethyl </w:delText>
        </w:r>
      </w:del>
      <w:r w:rsidRPr="001C2628">
        <w:rPr>
          <w:rFonts w:ascii="Times New Roman" w:hAnsi="Times New Roman" w:cs="Times New Roman"/>
          <w:color w:val="000000" w:themeColor="text1"/>
        </w:rPr>
        <w:t xml:space="preserve">(-25.96%, [95% CI: -35.07%, -15.57%] , methyl </w:t>
      </w:r>
      <w:ins w:id="238" w:author="Nickelberry, Marshae" w:date="2026-01-15T19:44:00Z" w16du:dateUtc="2026-01-16T00:44:00Z">
        <w:r w:rsidR="00EB2C3B">
          <w:rPr>
            <w:rFonts w:ascii="Times New Roman" w:hAnsi="Times New Roman" w:cs="Times New Roman"/>
            <w:color w:val="000000" w:themeColor="text1"/>
          </w:rPr>
          <w:t xml:space="preserve">paraben </w:t>
        </w:r>
      </w:ins>
      <w:r w:rsidRPr="001C2628">
        <w:rPr>
          <w:rFonts w:ascii="Times New Roman" w:hAnsi="Times New Roman" w:cs="Times New Roman"/>
          <w:color w:val="000000" w:themeColor="text1"/>
        </w:rPr>
        <w:t xml:space="preserve">(-21.53%, [95% CI: -35.05%, -5.18%], and propyl paraben (-25.08%, [95% CI: -40.79%, -5.20%]. </w:t>
      </w:r>
      <w:ins w:id="239" w:author="Nickelberry, Marshae" w:date="2026-01-15T19:44:00Z" w16du:dateUtc="2026-01-16T00:44:00Z">
        <w:r w:rsidR="00EB2C3B">
          <w:rPr>
            <w:rFonts w:ascii="Times New Roman" w:hAnsi="Times New Roman" w:cs="Times New Roman"/>
            <w:color w:val="000000" w:themeColor="text1"/>
          </w:rPr>
          <w:t>Additional associations w</w:t>
        </w:r>
      </w:ins>
      <w:ins w:id="240" w:author="Nickelberry, Marshae" w:date="2026-01-15T19:45:00Z" w16du:dateUtc="2026-01-16T00:45:00Z">
        <w:r w:rsidR="00EB2C3B">
          <w:rPr>
            <w:rFonts w:ascii="Times New Roman" w:hAnsi="Times New Roman" w:cs="Times New Roman"/>
            <w:color w:val="000000" w:themeColor="text1"/>
          </w:rPr>
          <w:t>ith marginal food security for some not all parabens were observed. (</w:t>
        </w:r>
      </w:ins>
      <w:commentRangeStart w:id="241"/>
      <w:del w:id="242" w:author="Nickelberry, Marshae" w:date="2026-01-15T19:45:00Z" w16du:dateUtc="2026-01-16T00:45:00Z">
        <w:r w:rsidRPr="001C2628" w:rsidDel="00EB2C3B">
          <w:rPr>
            <w:rFonts w:ascii="Times New Roman" w:hAnsi="Times New Roman" w:cs="Times New Roman"/>
            <w:color w:val="000000" w:themeColor="text1"/>
          </w:rPr>
          <w:delText>Marginal food security was also associated with lower concentrations of several parabens and reached statistical significance in some, but not all, models, while estimates for low food security were generally intermediate between marginal and very low (</w:delText>
        </w:r>
      </w:del>
      <w:r w:rsidRPr="001C2628">
        <w:rPr>
          <w:rFonts w:ascii="Times New Roman" w:hAnsi="Times New Roman" w:cs="Times New Roman"/>
          <w:color w:val="000000" w:themeColor="text1"/>
        </w:rPr>
        <w:t>Figure 1</w:t>
      </w:r>
      <w:ins w:id="243" w:author="Nickelberry, Marshae" w:date="2026-01-15T19:47:00Z" w16du:dateUtc="2026-01-16T00:47:00Z">
        <w:r w:rsidR="00EB2C3B">
          <w:rPr>
            <w:rFonts w:ascii="Times New Roman" w:hAnsi="Times New Roman" w:cs="Times New Roman"/>
            <w:color w:val="000000" w:themeColor="text1"/>
          </w:rPr>
          <w:t>,</w:t>
        </w:r>
      </w:ins>
      <w:del w:id="244" w:author="Nickelberry, Marshae" w:date="2026-01-15T19:47:00Z" w16du:dateUtc="2026-01-16T00:47:00Z">
        <w:r w:rsidRPr="001C2628" w:rsidDel="00EB2C3B">
          <w:rPr>
            <w:rFonts w:ascii="Times New Roman" w:hAnsi="Times New Roman" w:cs="Times New Roman"/>
            <w:color w:val="000000" w:themeColor="text1"/>
          </w:rPr>
          <w:delText xml:space="preserve"> Supplemental</w:delText>
        </w:r>
      </w:del>
      <w:r w:rsidRPr="001C2628">
        <w:rPr>
          <w:rFonts w:ascii="Times New Roman" w:hAnsi="Times New Roman" w:cs="Times New Roman"/>
          <w:color w:val="000000" w:themeColor="text1"/>
        </w:rPr>
        <w:t xml:space="preserve"> Table 3). </w:t>
      </w:r>
      <w:commentRangeEnd w:id="241"/>
      <w:r w:rsidR="00EB2C3B">
        <w:rPr>
          <w:rStyle w:val="CommentReference"/>
        </w:rPr>
        <w:commentReference w:id="241"/>
      </w:r>
      <w:proofErr w:type="spellStart"/>
      <w:ins w:id="245" w:author="Nickelberry, Marshae" w:date="2026-01-15T19:47:00Z" w16du:dateUtc="2026-01-16T00:47:00Z">
        <w:r w:rsidR="00EB2C3B">
          <w:rPr>
            <w:rFonts w:ascii="Times New Roman" w:hAnsi="Times New Roman" w:cs="Times New Roman"/>
            <w:color w:val="000000" w:themeColor="text1"/>
          </w:rPr>
          <w:t>m</w:t>
        </w:r>
      </w:ins>
      <w:r w:rsidRPr="001C2628">
        <w:rPr>
          <w:rFonts w:ascii="Times New Roman" w:hAnsi="Times New Roman" w:cs="Times New Roman"/>
          <w:color w:val="000000" w:themeColor="text1"/>
        </w:rPr>
        <w:t>In</w:t>
      </w:r>
      <w:proofErr w:type="spellEnd"/>
      <w:r w:rsidRPr="001C2628">
        <w:rPr>
          <w:rFonts w:ascii="Times New Roman" w:hAnsi="Times New Roman" w:cs="Times New Roman"/>
          <w:color w:val="000000" w:themeColor="text1"/>
        </w:rPr>
        <w:t xml:space="preserve"> contrast, BPA was the only urinary phenol with positive % differences, suggesting higher concentrations with decreasing food </w:t>
      </w:r>
      <w:del w:id="246" w:author="Nickelberry, Marshae" w:date="2026-01-15T19:45:00Z" w16du:dateUtc="2026-01-16T00:45:00Z">
        <w:r w:rsidRPr="001C2628" w:rsidDel="00EB2C3B">
          <w:rPr>
            <w:rFonts w:ascii="Times New Roman" w:hAnsi="Times New Roman" w:cs="Times New Roman"/>
            <w:color w:val="000000" w:themeColor="text1"/>
          </w:rPr>
          <w:delText>seurity</w:delText>
        </w:r>
      </w:del>
      <w:ins w:id="247" w:author="Nickelberry, Marshae" w:date="2026-01-15T19:45:00Z" w16du:dateUtc="2026-01-16T00:45:00Z">
        <w:r w:rsidR="00EB2C3B" w:rsidRPr="001C2628">
          <w:rPr>
            <w:rFonts w:ascii="Times New Roman" w:hAnsi="Times New Roman" w:cs="Times New Roman"/>
            <w:color w:val="000000" w:themeColor="text1"/>
          </w:rPr>
          <w:t>security</w:t>
        </w:r>
      </w:ins>
      <w:r w:rsidRPr="001C2628">
        <w:rPr>
          <w:rFonts w:ascii="Times New Roman" w:hAnsi="Times New Roman" w:cs="Times New Roman"/>
          <w:color w:val="000000" w:themeColor="text1"/>
        </w:rPr>
        <w:t>; however, all CIs contained the null</w:t>
      </w:r>
      <w:del w:id="248" w:author="Nickelberry, Marshae" w:date="2026-01-15T19:45:00Z" w16du:dateUtc="2026-01-16T00:45:00Z">
        <w:r w:rsidRPr="001C2628" w:rsidDel="00EB2C3B">
          <w:rPr>
            <w:rFonts w:ascii="Times New Roman" w:hAnsi="Times New Roman" w:cs="Times New Roman"/>
            <w:color w:val="000000" w:themeColor="text1"/>
          </w:rPr>
          <w:delText>.</w:delText>
        </w:r>
      </w:del>
      <w:r w:rsidRPr="001C2628">
        <w:rPr>
          <w:rFonts w:ascii="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 xml:space="preserve">(Figure 1, </w:t>
      </w:r>
      <w:ins w:id="249" w:author="Nickelberry, Marshae" w:date="2026-01-15T19:47:00Z" w16du:dateUtc="2026-01-16T00:47:00Z">
        <w:r w:rsidR="00EB2C3B">
          <w:rPr>
            <w:rFonts w:ascii="Times New Roman" w:eastAsia="Times New Roman" w:hAnsi="Times New Roman" w:cs="Times New Roman"/>
            <w:color w:val="000000" w:themeColor="text1"/>
          </w:rPr>
          <w:t>T</w:t>
        </w:r>
      </w:ins>
      <w:del w:id="250" w:author="Nickelberry, Marshae" w:date="2026-01-15T19:47:00Z" w16du:dateUtc="2026-01-16T00:47:00Z">
        <w:r w:rsidRPr="001C2628" w:rsidDel="00EB2C3B">
          <w:rPr>
            <w:rFonts w:ascii="Times New Roman" w:eastAsia="Times New Roman" w:hAnsi="Times New Roman" w:cs="Times New Roman"/>
            <w:color w:val="000000" w:themeColor="text1"/>
          </w:rPr>
          <w:delText>Supplemental T</w:delText>
        </w:r>
      </w:del>
      <w:r w:rsidRPr="001C2628">
        <w:rPr>
          <w:rFonts w:ascii="Times New Roman" w:eastAsia="Times New Roman" w:hAnsi="Times New Roman" w:cs="Times New Roman"/>
          <w:color w:val="000000" w:themeColor="text1"/>
        </w:rPr>
        <w:t>able 3)</w:t>
      </w:r>
      <w:del w:id="251" w:author="Nickelberry, Marshae" w:date="2026-01-15T19:47:00Z" w16du:dateUtc="2026-01-16T00:47:00Z">
        <w:r w:rsidRPr="001C2628" w:rsidDel="00EB2C3B">
          <w:rPr>
            <w:rFonts w:ascii="Times New Roman" w:eastAsia="Times New Roman" w:hAnsi="Times New Roman" w:cs="Times New Roman"/>
            <w:color w:val="000000" w:themeColor="text1"/>
          </w:rPr>
          <w:delText>.</w:delText>
        </w:r>
      </w:del>
    </w:p>
    <w:p w14:paraId="5F1ED390" w14:textId="52920D18" w:rsidR="00C92B75" w:rsidRPr="00616452" w:rsidDel="00EB2C3B" w:rsidRDefault="00046416" w:rsidP="007104E9">
      <w:pPr>
        <w:pStyle w:val="Heading1"/>
        <w:ind w:firstLine="720"/>
        <w:rPr>
          <w:del w:id="252" w:author="Nickelberry, Marshae" w:date="2026-01-15T19:47:00Z" w16du:dateUtc="2026-01-16T00:47:00Z"/>
          <w:rFonts w:ascii="Times New Roman" w:hAnsi="Times New Roman" w:cs="Times New Roman"/>
          <w:b/>
          <w:bCs/>
          <w:color w:val="000000" w:themeColor="text1"/>
          <w:sz w:val="28"/>
          <w:szCs w:val="28"/>
        </w:rPr>
        <w:pPrChange w:id="253" w:author="Nickelberry, Marshae" w:date="2026-01-15T19:53:00Z" w16du:dateUtc="2026-01-16T00:53:00Z">
          <w:pPr>
            <w:pStyle w:val="Heading1"/>
          </w:pPr>
        </w:pPrChange>
      </w:pPr>
      <w:del w:id="254" w:author="Nickelberry, Marshae" w:date="2026-01-15T19:47:00Z" w16du:dateUtc="2026-01-16T00:47:00Z">
        <w:r w:rsidRPr="00616452" w:rsidDel="00EB2C3B">
          <w:rPr>
            <w:rFonts w:ascii="Times New Roman" w:hAnsi="Times New Roman" w:cs="Times New Roman"/>
            <w:b/>
            <w:bCs/>
            <w:noProof/>
            <w:color w:val="000000" w:themeColor="text1"/>
            <w:sz w:val="28"/>
            <w:szCs w:val="28"/>
          </w:rPr>
          <w:delText xml:space="preserve">Figure 1: </w:delText>
        </w:r>
        <w:r w:rsidR="00DC7BC4" w:rsidRPr="00616452" w:rsidDel="00EB2C3B">
          <w:rPr>
            <w:rFonts w:ascii="Times New Roman" w:hAnsi="Times New Roman" w:cs="Times New Roman"/>
            <w:b/>
            <w:bCs/>
            <w:color w:val="000000" w:themeColor="text1"/>
            <w:sz w:val="28"/>
            <w:szCs w:val="28"/>
          </w:rPr>
          <w:delText>Household Food Security Associations with Urinary Phenol Concentrations</w:delText>
        </w:r>
      </w:del>
    </w:p>
    <w:p w14:paraId="681AA2BA" w14:textId="69E0D5F7" w:rsidR="00DC7BC4" w:rsidRPr="00616452" w:rsidDel="00EB2C3B" w:rsidRDefault="00DC7BC4" w:rsidP="007104E9">
      <w:pPr>
        <w:ind w:firstLine="720"/>
        <w:rPr>
          <w:del w:id="255" w:author="Nickelberry, Marshae" w:date="2026-01-15T19:47:00Z" w16du:dateUtc="2026-01-16T00:47:00Z"/>
          <w:rFonts w:ascii="Times New Roman" w:hAnsi="Times New Roman" w:cs="Times New Roman"/>
        </w:rPr>
        <w:pPrChange w:id="256" w:author="Nickelberry, Marshae" w:date="2026-01-15T19:53:00Z" w16du:dateUtc="2026-01-16T00:53:00Z">
          <w:pPr/>
        </w:pPrChange>
      </w:pPr>
      <w:del w:id="257" w:author="Nickelberry, Marshae" w:date="2026-01-15T19:47:00Z" w16du:dateUtc="2026-01-16T00:47:00Z">
        <w:r w:rsidRPr="00616452" w:rsidDel="00EB2C3B">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del>
    </w:p>
    <w:p w14:paraId="775425D5" w14:textId="6FB6179A" w:rsidR="00DC7BC4" w:rsidRPr="00616452" w:rsidDel="00EB2C3B" w:rsidRDefault="00DC7BC4" w:rsidP="007104E9">
      <w:pPr>
        <w:pStyle w:val="ListParagraph"/>
        <w:numPr>
          <w:ilvl w:val="0"/>
          <w:numId w:val="39"/>
        </w:numPr>
        <w:ind w:left="0" w:firstLine="720"/>
        <w:rPr>
          <w:del w:id="258" w:author="Nickelberry, Marshae" w:date="2026-01-15T19:47:00Z" w16du:dateUtc="2026-01-16T00:47:00Z"/>
          <w:rFonts w:ascii="Times New Roman" w:hAnsi="Times New Roman" w:cs="Times New Roman"/>
          <w:i/>
          <w:iCs/>
          <w:noProof/>
          <w:color w:val="000000" w:themeColor="text1"/>
        </w:rPr>
        <w:pPrChange w:id="259" w:author="Nickelberry, Marshae" w:date="2026-01-15T19:53:00Z" w16du:dateUtc="2026-01-16T00:53:00Z">
          <w:pPr>
            <w:pStyle w:val="ListParagraph"/>
            <w:numPr>
              <w:numId w:val="39"/>
            </w:numPr>
            <w:ind w:hanging="360"/>
          </w:pPr>
        </w:pPrChange>
      </w:pPr>
      <w:del w:id="260" w:author="Nickelberry, Marshae" w:date="2026-01-15T19:47:00Z" w16du:dateUtc="2026-01-16T00:47:00Z">
        <w:r w:rsidRPr="00616452" w:rsidDel="00EB2C3B">
          <w:rPr>
            <w:rFonts w:ascii="Times New Roman" w:hAnsi="Times New Roman" w:cs="Times New Roman"/>
            <w:i/>
            <w:iCs/>
            <w:noProof/>
            <w:color w:val="000000" w:themeColor="text1"/>
          </w:rPr>
          <w:delTex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delText>
        </w:r>
      </w:del>
    </w:p>
    <w:p w14:paraId="68F69582" w14:textId="77777777" w:rsidR="00392167" w:rsidRPr="00616452" w:rsidDel="00EB2C3B" w:rsidRDefault="00392167" w:rsidP="007104E9">
      <w:pPr>
        <w:ind w:firstLine="720"/>
        <w:rPr>
          <w:del w:id="261" w:author="Nickelberry, Marshae" w:date="2026-01-15T19:47:00Z" w16du:dateUtc="2026-01-16T00:47:00Z"/>
          <w:rFonts w:ascii="Times New Roman" w:hAnsi="Times New Roman" w:cs="Times New Roman"/>
          <w:i/>
          <w:iCs/>
          <w:color w:val="000000" w:themeColor="text1"/>
        </w:rPr>
        <w:pPrChange w:id="262" w:author="Nickelberry, Marshae" w:date="2026-01-15T19:53:00Z" w16du:dateUtc="2026-01-16T00:53:00Z">
          <w:pPr/>
        </w:pPrChange>
      </w:pPr>
    </w:p>
    <w:p w14:paraId="15D2A686" w14:textId="77777777" w:rsidR="00921BFC" w:rsidDel="00EB2C3B" w:rsidRDefault="00921BFC" w:rsidP="007104E9">
      <w:pPr>
        <w:ind w:firstLine="720"/>
        <w:rPr>
          <w:del w:id="263" w:author="Nickelberry, Marshae" w:date="2026-01-15T19:47:00Z" w16du:dateUtc="2026-01-16T00:47:00Z"/>
          <w:rFonts w:ascii="Times New Roman" w:hAnsi="Times New Roman" w:cs="Times New Roman"/>
        </w:rPr>
        <w:pPrChange w:id="264" w:author="Nickelberry, Marshae" w:date="2026-01-15T19:53:00Z" w16du:dateUtc="2026-01-16T00:53:00Z">
          <w:pPr/>
        </w:pPrChange>
      </w:pPr>
    </w:p>
    <w:p w14:paraId="58DF3D30" w14:textId="77777777" w:rsidR="00921BFC" w:rsidRDefault="00921BFC" w:rsidP="007104E9">
      <w:pPr>
        <w:ind w:firstLine="720"/>
        <w:rPr>
          <w:rFonts w:ascii="Times New Roman" w:hAnsi="Times New Roman" w:cs="Times New Roman"/>
        </w:rPr>
        <w:pPrChange w:id="265" w:author="Nickelberry, Marshae" w:date="2026-01-15T19:53:00Z" w16du:dateUtc="2026-01-16T00:53:00Z">
          <w:pPr/>
        </w:pPrChange>
      </w:pPr>
    </w:p>
    <w:p w14:paraId="3FB879AC" w14:textId="0F057808" w:rsidR="003C4A7C" w:rsidRPr="003C4A7C" w:rsidRDefault="006A7ED8" w:rsidP="003C4A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2: </w:t>
      </w:r>
      <w:r w:rsidR="00930718"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755953" w:rsidRPr="00616452">
        <w:rPr>
          <w:rFonts w:ascii="Times New Roman" w:hAnsi="Times New Roman" w:cs="Times New Roman"/>
          <w:b/>
          <w:bCs/>
          <w:color w:val="000000" w:themeColor="text1"/>
          <w:sz w:val="28"/>
          <w:szCs w:val="28"/>
        </w:rPr>
        <w:t xml:space="preserve"> </w:t>
      </w:r>
      <w:commentRangeStart w:id="266"/>
      <w:r w:rsidR="001767E7" w:rsidRPr="00616452">
        <w:rPr>
          <w:rFonts w:ascii="Times New Roman" w:hAnsi="Times New Roman" w:cs="Times New Roman"/>
          <w:b/>
          <w:bCs/>
          <w:color w:val="000000" w:themeColor="text1"/>
          <w:sz w:val="28"/>
          <w:szCs w:val="28"/>
        </w:rPr>
        <w:t xml:space="preserve">with </w:t>
      </w:r>
      <w:commentRangeEnd w:id="266"/>
      <w:r w:rsidR="007104E9">
        <w:rPr>
          <w:rStyle w:val="CommentReference"/>
          <w:rFonts w:asciiTheme="minorHAnsi" w:eastAsiaTheme="minorHAnsi" w:hAnsiTheme="minorHAnsi" w:cstheme="minorBidi"/>
          <w:color w:val="auto"/>
        </w:rPr>
        <w:commentReference w:id="266"/>
      </w:r>
      <w:ins w:id="267" w:author="Nickelberry, Marshae" w:date="2026-01-15T19:57:00Z" w16du:dateUtc="2026-01-16T00:57:00Z">
        <w:r w:rsidR="007104E9">
          <w:rPr>
            <w:rFonts w:ascii="Times New Roman" w:hAnsi="Times New Roman" w:cs="Times New Roman"/>
            <w:b/>
            <w:bCs/>
            <w:color w:val="000000" w:themeColor="text1"/>
            <w:sz w:val="28"/>
            <w:szCs w:val="28"/>
          </w:rPr>
          <w:t xml:space="preserve"> </w:t>
        </w:r>
      </w:ins>
      <w:r w:rsidR="001767E7" w:rsidRPr="00616452">
        <w:rPr>
          <w:rFonts w:ascii="Times New Roman" w:hAnsi="Times New Roman" w:cs="Times New Roman"/>
          <w:b/>
          <w:bCs/>
          <w:color w:val="000000" w:themeColor="text1"/>
          <w:sz w:val="28"/>
          <w:szCs w:val="28"/>
        </w:rPr>
        <w:t>Sex Interactio</w:t>
      </w:r>
      <w:r w:rsidR="00F4720A" w:rsidRPr="00616452">
        <w:rPr>
          <w:rFonts w:ascii="Times New Roman" w:hAnsi="Times New Roman" w:cs="Times New Roman"/>
          <w:b/>
          <w:bCs/>
          <w:color w:val="000000" w:themeColor="text1"/>
          <w:sz w:val="28"/>
          <w:szCs w:val="28"/>
        </w:rPr>
        <w:t>n</w:t>
      </w:r>
    </w:p>
    <w:p w14:paraId="71EEFEB5" w14:textId="3465C687" w:rsidR="003C4A7C" w:rsidRDefault="003C4A7C" w:rsidP="003C4A7C">
      <w:pPr>
        <w:rPr>
          <w:rFonts w:ascii="Times New Roman" w:hAnsi="Times New Roman" w:cs="Times New Roman"/>
          <w:i/>
          <w:iCs/>
          <w:noProof/>
          <w:color w:val="000000" w:themeColor="text1"/>
        </w:rPr>
      </w:pPr>
    </w:p>
    <w:p w14:paraId="5FCE6EF2" w14:textId="022C3393" w:rsidR="00A2321E" w:rsidRDefault="00A2321E" w:rsidP="003C4A7C">
      <w:pPr>
        <w:rPr>
          <w:rFonts w:ascii="Times New Roman" w:hAnsi="Times New Roman" w:cs="Times New Roman"/>
          <w:i/>
          <w:iCs/>
          <w:noProof/>
          <w:color w:val="000000" w:themeColor="text1"/>
        </w:rPr>
      </w:pPr>
    </w:p>
    <w:p w14:paraId="2D96973D" w14:textId="35C5EB9C" w:rsidR="00A2321E" w:rsidRPr="005D0840" w:rsidRDefault="007104E9" w:rsidP="003C4A7C">
      <w:pPr>
        <w:rPr>
          <w:rFonts w:ascii="Times New Roman" w:hAnsi="Times New Roman" w:cs="Times New Roman"/>
          <w:noProof/>
          <w:color w:val="000000" w:themeColor="text1"/>
        </w:rPr>
      </w:pPr>
      <w:r w:rsidRPr="001C2628">
        <w:rPr>
          <w:rFonts w:ascii="Times New Roman" w:hAnsi="Times New Roman" w:cs="Times New Roman"/>
          <w:noProof/>
          <w:color w:val="000000" w:themeColor="text1"/>
        </w:rPr>
        <w:drawing>
          <wp:inline distT="0" distB="0" distL="0" distR="0" wp14:anchorId="4087A773" wp14:editId="2F2FC410">
            <wp:extent cx="6857016" cy="2529555"/>
            <wp:effectExtent l="0" t="0" r="1270" b="0"/>
            <wp:docPr id="20520783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0898" name="Picture 1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t="12454" b="30825"/>
                    <a:stretch>
                      <a:fillRect/>
                    </a:stretch>
                  </pic:blipFill>
                  <pic:spPr bwMode="auto">
                    <a:xfrm>
                      <a:off x="0" y="0"/>
                      <a:ext cx="6858000" cy="2529918"/>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3C4A7C" w:rsidRDefault="00A2321E" w:rsidP="003C4A7C">
      <w:pPr>
        <w:rPr>
          <w:rFonts w:ascii="Times New Roman" w:hAnsi="Times New Roman" w:cs="Times New Roman"/>
          <w:i/>
          <w:iCs/>
          <w:noProof/>
          <w:color w:val="000000" w:themeColor="text1"/>
        </w:rPr>
      </w:pPr>
    </w:p>
    <w:p w14:paraId="40581A3C" w14:textId="6D61E233" w:rsidR="003C4A7C" w:rsidRDefault="003C4A7C" w:rsidP="00DF4E17">
      <w:pPr>
        <w:pStyle w:val="ListParagraph"/>
        <w:numPr>
          <w:ilvl w:val="0"/>
          <w:numId w:val="6"/>
        </w:numPr>
        <w:rPr>
          <w:rFonts w:ascii="Times New Roman" w:hAnsi="Times New Roman" w:cs="Times New Roman"/>
          <w:i/>
          <w:iCs/>
          <w:noProof/>
          <w:color w:val="000000" w:themeColor="text1"/>
        </w:rPr>
      </w:pPr>
      <w:r w:rsidRPr="003C4A7C">
        <w:rPr>
          <w:rFonts w:ascii="Times New Roman" w:hAnsi="Times New Roman" w:cs="Times New Roman"/>
          <w:i/>
          <w:iCs/>
          <w:noProof/>
          <w:color w:val="000000" w:themeColor="text1"/>
        </w:rPr>
        <w:t xml:space="preserve">Sex stratified adjusted percent differences (95% confidence intervals) in urinary </w:t>
      </w:r>
      <w:r>
        <w:rPr>
          <w:rFonts w:ascii="Times New Roman" w:hAnsi="Times New Roman" w:cs="Times New Roman"/>
          <w:i/>
          <w:iCs/>
          <w:noProof/>
          <w:color w:val="000000" w:themeColor="text1"/>
        </w:rPr>
        <w:t>phenol</w:t>
      </w:r>
      <w:r w:rsidRPr="003C4A7C">
        <w:rPr>
          <w:rFonts w:ascii="Times New Roman" w:hAnsi="Times New Roman" w:cs="Times New Roman"/>
          <w:i/>
          <w:iCs/>
          <w:noProof/>
          <w:color w:val="000000" w:themeColor="text1"/>
        </w:rPr>
        <w:t xml:space="preserve"> metabolite</w:t>
      </w:r>
    </w:p>
    <w:p w14:paraId="756F9FE3" w14:textId="45B5AF00" w:rsidR="00AB0895" w:rsidRPr="00616452" w:rsidRDefault="003C4A7C" w:rsidP="00DF4E17">
      <w:pPr>
        <w:pStyle w:val="ListParagraph"/>
        <w:numPr>
          <w:ilvl w:val="0"/>
          <w:numId w:val="6"/>
        </w:numPr>
        <w:rPr>
          <w:rFonts w:ascii="Times New Roman" w:hAnsi="Times New Roman" w:cs="Times New Roman"/>
          <w:i/>
          <w:iCs/>
          <w:noProof/>
          <w:color w:val="000000" w:themeColor="text1"/>
        </w:rPr>
      </w:pPr>
      <w:r>
        <w:rPr>
          <w:rFonts w:ascii="Times New Roman" w:hAnsi="Times New Roman" w:cs="Times New Roman"/>
          <w:i/>
          <w:iCs/>
          <w:noProof/>
          <w:color w:val="000000" w:themeColor="text1"/>
        </w:rPr>
        <w:t>C</w:t>
      </w:r>
      <w:r w:rsidR="00AB0895" w:rsidRPr="00616452">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616452">
        <w:rPr>
          <w:rFonts w:ascii="Times New Roman" w:hAnsi="Times New Roman" w:cs="Times New Roman"/>
        </w:rPr>
        <w:t xml:space="preserve"> </w:t>
      </w:r>
      <w:r w:rsidR="002E5011" w:rsidRPr="00616452">
        <w:rPr>
          <w:rFonts w:ascii="Times New Roman" w:hAnsi="Times New Roman" w:cs="Times New Roman"/>
          <w:i/>
          <w:iCs/>
          <w:noProof/>
          <w:color w:val="000000" w:themeColor="text1"/>
        </w:rPr>
        <w:t>High</w:t>
      </w:r>
      <w:r w:rsidR="002B270F" w:rsidRPr="00616452">
        <w:rPr>
          <w:rFonts w:ascii="Times New Roman" w:hAnsi="Times New Roman" w:cs="Times New Roman"/>
          <w:i/>
          <w:iCs/>
          <w:noProof/>
          <w:color w:val="000000" w:themeColor="text1"/>
        </w:rPr>
        <w:t xml:space="preserve"> </w:t>
      </w:r>
      <w:r w:rsidR="00950709" w:rsidRPr="00616452">
        <w:rPr>
          <w:rFonts w:ascii="Times New Roman" w:hAnsi="Times New Roman" w:cs="Times New Roman"/>
          <w:i/>
          <w:iCs/>
          <w:noProof/>
          <w:color w:val="000000" w:themeColor="text1"/>
        </w:rPr>
        <w:t>Food Secure</w:t>
      </w:r>
      <w:r w:rsidR="00AB0895" w:rsidRPr="00616452">
        <w:rPr>
          <w:rFonts w:ascii="Times New Roman" w:hAnsi="Times New Roman" w:cs="Times New Roman"/>
          <w:i/>
          <w:iCs/>
          <w:noProof/>
          <w:color w:val="000000" w:themeColor="text1"/>
        </w:rPr>
        <w:t xml:space="preserve"> is the reference group.</w:t>
      </w:r>
    </w:p>
    <w:p w14:paraId="3813304B" w14:textId="06DAF2C1" w:rsidR="005176EC" w:rsidRPr="00616452" w:rsidRDefault="005176EC" w:rsidP="005176EC">
      <w:pPr>
        <w:pStyle w:val="ListParagraph"/>
        <w:numPr>
          <w:ilvl w:val="0"/>
          <w:numId w:val="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616452" w:rsidDel="00EB2C3B" w:rsidRDefault="005176EC" w:rsidP="005176EC">
      <w:pPr>
        <w:pStyle w:val="ListParagraph"/>
        <w:rPr>
          <w:del w:id="268" w:author="Nickelberry, Marshae" w:date="2026-01-15T19:48:00Z" w16du:dateUtc="2026-01-16T00:48:00Z"/>
          <w:rFonts w:ascii="Times New Roman" w:hAnsi="Times New Roman" w:cs="Times New Roman"/>
          <w:i/>
          <w:iCs/>
          <w:noProof/>
          <w:color w:val="000000" w:themeColor="text1"/>
        </w:rPr>
      </w:pPr>
    </w:p>
    <w:p w14:paraId="5A42BA50" w14:textId="16F25EC6" w:rsidR="00972156" w:rsidRPr="00F14E99" w:rsidDel="00EB2C3B" w:rsidRDefault="00972156" w:rsidP="0088007A">
      <w:pPr>
        <w:rPr>
          <w:del w:id="269" w:author="Nickelberry, Marshae" w:date="2026-01-15T19:48:00Z" w16du:dateUtc="2026-01-16T00:48:00Z"/>
          <w:rFonts w:ascii="Times New Roman" w:hAnsi="Times New Roman" w:cs="Times New Roman"/>
          <w:b/>
          <w:bCs/>
          <w:i/>
          <w:iCs/>
          <w:color w:val="000000" w:themeColor="text1"/>
        </w:rPr>
      </w:pPr>
      <w:del w:id="270" w:author="Nickelberry, Marshae" w:date="2026-01-15T19:48:00Z" w16du:dateUtc="2026-01-16T00:48:00Z">
        <w:r w:rsidRPr="00F14E99" w:rsidDel="00EB2C3B">
          <w:rPr>
            <w:rFonts w:ascii="Times New Roman" w:hAnsi="Times New Roman" w:cs="Times New Roman"/>
            <w:b/>
            <w:bCs/>
            <w:i/>
            <w:iCs/>
            <w:color w:val="000000" w:themeColor="text1"/>
            <w:highlight w:val="green"/>
          </w:rPr>
          <w:delText>Effect Measure Modification by Sex</w:delText>
        </w:r>
      </w:del>
    </w:p>
    <w:p w14:paraId="09D5F42F" w14:textId="77777777" w:rsidR="00972156" w:rsidRDefault="00972156" w:rsidP="00972156">
      <w:pPr>
        <w:rPr>
          <w:rFonts w:ascii="Times New Roman" w:hAnsi="Times New Roman" w:cs="Times New Roman"/>
          <w:color w:val="000000" w:themeColor="text1"/>
        </w:rPr>
      </w:pPr>
    </w:p>
    <w:p w14:paraId="2EBB4B2A" w14:textId="77777777" w:rsidR="00EB2C3B" w:rsidRDefault="00EB2C3B" w:rsidP="00EB2C3B">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12AF2606" w14:textId="77777777" w:rsidR="00EB2C3B" w:rsidRPr="001C2628" w:rsidRDefault="00EB2C3B" w:rsidP="00EB2C3B">
      <w:pPr>
        <w:rPr>
          <w:rFonts w:ascii="Times New Roman" w:hAnsi="Times New Roman" w:cs="Times New Roman"/>
          <w:i/>
          <w:iCs/>
          <w:color w:val="000000" w:themeColor="text1"/>
        </w:rPr>
      </w:pPr>
    </w:p>
    <w:p w14:paraId="1B4BEA18" w14:textId="67A7A81B" w:rsidR="007104E9" w:rsidRDefault="00EB2C3B" w:rsidP="00EB2C3B">
      <w:pPr>
        <w:ind w:firstLine="720"/>
        <w:rPr>
          <w:ins w:id="271" w:author="Nickelberry, Marshae" w:date="2026-01-15T19:50:00Z" w16du:dateUtc="2026-01-16T00:50:00Z"/>
          <w:rFonts w:ascii="Times New Roman" w:hAnsi="Times New Roman" w:cs="Times New Roman"/>
          <w:color w:val="000000" w:themeColor="text1"/>
        </w:rPr>
      </w:pPr>
      <w:r w:rsidRPr="001C2628">
        <w:rPr>
          <w:rFonts w:ascii="Times New Roman" w:hAnsi="Times New Roman" w:cs="Times New Roman"/>
          <w:color w:val="000000" w:themeColor="text1"/>
        </w:rPr>
        <w:t xml:space="preserve">Next, we assessed potential effect measure modification by sex. </w:t>
      </w:r>
      <w:commentRangeStart w:id="272"/>
      <w:r w:rsidRPr="001C2628">
        <w:rPr>
          <w:rFonts w:ascii="Times New Roman" w:hAnsi="Times New Roman" w:cs="Times New Roman"/>
          <w:color w:val="000000" w:themeColor="text1"/>
        </w:rPr>
        <w:t>There was evidence of interaction for BPA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 xml:space="preserve">=0.02), </w:t>
      </w:r>
      <w:commentRangeEnd w:id="272"/>
      <w:r w:rsidR="007104E9">
        <w:rPr>
          <w:rStyle w:val="CommentReference"/>
        </w:rPr>
        <w:commentReference w:id="272"/>
      </w:r>
      <w:r w:rsidRPr="001C2628">
        <w:rPr>
          <w:rFonts w:ascii="Times New Roman" w:hAnsi="Times New Roman" w:cs="Times New Roman"/>
          <w:color w:val="000000" w:themeColor="text1"/>
        </w:rPr>
        <w:t>and all parabens (ethyl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&lt;0.01), propyl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w:t>
      </w:r>
      <w:r w:rsidRPr="001C2628">
        <w:rPr>
          <w:rFonts w:ascii="Times New Roman" w:hAnsi="Times New Roman" w:cs="Times New Roman"/>
          <w:color w:val="ED0000"/>
        </w:rPr>
        <w:t xml:space="preserve"> </w:t>
      </w:r>
      <w:r w:rsidRPr="001C2628">
        <w:rPr>
          <w:rFonts w:ascii="Times New Roman" w:hAnsi="Times New Roman" w:cs="Times New Roman"/>
          <w:color w:val="000000" w:themeColor="text1"/>
        </w:rPr>
        <w:t xml:space="preserve">In stratum specific models, we estimated marginal means and reported </w:t>
      </w:r>
      <w:del w:id="273" w:author="Nickelberry, Marshae" w:date="2026-01-15T19:48:00Z" w16du:dateUtc="2026-01-16T00:48:00Z">
        <w:r w:rsidRPr="001C2628" w:rsidDel="007104E9">
          <w:rPr>
            <w:rFonts w:ascii="Times New Roman" w:hAnsi="Times New Roman" w:cs="Times New Roman"/>
            <w:color w:val="000000" w:themeColor="text1"/>
          </w:rPr>
          <w:delText xml:space="preserve">them as </w:delText>
        </w:r>
      </w:del>
      <w:r w:rsidRPr="001C2628">
        <w:rPr>
          <w:rFonts w:ascii="Times New Roman" w:hAnsi="Times New Roman" w:cs="Times New Roman"/>
          <w:color w:val="000000" w:themeColor="text1"/>
        </w:rPr>
        <w:t xml:space="preserve">percent differences. </w:t>
      </w:r>
    </w:p>
    <w:p w14:paraId="60659906" w14:textId="5469C993" w:rsidR="007104E9" w:rsidRPr="001C2628" w:rsidRDefault="007104E9" w:rsidP="007104E9">
      <w:pPr>
        <w:ind w:firstLine="720"/>
        <w:rPr>
          <w:ins w:id="274" w:author="Nickelberry, Marshae" w:date="2026-01-15T19:50:00Z" w16du:dateUtc="2026-01-16T00:50:00Z"/>
          <w:rFonts w:ascii="Times New Roman" w:hAnsi="Times New Roman" w:cs="Times New Roman"/>
          <w:color w:val="000000" w:themeColor="text1"/>
        </w:rPr>
      </w:pPr>
      <w:ins w:id="275" w:author="Nickelberry, Marshae" w:date="2026-01-15T19:50:00Z" w16du:dateUtc="2026-01-16T00:50:00Z">
        <w:r w:rsidRPr="001C2628">
          <w:rPr>
            <w:rFonts w:ascii="Times New Roman" w:hAnsi="Times New Roman" w:cs="Times New Roman"/>
            <w:color w:val="000000" w:themeColor="text1"/>
          </w:rPr>
          <w:t>For BPA</w:t>
        </w:r>
        <w:r>
          <w:rPr>
            <w:rFonts w:ascii="Times New Roman" w:hAnsi="Times New Roman" w:cs="Times New Roman"/>
            <w:color w:val="000000" w:themeColor="text1"/>
          </w:rPr>
          <w:t xml:space="preserve"> estimates</w:t>
        </w:r>
      </w:ins>
      <w:ins w:id="276" w:author="Nickelberry, Marshae" w:date="2026-01-15T19:51:00Z" w16du:dateUtc="2026-01-16T00:51:00Z">
        <w:r>
          <w:rPr>
            <w:rFonts w:ascii="Times New Roman" w:hAnsi="Times New Roman" w:cs="Times New Roman"/>
            <w:color w:val="000000" w:themeColor="text1"/>
          </w:rPr>
          <w:t xml:space="preserve">, </w:t>
        </w:r>
      </w:ins>
      <w:ins w:id="277" w:author="Nickelberry, Marshae" w:date="2026-01-15T19:50:00Z" w16du:dateUtc="2026-01-16T00:50:00Z">
        <w:r w:rsidRPr="001C2628">
          <w:rPr>
            <w:rFonts w:ascii="Times New Roman" w:hAnsi="Times New Roman" w:cs="Times New Roman"/>
            <w:color w:val="000000" w:themeColor="text1"/>
          </w:rPr>
          <w:t xml:space="preserve">both females and males exhibited positive differences </w:t>
        </w:r>
      </w:ins>
      <w:ins w:id="278" w:author="Nickelberry, Marshae" w:date="2026-01-15T19:51:00Z" w16du:dateUtc="2026-01-16T00:51:00Z">
        <w:r>
          <w:rPr>
            <w:rFonts w:ascii="Times New Roman" w:hAnsi="Times New Roman" w:cs="Times New Roman"/>
            <w:color w:val="000000" w:themeColor="text1"/>
          </w:rPr>
          <w:t>with</w:t>
        </w:r>
      </w:ins>
      <w:ins w:id="279" w:author="Nickelberry, Marshae" w:date="2026-01-15T19:50:00Z" w16du:dateUtc="2026-01-16T00:50:00Z">
        <w:r w:rsidRPr="001C2628">
          <w:rPr>
            <w:rFonts w:ascii="Times New Roman" w:hAnsi="Times New Roman" w:cs="Times New Roman"/>
            <w:color w:val="000000" w:themeColor="text1"/>
          </w:rPr>
          <w:t xml:space="preserve"> </w:t>
        </w:r>
      </w:ins>
      <w:ins w:id="280" w:author="Nickelberry, Marshae" w:date="2026-01-15T19:51:00Z" w16du:dateUtc="2026-01-16T00:51:00Z">
        <w:r>
          <w:rPr>
            <w:rFonts w:ascii="Times New Roman" w:hAnsi="Times New Roman" w:cs="Times New Roman"/>
            <w:color w:val="000000" w:themeColor="text1"/>
          </w:rPr>
          <w:t>reduced</w:t>
        </w:r>
      </w:ins>
      <w:ins w:id="281" w:author="Nickelberry, Marshae" w:date="2026-01-15T19:50:00Z" w16du:dateUtc="2026-01-16T00:50:00Z">
        <w:r w:rsidRPr="001C2628">
          <w:rPr>
            <w:rFonts w:ascii="Times New Roman" w:hAnsi="Times New Roman" w:cs="Times New Roman"/>
            <w:color w:val="000000" w:themeColor="text1"/>
          </w:rPr>
          <w:t xml:space="preserve"> food security </w:t>
        </w:r>
      </w:ins>
      <w:ins w:id="282" w:author="Nickelberry, Marshae" w:date="2026-01-15T19:51:00Z" w16du:dateUtc="2026-01-16T00:51:00Z">
        <w:r>
          <w:rPr>
            <w:rFonts w:ascii="Times New Roman" w:hAnsi="Times New Roman" w:cs="Times New Roman"/>
            <w:color w:val="000000" w:themeColor="text1"/>
          </w:rPr>
          <w:t>exposure</w:t>
        </w:r>
      </w:ins>
      <w:ins w:id="283" w:author="Nickelberry, Marshae" w:date="2026-01-15T19:50:00Z" w16du:dateUtc="2026-01-16T00:50:00Z">
        <w:r w:rsidRPr="001C2628">
          <w:rPr>
            <w:rFonts w:ascii="Times New Roman" w:hAnsi="Times New Roman" w:cs="Times New Roman"/>
            <w:color w:val="000000" w:themeColor="text1"/>
          </w:rPr>
          <w:t xml:space="preserve">, although the association appeared to be slightly stronger among females. </w:t>
        </w:r>
      </w:ins>
      <w:ins w:id="284" w:author="Nickelberry, Marshae" w:date="2026-01-15T19:51:00Z" w16du:dateUtc="2026-01-16T00:51:00Z">
        <w:r>
          <w:rPr>
            <w:rFonts w:ascii="Times New Roman" w:hAnsi="Times New Roman" w:cs="Times New Roman"/>
            <w:color w:val="000000" w:themeColor="text1"/>
          </w:rPr>
          <w:t xml:space="preserve">Specifically, </w:t>
        </w:r>
      </w:ins>
      <w:ins w:id="285" w:author="Nickelberry, Marshae" w:date="2026-01-15T19:50:00Z" w16du:dateUtc="2026-01-16T00:50:00Z">
        <w:r w:rsidRPr="001C2628">
          <w:rPr>
            <w:rFonts w:ascii="Times New Roman" w:hAnsi="Times New Roman" w:cs="Times New Roman"/>
            <w:color w:val="000000" w:themeColor="text1"/>
          </w:rPr>
          <w:t xml:space="preserve">females experiencing </w:t>
        </w:r>
      </w:ins>
      <w:ins w:id="286" w:author="Nickelberry, Marshae" w:date="2026-01-15T19:51:00Z" w16du:dateUtc="2026-01-16T00:51:00Z">
        <w:r w:rsidRPr="001C2628">
          <w:rPr>
            <w:rFonts w:ascii="Times New Roman" w:hAnsi="Times New Roman" w:cs="Times New Roman"/>
            <w:color w:val="000000" w:themeColor="text1"/>
          </w:rPr>
          <w:t>low 1</w:t>
        </w:r>
      </w:ins>
      <w:ins w:id="287" w:author="Nickelberry, Marshae" w:date="2026-01-15T20:28:00Z" w16du:dateUtc="2026-01-16T01:28:00Z">
        <w:r w:rsidR="00FB05F3">
          <w:rPr>
            <w:rFonts w:ascii="Times New Roman" w:hAnsi="Times New Roman" w:cs="Times New Roman"/>
            <w:color w:val="000000" w:themeColor="text1"/>
          </w:rPr>
          <w:t>(</w:t>
        </w:r>
      </w:ins>
      <w:ins w:id="288" w:author="Nickelberry, Marshae" w:date="2026-01-15T19:51:00Z" w16du:dateUtc="2026-01-16T00:51:00Z">
        <w:r w:rsidRPr="001C2628">
          <w:rPr>
            <w:rFonts w:ascii="Times New Roman" w:hAnsi="Times New Roman" w:cs="Times New Roman"/>
            <w:color w:val="000000" w:themeColor="text1"/>
          </w:rPr>
          <w:t>1.08%; 95% CI: -3.9%, 28.41%</w:t>
        </w:r>
        <w:proofErr w:type="gramStart"/>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ins>
      <w:ins w:id="289" w:author="Nickelberry, Marshae" w:date="2026-01-15T19:50:00Z" w16du:dateUtc="2026-01-16T00:50:00Z">
        <w:r w:rsidRPr="001C2628">
          <w:rPr>
            <w:rFonts w:ascii="Times New Roman" w:hAnsi="Times New Roman" w:cs="Times New Roman"/>
            <w:color w:val="000000" w:themeColor="text1"/>
          </w:rPr>
          <w:t xml:space="preserve"> and</w:t>
        </w:r>
        <w:proofErr w:type="gramEnd"/>
        <w:r w:rsidRPr="001C2628">
          <w:rPr>
            <w:rFonts w:ascii="Times New Roman" w:hAnsi="Times New Roman" w:cs="Times New Roman"/>
            <w:color w:val="000000" w:themeColor="text1"/>
          </w:rPr>
          <w:t xml:space="preserve"> very low food security</w:t>
        </w:r>
      </w:ins>
      <w:ins w:id="290" w:author="Nickelberry, Marshae" w:date="2026-01-15T19:52:00Z" w16du:dateUtc="2026-01-16T00:52:00Z">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very low: 21.45%; 95% CI: -1.04%, 49.05%)</w:t>
        </w:r>
      </w:ins>
      <w:ins w:id="291" w:author="Nickelberry, Marshae" w:date="2026-01-15T19:50:00Z" w16du:dateUtc="2026-01-16T00:50:00Z">
        <w:r w:rsidRPr="001C2628">
          <w:rPr>
            <w:rFonts w:ascii="Times New Roman" w:hAnsi="Times New Roman" w:cs="Times New Roman"/>
            <w:color w:val="000000" w:themeColor="text1"/>
          </w:rPr>
          <w:t xml:space="preserve"> had higher BPA concentrations compared with females with high food security</w:t>
        </w:r>
      </w:ins>
      <w:ins w:id="292" w:author="Nickelberry, Marshae" w:date="2026-01-15T19:52:00Z" w16du:dateUtc="2026-01-16T00:52:00Z">
        <w:r>
          <w:rPr>
            <w:rFonts w:ascii="Times New Roman" w:hAnsi="Times New Roman" w:cs="Times New Roman"/>
            <w:color w:val="000000" w:themeColor="text1"/>
          </w:rPr>
          <w:t xml:space="preserve">. </w:t>
        </w:r>
      </w:ins>
      <w:ins w:id="293" w:author="Nickelberry, Marshae" w:date="2026-01-15T20:28:00Z" w16du:dateUtc="2026-01-16T01:28:00Z">
        <w:r w:rsidR="00FB05F3">
          <w:rPr>
            <w:rFonts w:ascii="Times New Roman" w:hAnsi="Times New Roman" w:cs="Times New Roman"/>
            <w:color w:val="000000" w:themeColor="text1"/>
          </w:rPr>
          <w:t xml:space="preserve">Among males, estimates hovered around the </w:t>
        </w:r>
        <w:proofErr w:type="gramStart"/>
        <w:r w:rsidR="00FB05F3">
          <w:rPr>
            <w:rFonts w:ascii="Times New Roman" w:hAnsi="Times New Roman" w:cs="Times New Roman"/>
            <w:color w:val="000000" w:themeColor="text1"/>
          </w:rPr>
          <w:t>null, and</w:t>
        </w:r>
        <w:proofErr w:type="gramEnd"/>
        <w:r w:rsidR="00FB05F3">
          <w:rPr>
            <w:rFonts w:ascii="Times New Roman" w:hAnsi="Times New Roman" w:cs="Times New Roman"/>
            <w:color w:val="000000" w:themeColor="text1"/>
          </w:rPr>
          <w:t xml:space="preserve"> </w:t>
        </w:r>
        <w:r w:rsidR="005E15DC">
          <w:rPr>
            <w:rFonts w:ascii="Times New Roman" w:hAnsi="Times New Roman" w:cs="Times New Roman"/>
            <w:color w:val="000000" w:themeColor="text1"/>
          </w:rPr>
          <w:t xml:space="preserve">were </w:t>
        </w:r>
      </w:ins>
      <w:ins w:id="294" w:author="Nickelberry, Marshae" w:date="2026-01-15T20:29:00Z" w16du:dateUtc="2026-01-16T01:29:00Z">
        <w:r w:rsidR="005E15DC">
          <w:rPr>
            <w:rFonts w:ascii="Times New Roman" w:hAnsi="Times New Roman" w:cs="Times New Roman"/>
            <w:color w:val="000000" w:themeColor="text1"/>
          </w:rPr>
          <w:t xml:space="preserve">slightly lower among very low males (X% [95%CI], compared to </w:t>
        </w:r>
      </w:ins>
      <w:ins w:id="295" w:author="Nickelberry, Marshae" w:date="2026-01-15T19:50:00Z" w16du:dateUtc="2026-01-16T00:50:00Z">
        <w:r w:rsidRPr="001C2628">
          <w:rPr>
            <w:rFonts w:ascii="Times New Roman" w:hAnsi="Times New Roman" w:cs="Times New Roman"/>
            <w:color w:val="000000" w:themeColor="text1"/>
          </w:rPr>
          <w:t>males experiencing high food security (-5.35%; 95% CI: -21.46</w:t>
        </w:r>
        <w:commentRangeStart w:id="296"/>
        <w:r w:rsidRPr="001C2628">
          <w:rPr>
            <w:rFonts w:ascii="Times New Roman" w:hAnsi="Times New Roman" w:cs="Times New Roman"/>
            <w:color w:val="000000" w:themeColor="text1"/>
          </w:rPr>
          <w:t xml:space="preserve">%, 14.06%). </w:t>
        </w:r>
      </w:ins>
      <w:commentRangeEnd w:id="296"/>
      <w:ins w:id="297" w:author="Nickelberry, Marshae" w:date="2026-01-15T20:30:00Z" w16du:dateUtc="2026-01-16T01:30:00Z">
        <w:r w:rsidR="005E15DC">
          <w:rPr>
            <w:rStyle w:val="CommentReference"/>
          </w:rPr>
          <w:commentReference w:id="296"/>
        </w:r>
      </w:ins>
    </w:p>
    <w:p w14:paraId="7D413A45" w14:textId="77777777" w:rsidR="007104E9" w:rsidRDefault="007104E9" w:rsidP="007104E9">
      <w:pPr>
        <w:rPr>
          <w:ins w:id="298" w:author="Nickelberry, Marshae" w:date="2026-01-15T19:50:00Z" w16du:dateUtc="2026-01-16T00:50:00Z"/>
          <w:rFonts w:ascii="Times New Roman" w:hAnsi="Times New Roman" w:cs="Times New Roman"/>
          <w:color w:val="000000" w:themeColor="text1"/>
        </w:rPr>
        <w:pPrChange w:id="299" w:author="Nickelberry, Marshae" w:date="2026-01-15T19:55:00Z" w16du:dateUtc="2026-01-16T00:55:00Z">
          <w:pPr>
            <w:ind w:firstLine="720"/>
          </w:pPr>
        </w:pPrChange>
      </w:pPr>
    </w:p>
    <w:p w14:paraId="623F5363" w14:textId="225AC6D4" w:rsidR="00EB2C3B" w:rsidRPr="00FB05F3" w:rsidRDefault="00C72A72" w:rsidP="005E15DC">
      <w:pPr>
        <w:ind w:firstLine="720"/>
        <w:rPr>
          <w:rFonts w:ascii="Times New Roman" w:hAnsi="Times New Roman" w:cs="Times New Roman"/>
          <w:color w:val="000000" w:themeColor="text1"/>
          <w:rPrChange w:id="300" w:author="Nickelberry, Marshae" w:date="2026-01-15T20:24:00Z" w16du:dateUtc="2026-01-16T01:24:00Z">
            <w:rPr>
              <w:rFonts w:ascii="Times New Roman" w:hAnsi="Times New Roman" w:cs="Times New Roman"/>
              <w:color w:val="ED0000"/>
            </w:rPr>
          </w:rPrChange>
        </w:rPr>
      </w:pPr>
      <w:ins w:id="301" w:author="Nickelberry, Marshae" w:date="2026-01-15T20:00:00Z" w16du:dateUtc="2026-01-16T01:00:00Z">
        <w:r>
          <w:rPr>
            <w:rFonts w:ascii="Times New Roman" w:hAnsi="Times New Roman" w:cs="Times New Roman"/>
            <w:color w:val="000000" w:themeColor="text1"/>
          </w:rPr>
          <w:t xml:space="preserve">Percent differences for parabens remained </w:t>
        </w:r>
      </w:ins>
      <w:ins w:id="302" w:author="Nickelberry, Marshae" w:date="2026-01-15T20:33:00Z" w16du:dateUtc="2026-01-16T01:33:00Z">
        <w:r w:rsidR="005E15DC">
          <w:rPr>
            <w:rFonts w:ascii="Times New Roman" w:hAnsi="Times New Roman" w:cs="Times New Roman"/>
            <w:color w:val="000000" w:themeColor="text1"/>
          </w:rPr>
          <w:t xml:space="preserve">mostly </w:t>
        </w:r>
      </w:ins>
      <w:ins w:id="303" w:author="Nickelberry, Marshae" w:date="2026-01-15T20:00:00Z" w16du:dateUtc="2026-01-16T01:00:00Z">
        <w:r>
          <w:rPr>
            <w:rFonts w:ascii="Times New Roman" w:hAnsi="Times New Roman" w:cs="Times New Roman"/>
            <w:color w:val="000000" w:themeColor="text1"/>
          </w:rPr>
          <w:t>negative</w:t>
        </w:r>
      </w:ins>
      <w:ins w:id="304" w:author="Nickelberry, Marshae" w:date="2026-01-15T20:22:00Z" w16du:dateUtc="2026-01-16T01:22:00Z">
        <w:r w:rsidR="00FB05F3">
          <w:rPr>
            <w:rFonts w:ascii="Times New Roman" w:hAnsi="Times New Roman" w:cs="Times New Roman"/>
            <w:color w:val="000000" w:themeColor="text1"/>
          </w:rPr>
          <w:t xml:space="preserve"> within stratum of sex</w:t>
        </w:r>
      </w:ins>
      <w:ins w:id="305" w:author="Nickelberry, Marshae" w:date="2026-01-15T20:01:00Z" w16du:dateUtc="2026-01-16T01:01:00Z">
        <w:r>
          <w:rPr>
            <w:rFonts w:ascii="Times New Roman" w:hAnsi="Times New Roman" w:cs="Times New Roman"/>
            <w:color w:val="000000" w:themeColor="text1"/>
          </w:rPr>
          <w:t xml:space="preserve">, </w:t>
        </w:r>
      </w:ins>
      <w:ins w:id="306" w:author="Nickelberry, Marshae" w:date="2026-01-15T20:33:00Z" w16du:dateUtc="2026-01-16T01:33:00Z">
        <w:r w:rsidR="005E15DC">
          <w:rPr>
            <w:rFonts w:ascii="Times New Roman" w:hAnsi="Times New Roman" w:cs="Times New Roman"/>
            <w:color w:val="000000" w:themeColor="text1"/>
          </w:rPr>
          <w:t>and</w:t>
        </w:r>
      </w:ins>
      <w:ins w:id="307" w:author="Nickelberry, Marshae" w:date="2026-01-15T20:01:00Z" w16du:dateUtc="2026-01-16T01:01:00Z">
        <w:r>
          <w:rPr>
            <w:rFonts w:ascii="Times New Roman" w:hAnsi="Times New Roman" w:cs="Times New Roman"/>
            <w:color w:val="000000" w:themeColor="text1"/>
          </w:rPr>
          <w:t xml:space="preserve"> associations were stronger amongst females.</w:t>
        </w:r>
      </w:ins>
      <w:ins w:id="308" w:author="Nickelberry, Marshae" w:date="2026-01-15T20:02:00Z" w16du:dateUtc="2026-01-16T01:02:00Z">
        <w:r>
          <w:rPr>
            <w:rFonts w:ascii="Times New Roman" w:hAnsi="Times New Roman" w:cs="Times New Roman"/>
            <w:color w:val="000000" w:themeColor="text1"/>
          </w:rPr>
          <w:t xml:space="preserve"> </w:t>
        </w:r>
      </w:ins>
      <w:ins w:id="309" w:author="Nickelberry, Marshae" w:date="2026-01-15T20:33:00Z" w16du:dateUtc="2026-01-16T01:33:00Z">
        <w:r w:rsidR="005E15DC">
          <w:rPr>
            <w:rFonts w:ascii="Times New Roman" w:hAnsi="Times New Roman" w:cs="Times New Roman"/>
            <w:color w:val="000000" w:themeColor="text1"/>
          </w:rPr>
          <w:t>Amo</w:t>
        </w:r>
      </w:ins>
      <w:ins w:id="310" w:author="Nickelberry, Marshae" w:date="2026-01-15T20:34:00Z" w16du:dateUtc="2026-01-16T01:34:00Z">
        <w:r w:rsidR="005E15DC">
          <w:rPr>
            <w:rFonts w:ascii="Times New Roman" w:hAnsi="Times New Roman" w:cs="Times New Roman"/>
            <w:color w:val="000000" w:themeColor="text1"/>
          </w:rPr>
          <w:t>ng females experiencing high food security, e</w:t>
        </w:r>
      </w:ins>
      <w:ins w:id="311" w:author="Nickelberry, Marshae" w:date="2026-01-15T20:02:00Z" w16du:dateUtc="2026-01-16T01:02:00Z">
        <w:r>
          <w:rPr>
            <w:rFonts w:ascii="Times New Roman" w:hAnsi="Times New Roman" w:cs="Times New Roman"/>
            <w:color w:val="000000" w:themeColor="text1"/>
          </w:rPr>
          <w:t>thyl paraben concentrations</w:t>
        </w:r>
      </w:ins>
      <w:ins w:id="312" w:author="Nickelberry, Marshae" w:date="2026-01-15T20:23:00Z" w16du:dateUtc="2026-01-16T01:23:00Z">
        <w:r w:rsidR="00FB05F3">
          <w:rPr>
            <w:rFonts w:ascii="Times New Roman" w:hAnsi="Times New Roman" w:cs="Times New Roman"/>
            <w:color w:val="000000" w:themeColor="text1"/>
          </w:rPr>
          <w:t xml:space="preserve"> </w:t>
        </w:r>
        <w:r w:rsidR="00FB05F3" w:rsidRPr="00FB05F3">
          <w:rPr>
            <w:rFonts w:ascii="Times New Roman" w:hAnsi="Times New Roman" w:cs="Times New Roman"/>
            <w:color w:val="000000" w:themeColor="text1"/>
          </w:rPr>
          <w:t xml:space="preserve">were lower </w:t>
        </w:r>
      </w:ins>
      <w:ins w:id="313" w:author="Nickelberry, Marshae" w:date="2026-01-15T20:34:00Z" w16du:dateUtc="2026-01-16T01:34:00Z">
        <w:r w:rsidR="005E15DC">
          <w:rPr>
            <w:rFonts w:ascii="Times New Roman" w:hAnsi="Times New Roman" w:cs="Times New Roman"/>
            <w:color w:val="000000" w:themeColor="text1"/>
          </w:rPr>
          <w:t xml:space="preserve">for </w:t>
        </w:r>
      </w:ins>
      <w:ins w:id="314" w:author="Nickelberry, Marshae" w:date="2026-01-15T20:23:00Z" w16du:dateUtc="2026-01-16T01:23:00Z">
        <w:r w:rsidR="00FB05F3" w:rsidRPr="00FB05F3">
          <w:rPr>
            <w:rFonts w:ascii="Times New Roman" w:hAnsi="Times New Roman" w:cs="Times New Roman"/>
            <w:color w:val="000000" w:themeColor="text1"/>
          </w:rPr>
          <w:t>marginal</w:t>
        </w:r>
      </w:ins>
      <w:ins w:id="315" w:author="Nickelberry, Marshae" w:date="2026-01-15T20:34:00Z" w16du:dateUtc="2026-01-16T01:34:00Z">
        <w:r w:rsidR="005E15DC">
          <w:rPr>
            <w:rFonts w:ascii="Times New Roman" w:hAnsi="Times New Roman" w:cs="Times New Roman"/>
            <w:color w:val="000000" w:themeColor="text1"/>
          </w:rPr>
          <w:t xml:space="preserve"> </w:t>
        </w:r>
        <w:proofErr w:type="gramStart"/>
        <w:r w:rsidR="005E15DC">
          <w:rPr>
            <w:rFonts w:ascii="Times New Roman" w:hAnsi="Times New Roman" w:cs="Times New Roman"/>
            <w:color w:val="000000" w:themeColor="text1"/>
          </w:rPr>
          <w:t>(</w:t>
        </w:r>
      </w:ins>
      <w:ins w:id="316" w:author="Nickelberry, Marshae" w:date="2026-01-15T20:23:00Z" w16du:dateUtc="2026-01-16T01:23:00Z">
        <w:r w:rsidR="00FB05F3" w:rsidRPr="00FB05F3">
          <w:rPr>
            <w:rFonts w:ascii="Times New Roman" w:hAnsi="Times New Roman" w:cs="Times New Roman"/>
            <w:color w:val="000000" w:themeColor="text1"/>
          </w:rPr>
          <w:t xml:space="preserve"> 20.04</w:t>
        </w:r>
        <w:proofErr w:type="gramEnd"/>
        <w:r w:rsidR="00FB05F3" w:rsidRPr="00FB05F3">
          <w:rPr>
            <w:rFonts w:ascii="Times New Roman" w:hAnsi="Times New Roman" w:cs="Times New Roman"/>
            <w:color w:val="000000" w:themeColor="text1"/>
          </w:rPr>
          <w:t>% [95% CI: −38.24%, −3.51%]</w:t>
        </w:r>
      </w:ins>
      <w:ins w:id="317" w:author="Nickelberry, Marshae" w:date="2026-01-15T20:34:00Z" w16du:dateUtc="2026-01-16T01:34:00Z">
        <w:r w:rsidR="005E15DC">
          <w:rPr>
            <w:rFonts w:ascii="Times New Roman" w:hAnsi="Times New Roman" w:cs="Times New Roman"/>
            <w:color w:val="000000" w:themeColor="text1"/>
          </w:rPr>
          <w:t>)</w:t>
        </w:r>
      </w:ins>
      <w:ins w:id="318" w:author="Nickelberry, Marshae" w:date="2026-01-15T20:23:00Z" w16du:dateUtc="2026-01-16T01:23:00Z">
        <w:r w:rsidR="00FB05F3" w:rsidRPr="00FB05F3">
          <w:rPr>
            <w:rFonts w:ascii="Times New Roman" w:hAnsi="Times New Roman" w:cs="Times New Roman"/>
            <w:color w:val="000000" w:themeColor="text1"/>
          </w:rPr>
          <w:t>; low</w:t>
        </w:r>
      </w:ins>
      <w:ins w:id="319" w:author="Nickelberry, Marshae" w:date="2026-01-15T20:34:00Z" w16du:dateUtc="2026-01-16T01:34:00Z">
        <w:r w:rsidR="005E15DC">
          <w:rPr>
            <w:rFonts w:ascii="Times New Roman" w:hAnsi="Times New Roman" w:cs="Times New Roman"/>
            <w:color w:val="000000" w:themeColor="text1"/>
          </w:rPr>
          <w:t xml:space="preserve"> (</w:t>
        </w:r>
      </w:ins>
      <w:ins w:id="320" w:author="Nickelberry, Marshae" w:date="2026-01-15T20:23:00Z" w16du:dateUtc="2026-01-16T01:23:00Z">
        <w:r w:rsidR="00FB05F3" w:rsidRPr="00FB05F3">
          <w:rPr>
            <w:rFonts w:ascii="Times New Roman" w:hAnsi="Times New Roman" w:cs="Times New Roman"/>
            <w:color w:val="000000" w:themeColor="text1"/>
          </w:rPr>
          <w:t>20.29% [95% CI: −38.25%, −2.89%]</w:t>
        </w:r>
      </w:ins>
      <w:ins w:id="321" w:author="Nickelberry, Marshae" w:date="2026-01-15T20:34:00Z" w16du:dateUtc="2026-01-16T01:34:00Z">
        <w:r w:rsidR="005E15DC">
          <w:rPr>
            <w:rFonts w:ascii="Times New Roman" w:hAnsi="Times New Roman" w:cs="Times New Roman"/>
            <w:color w:val="000000" w:themeColor="text1"/>
          </w:rPr>
          <w:t>)</w:t>
        </w:r>
      </w:ins>
      <w:ins w:id="322" w:author="Nickelberry, Marshae" w:date="2026-01-15T20:23:00Z" w16du:dateUtc="2026-01-16T01:23:00Z">
        <w:r w:rsidR="00FB05F3" w:rsidRPr="00FB05F3">
          <w:rPr>
            <w:rFonts w:ascii="Times New Roman" w:hAnsi="Times New Roman" w:cs="Times New Roman"/>
            <w:color w:val="000000" w:themeColor="text1"/>
          </w:rPr>
          <w:t xml:space="preserve"> and very lo</w:t>
        </w:r>
      </w:ins>
      <w:ins w:id="323" w:author="Nickelberry, Marshae" w:date="2026-01-15T20:34:00Z" w16du:dateUtc="2026-01-16T01:34:00Z">
        <w:r w:rsidR="005E15DC">
          <w:rPr>
            <w:rFonts w:ascii="Times New Roman" w:hAnsi="Times New Roman" w:cs="Times New Roman"/>
            <w:color w:val="000000" w:themeColor="text1"/>
          </w:rPr>
          <w:t>w (</w:t>
        </w:r>
      </w:ins>
      <w:ins w:id="324" w:author="Nickelberry, Marshae" w:date="2026-01-15T20:23:00Z" w16du:dateUtc="2026-01-16T01:23:00Z">
        <w:r w:rsidR="00FB05F3" w:rsidRPr="00FB05F3">
          <w:rPr>
            <w:rFonts w:ascii="Times New Roman" w:hAnsi="Times New Roman" w:cs="Times New Roman"/>
            <w:color w:val="000000" w:themeColor="text1"/>
          </w:rPr>
          <w:t>38.94% [95% CI: −53.86%, −19.21%</w:t>
        </w:r>
      </w:ins>
      <w:ins w:id="325" w:author="Nickelberry, Marshae" w:date="2026-01-15T20:34:00Z" w16du:dateUtc="2026-01-16T01:34:00Z">
        <w:r w:rsidR="005E15DC">
          <w:rPr>
            <w:rFonts w:ascii="Times New Roman" w:hAnsi="Times New Roman" w:cs="Times New Roman"/>
            <w:color w:val="000000" w:themeColor="text1"/>
          </w:rPr>
          <w:t>) food secure females.</w:t>
        </w:r>
      </w:ins>
      <w:ins w:id="326" w:author="Nickelberry, Marshae" w:date="2026-01-15T20:23:00Z" w16du:dateUtc="2026-01-16T01:23:00Z">
        <w:r w:rsidR="00FB05F3" w:rsidRPr="00FB05F3">
          <w:rPr>
            <w:rFonts w:ascii="Times New Roman" w:hAnsi="Times New Roman" w:cs="Times New Roman"/>
            <w:color w:val="000000" w:themeColor="text1"/>
          </w:rPr>
          <w:t xml:space="preserve"> </w:t>
        </w:r>
      </w:ins>
      <w:del w:id="327" w:author="Nickelberry, Marshae" w:date="2026-01-15T20:24:00Z" w16du:dateUtc="2026-01-16T01:24:00Z">
        <w:r w:rsidR="00EB2C3B" w:rsidRPr="001C2628" w:rsidDel="00FB05F3">
          <w:rPr>
            <w:rFonts w:ascii="Times New Roman" w:hAnsi="Times New Roman" w:cs="Times New Roman"/>
            <w:color w:val="000000" w:themeColor="text1"/>
          </w:rPr>
          <w:delText xml:space="preserve">Among females, </w:delText>
        </w:r>
      </w:del>
      <w:del w:id="328" w:author="Nickelberry, Marshae" w:date="2026-01-15T20:00:00Z" w16du:dateUtc="2026-01-16T01:00:00Z">
        <w:r w:rsidR="00EB2C3B" w:rsidRPr="001C2628" w:rsidDel="00C72A72">
          <w:rPr>
            <w:rFonts w:ascii="Times New Roman" w:hAnsi="Times New Roman" w:cs="Times New Roman"/>
            <w:color w:val="000000" w:themeColor="text1"/>
          </w:rPr>
          <w:delText xml:space="preserve">lower food security categories were </w:delText>
        </w:r>
      </w:del>
      <w:del w:id="329" w:author="Nickelberry, Marshae" w:date="2026-01-15T19:58:00Z" w16du:dateUtc="2026-01-16T00:58:00Z">
        <w:r w:rsidR="00EB2C3B" w:rsidRPr="001C2628" w:rsidDel="007104E9">
          <w:rPr>
            <w:rFonts w:ascii="Times New Roman" w:hAnsi="Times New Roman" w:cs="Times New Roman"/>
            <w:color w:val="000000" w:themeColor="text1"/>
          </w:rPr>
          <w:delText xml:space="preserve">generally </w:delText>
        </w:r>
      </w:del>
      <w:del w:id="330" w:author="Nickelberry, Marshae" w:date="2026-01-15T20:00:00Z" w16du:dateUtc="2026-01-16T01:00:00Z">
        <w:r w:rsidR="00EB2C3B" w:rsidRPr="001C2628" w:rsidDel="00C72A72">
          <w:rPr>
            <w:rFonts w:ascii="Times New Roman" w:hAnsi="Times New Roman" w:cs="Times New Roman"/>
            <w:color w:val="000000" w:themeColor="text1"/>
          </w:rPr>
          <w:delText xml:space="preserve">associated with </w:delText>
        </w:r>
      </w:del>
      <w:del w:id="331" w:author="Nickelberry, Marshae" w:date="2026-01-15T20:24:00Z" w16du:dateUtc="2026-01-16T01:24:00Z">
        <w:r w:rsidR="00EB2C3B" w:rsidRPr="001C2628" w:rsidDel="00FB05F3">
          <w:rPr>
            <w:rFonts w:ascii="Times New Roman" w:hAnsi="Times New Roman" w:cs="Times New Roman"/>
            <w:color w:val="000000" w:themeColor="text1"/>
          </w:rPr>
          <w:delText>lower levels of ethyl paraben concentrations</w:delText>
        </w:r>
      </w:del>
      <w:del w:id="332" w:author="Nickelberry, Marshae" w:date="2026-01-15T20:00:00Z" w16du:dateUtc="2026-01-16T01:00:00Z">
        <w:r w:rsidR="00EB2C3B" w:rsidRPr="001C2628" w:rsidDel="00C72A72">
          <w:rPr>
            <w:rFonts w:ascii="Times New Roman" w:hAnsi="Times New Roman" w:cs="Times New Roman"/>
            <w:color w:val="000000" w:themeColor="text1"/>
          </w:rPr>
          <w:delText xml:space="preserve"> </w:delText>
        </w:r>
      </w:del>
      <w:del w:id="333" w:author="Nickelberry, Marshae" w:date="2026-01-15T20:24:00Z" w16du:dateUtc="2026-01-16T01:24:00Z">
        <w:r w:rsidR="00EB2C3B" w:rsidRPr="001C2628" w:rsidDel="00FB05F3">
          <w:rPr>
            <w:rFonts w:ascii="Times New Roman" w:eastAsia="Times New Roman" w:hAnsi="Times New Roman" w:cs="Times New Roman"/>
            <w:color w:val="000000" w:themeColor="text1"/>
          </w:rPr>
          <w:delText xml:space="preserve">(marginal: -20.04%, [95% CI: 38.24%, 3.51%], low food </w:delText>
        </w:r>
      </w:del>
      <w:del w:id="334" w:author="Nickelberry, Marshae" w:date="2026-01-15T19:59:00Z" w16du:dateUtc="2026-01-16T00:59:00Z">
        <w:r w:rsidR="00EB2C3B" w:rsidRPr="001C2628" w:rsidDel="00C72A72">
          <w:rPr>
            <w:rFonts w:ascii="Times New Roman" w:eastAsia="Times New Roman" w:hAnsi="Times New Roman" w:cs="Times New Roman"/>
            <w:color w:val="000000" w:themeColor="text1"/>
          </w:rPr>
          <w:delText xml:space="preserve">secure females </w:delText>
        </w:r>
      </w:del>
      <w:del w:id="335" w:author="Nickelberry, Marshae" w:date="2026-01-15T20:24:00Z" w16du:dateUtc="2026-01-16T01:24:00Z">
        <w:r w:rsidR="00EB2C3B" w:rsidRPr="001C2628" w:rsidDel="00FB05F3">
          <w:rPr>
            <w:rFonts w:ascii="Times New Roman" w:eastAsia="Times New Roman" w:hAnsi="Times New Roman" w:cs="Times New Roman"/>
            <w:color w:val="000000" w:themeColor="text1"/>
          </w:rPr>
          <w:delText xml:space="preserve">(20.29%%: 95% CI: -38.25%, 2.89%), and very low food secure females (-38.94%: 95% CI: -53.86%, -19.21%). </w:delText>
        </w:r>
      </w:del>
      <w:r w:rsidR="00EB2C3B" w:rsidRPr="001C2628">
        <w:rPr>
          <w:rFonts w:ascii="Times New Roman" w:eastAsia="Times New Roman" w:hAnsi="Times New Roman" w:cs="Times New Roman"/>
          <w:color w:val="000000" w:themeColor="text1"/>
        </w:rPr>
        <w:t xml:space="preserve">Similar trends were observed for methyl paraben </w:t>
      </w:r>
      <w:commentRangeStart w:id="336"/>
      <w:r w:rsidR="00EB2C3B" w:rsidRPr="001C2628">
        <w:rPr>
          <w:rFonts w:ascii="Times New Roman" w:eastAsia="Times New Roman" w:hAnsi="Times New Roman" w:cs="Times New Roman"/>
          <w:color w:val="000000" w:themeColor="text1"/>
        </w:rPr>
        <w:t>(marginal: (-14.99%; 95% CI:-33.01%, 7.87%; low: -17.85%; 95% CI: -37.03%, 7.18%; very low: -26.10%; 95 CI: -46.97%, 2.98%)</w:t>
      </w:r>
      <w:r w:rsidR="00EB2C3B" w:rsidRPr="001C2628">
        <w:rPr>
          <w:rFonts w:ascii="Times New Roman" w:hAnsi="Times New Roman" w:cs="Times New Roman"/>
          <w:color w:val="000000" w:themeColor="text1"/>
        </w:rPr>
        <w:t xml:space="preserve">, and propyl paraben </w:t>
      </w:r>
      <w:r w:rsidR="00EB2C3B" w:rsidRPr="001C2628">
        <w:rPr>
          <w:rFonts w:ascii="Times New Roman" w:eastAsia="Times New Roman" w:hAnsi="Times New Roman" w:cs="Times New Roman"/>
          <w:color w:val="000000" w:themeColor="text1"/>
        </w:rPr>
        <w:t>(marginal: (-25.71%; 95% CI:-44.96%, 0.27%%; low: -22.96%; 95% CI: -46.20%, 10.31%; very low: -44.82%; 95 CI: -63.63%, 16.28%)</w:t>
      </w:r>
      <w:ins w:id="337" w:author="Nickelberry, Marshae" w:date="2026-01-15T20:35:00Z" w16du:dateUtc="2026-01-16T01:35:00Z">
        <w:r w:rsidR="005E15DC">
          <w:rPr>
            <w:rFonts w:ascii="Times New Roman" w:hAnsi="Times New Roman" w:cs="Times New Roman"/>
            <w:color w:val="000000" w:themeColor="text1"/>
          </w:rPr>
          <w:t xml:space="preserve">. </w:t>
        </w:r>
      </w:ins>
      <w:del w:id="338" w:author="Nickelberry, Marshae" w:date="2026-01-15T20:35:00Z" w16du:dateUtc="2026-01-16T01:35:00Z">
        <w:r w:rsidR="00EB2C3B" w:rsidRPr="001C2628" w:rsidDel="005E15DC">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 xml:space="preserve"> </w:t>
      </w:r>
      <w:commentRangeEnd w:id="336"/>
      <w:r w:rsidR="00FB05F3">
        <w:rPr>
          <w:rStyle w:val="CommentReference"/>
        </w:rPr>
        <w:commentReference w:id="336"/>
      </w:r>
      <w:del w:id="339" w:author="Nickelberry, Marshae" w:date="2026-01-15T20:25:00Z" w16du:dateUtc="2026-01-16T01:25:00Z">
        <w:r w:rsidR="00EB2C3B" w:rsidRPr="001C2628" w:rsidDel="00FB05F3">
          <w:rPr>
            <w:rFonts w:ascii="Times New Roman" w:hAnsi="Times New Roman" w:cs="Times New Roman"/>
            <w:color w:val="000000" w:themeColor="text1"/>
          </w:rPr>
          <w:delText>Parabens compared with high food secure females with the largest reductions typically observed among low and very low food secure females.</w:delText>
        </w:r>
      </w:del>
      <w:r w:rsidR="00EB2C3B" w:rsidRPr="001C2628">
        <w:rPr>
          <w:rFonts w:ascii="Times New Roman" w:hAnsi="Times New Roman" w:cs="Times New Roman"/>
          <w:color w:val="000000" w:themeColor="text1"/>
        </w:rPr>
        <w:t xml:space="preserve"> In contrast, among males</w:t>
      </w:r>
      <w:ins w:id="340" w:author="Nickelberry, Marshae" w:date="2026-01-15T20:35:00Z" w16du:dateUtc="2026-01-16T01:35:00Z">
        <w:r w:rsidR="005E15DC">
          <w:rPr>
            <w:rFonts w:ascii="Times New Roman" w:hAnsi="Times New Roman" w:cs="Times New Roman"/>
            <w:color w:val="000000" w:themeColor="text1"/>
          </w:rPr>
          <w:t xml:space="preserve"> with some </w:t>
        </w:r>
      </w:ins>
      <w:ins w:id="341" w:author="Nickelberry, Marshae" w:date="2026-01-15T20:36:00Z" w16du:dateUtc="2026-01-16T01:36:00Z">
        <w:r w:rsidR="005E15DC">
          <w:rPr>
            <w:rFonts w:ascii="Times New Roman" w:hAnsi="Times New Roman" w:cs="Times New Roman"/>
            <w:color w:val="000000" w:themeColor="text1"/>
          </w:rPr>
          <w:t>but not all</w:t>
        </w:r>
      </w:ins>
      <w:ins w:id="342" w:author="Nickelberry, Marshae" w:date="2026-01-15T20:35:00Z" w16du:dateUtc="2026-01-16T01:35:00Z">
        <w:r w:rsidR="005E15DC">
          <w:rPr>
            <w:rFonts w:ascii="Times New Roman" w:hAnsi="Times New Roman" w:cs="Times New Roman"/>
            <w:color w:val="000000" w:themeColor="text1"/>
          </w:rPr>
          <w:t xml:space="preserve"> reduced food security categories,</w:t>
        </w:r>
      </w:ins>
      <w:del w:id="343" w:author="Nickelberry, Marshae" w:date="2026-01-15T20:35:00Z" w16du:dateUtc="2026-01-16T01:35:00Z">
        <w:r w:rsidR="00EB2C3B" w:rsidRPr="001C2628" w:rsidDel="005E15DC">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 xml:space="preserve"> </w:t>
      </w:r>
      <w:del w:id="344" w:author="Nickelberry, Marshae" w:date="2026-01-15T20:25:00Z" w16du:dateUtc="2026-01-16T01:25:00Z">
        <w:r w:rsidR="00EB2C3B" w:rsidRPr="001C2628" w:rsidDel="00FB05F3">
          <w:rPr>
            <w:rFonts w:ascii="Times New Roman" w:hAnsi="Times New Roman" w:cs="Times New Roman"/>
            <w:color w:val="000000" w:themeColor="text1"/>
          </w:rPr>
          <w:delText>higher paraben levels relative</w:delText>
        </w:r>
      </w:del>
      <w:del w:id="345" w:author="Nickelberry, Marshae" w:date="2026-01-15T20:35:00Z" w16du:dateUtc="2026-01-16T01:35:00Z">
        <w:r w:rsidR="00EB2C3B" w:rsidRPr="001C2628" w:rsidDel="005E15DC">
          <w:rPr>
            <w:rFonts w:ascii="Times New Roman" w:hAnsi="Times New Roman" w:cs="Times New Roman"/>
            <w:color w:val="000000" w:themeColor="text1"/>
          </w:rPr>
          <w:delText xml:space="preserve"> to the high food security reference</w:delText>
        </w:r>
      </w:del>
      <w:ins w:id="346" w:author="Nickelberry, Marshae" w:date="2026-01-15T20:25:00Z" w16du:dateUtc="2026-01-16T01:25:00Z">
        <w:r w:rsidR="00FB05F3">
          <w:rPr>
            <w:rFonts w:ascii="Times New Roman" w:hAnsi="Times New Roman" w:cs="Times New Roman"/>
            <w:color w:val="000000" w:themeColor="text1"/>
          </w:rPr>
          <w:t>higher levels</w:t>
        </w:r>
      </w:ins>
      <w:r w:rsidR="00EB2C3B" w:rsidRPr="001C2628">
        <w:rPr>
          <w:rFonts w:ascii="Times New Roman" w:hAnsi="Times New Roman" w:cs="Times New Roman"/>
          <w:color w:val="000000" w:themeColor="text1"/>
        </w:rPr>
        <w:t xml:space="preserve"> were observed </w:t>
      </w:r>
      <w:ins w:id="347" w:author="Nickelberry, Marshae" w:date="2026-01-15T20:26:00Z" w16du:dateUtc="2026-01-16T01:26:00Z">
        <w:r w:rsidR="00FB05F3">
          <w:rPr>
            <w:rFonts w:ascii="Times New Roman" w:hAnsi="Times New Roman" w:cs="Times New Roman"/>
            <w:color w:val="000000" w:themeColor="text1"/>
          </w:rPr>
          <w:t>for ethyl (low: X, insert),</w:t>
        </w:r>
      </w:ins>
      <w:ins w:id="348" w:author="Nickelberry, Marshae" w:date="2026-01-15T20:33:00Z" w16du:dateUtc="2026-01-16T01:33:00Z">
        <w:r w:rsidR="005E15DC">
          <w:rPr>
            <w:rFonts w:ascii="Times New Roman" w:hAnsi="Times New Roman" w:cs="Times New Roman"/>
            <w:color w:val="000000" w:themeColor="text1"/>
          </w:rPr>
          <w:t xml:space="preserve"> and </w:t>
        </w:r>
      </w:ins>
      <w:ins w:id="349" w:author="Nickelberry, Marshae" w:date="2026-01-15T20:26:00Z" w16du:dateUtc="2026-01-16T01:26:00Z">
        <w:r w:rsidR="00FB05F3">
          <w:rPr>
            <w:rFonts w:ascii="Times New Roman" w:hAnsi="Times New Roman" w:cs="Times New Roman"/>
            <w:color w:val="000000" w:themeColor="text1"/>
          </w:rPr>
          <w:t xml:space="preserve">  </w:t>
        </w:r>
      </w:ins>
      <w:del w:id="350" w:author="Nickelberry, Marshae" w:date="2026-01-15T20:26:00Z" w16du:dateUtc="2026-01-16T01:26:00Z">
        <w:r w:rsidR="00EB2C3B" w:rsidRPr="001C2628" w:rsidDel="00FB05F3">
          <w:rPr>
            <w:rFonts w:ascii="Times New Roman" w:hAnsi="Times New Roman" w:cs="Times New Roman"/>
            <w:color w:val="000000" w:themeColor="text1"/>
          </w:rPr>
          <w:delText xml:space="preserve">at low food security for ethyl paraben (13.78%) and </w:delText>
        </w:r>
      </w:del>
      <w:r w:rsidR="00EB2C3B" w:rsidRPr="001C2628">
        <w:rPr>
          <w:rFonts w:ascii="Times New Roman" w:hAnsi="Times New Roman" w:cs="Times New Roman"/>
          <w:color w:val="000000" w:themeColor="text1"/>
        </w:rPr>
        <w:t>methyl paraben (</w:t>
      </w:r>
      <w:ins w:id="351" w:author="Nickelberry, Marshae" w:date="2026-01-15T20:27:00Z" w16du:dateUtc="2026-01-16T01:27:00Z">
        <w:r w:rsidR="00FB05F3">
          <w:rPr>
            <w:rFonts w:ascii="Times New Roman" w:hAnsi="Times New Roman" w:cs="Times New Roman"/>
            <w:color w:val="000000" w:themeColor="text1"/>
          </w:rPr>
          <w:t xml:space="preserve">low: </w:t>
        </w:r>
      </w:ins>
      <w:r w:rsidR="00EB2C3B" w:rsidRPr="001C2628">
        <w:rPr>
          <w:rFonts w:ascii="Times New Roman" w:hAnsi="Times New Roman" w:cs="Times New Roman"/>
          <w:color w:val="000000" w:themeColor="text1"/>
        </w:rPr>
        <w:t>8.59</w:t>
      </w:r>
      <w:ins w:id="352" w:author="Nickelberry, Marshae" w:date="2026-01-15T20:26:00Z" w16du:dateUtc="2026-01-16T01:26:00Z">
        <w:r w:rsidR="00FB05F3">
          <w:rPr>
            <w:rFonts w:ascii="Times New Roman" w:hAnsi="Times New Roman" w:cs="Times New Roman"/>
            <w:color w:val="000000" w:themeColor="text1"/>
          </w:rPr>
          <w:t>%, insert CI</w:t>
        </w:r>
      </w:ins>
      <w:ins w:id="353" w:author="Nickelberry, Marshae" w:date="2026-01-15T20:31:00Z" w16du:dateUtc="2026-01-16T01:31:00Z">
        <w:r w:rsidR="005E15DC">
          <w:rPr>
            <w:rFonts w:ascii="Times New Roman" w:hAnsi="Times New Roman" w:cs="Times New Roman"/>
            <w:color w:val="000000" w:themeColor="text1"/>
          </w:rPr>
          <w:t xml:space="preserve">; very low: </w:t>
        </w:r>
      </w:ins>
      <w:ins w:id="354" w:author="Nickelberry, Marshae" w:date="2026-01-15T20:26:00Z" w16du:dateUtc="2026-01-16T01:26:00Z">
        <w:r w:rsidR="00FB05F3">
          <w:rPr>
            <w:rFonts w:ascii="Times New Roman" w:hAnsi="Times New Roman" w:cs="Times New Roman"/>
            <w:color w:val="000000" w:themeColor="text1"/>
          </w:rPr>
          <w:t xml:space="preserve"> </w:t>
        </w:r>
      </w:ins>
      <w:del w:id="355" w:author="Nickelberry, Marshae" w:date="2026-01-15T20:26:00Z" w16du:dateUtc="2026-01-16T01:26:00Z">
        <w:r w:rsidR="00EB2C3B" w:rsidRPr="001C2628" w:rsidDel="00FB05F3">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w:t>
      </w:r>
      <w:ins w:id="356" w:author="Nickelberry, Marshae" w:date="2026-01-15T20:36:00Z" w16du:dateUtc="2026-01-16T01:36:00Z">
        <w:r w:rsidR="005E15DC">
          <w:rPr>
            <w:rFonts w:ascii="Times New Roman" w:hAnsi="Times New Roman" w:cs="Times New Roman"/>
            <w:color w:val="000000" w:themeColor="text1"/>
          </w:rPr>
          <w:t xml:space="preserve"> relative to the reference</w:t>
        </w:r>
      </w:ins>
      <w:r w:rsidR="00EB2C3B" w:rsidRPr="001C2628">
        <w:rPr>
          <w:rFonts w:ascii="Times New Roman" w:hAnsi="Times New Roman" w:cs="Times New Roman"/>
          <w:color w:val="000000" w:themeColor="text1"/>
        </w:rPr>
        <w:t>.</w:t>
      </w:r>
      <w:del w:id="357" w:author="Nickelberry, Marshae" w:date="2026-01-15T20:33:00Z" w16du:dateUtc="2026-01-16T01:33:00Z">
        <w:r w:rsidR="00EB2C3B" w:rsidRPr="001C2628" w:rsidDel="005E15DC">
          <w:rPr>
            <w:rFonts w:ascii="Times New Roman" w:hAnsi="Times New Roman" w:cs="Times New Roman"/>
            <w:color w:val="000000" w:themeColor="text1"/>
          </w:rPr>
          <w:delText xml:space="preserve"> At very low food security, male estimates were modestly positive for methyl 6.41%; 95% CI: -26.10%, 53.22%), and propyl paraben very low: 3.64%; 95% CI: -30.68%, 54.94%) (Figure 2, Supplemental Table 2).</w:delText>
        </w:r>
        <w:r w:rsidR="00EB2C3B" w:rsidRPr="001C2628" w:rsidDel="005E15DC">
          <w:br/>
        </w:r>
      </w:del>
    </w:p>
    <w:p w14:paraId="326EE198" w14:textId="7F703872" w:rsidR="00EB2C3B" w:rsidRPr="001C2628" w:rsidDel="007104E9" w:rsidRDefault="00EB2C3B" w:rsidP="00EB2C3B">
      <w:pPr>
        <w:ind w:firstLine="720"/>
        <w:rPr>
          <w:del w:id="358" w:author="Nickelberry, Marshae" w:date="2026-01-15T19:55:00Z" w16du:dateUtc="2026-01-16T00:55:00Z"/>
          <w:rFonts w:ascii="Times New Roman" w:hAnsi="Times New Roman" w:cs="Times New Roman"/>
          <w:color w:val="000000" w:themeColor="text1"/>
        </w:rPr>
      </w:pPr>
      <w:del w:id="359" w:author="Nickelberry, Marshae" w:date="2026-01-15T19:55:00Z" w16du:dateUtc="2026-01-16T00:55:00Z">
        <w:r w:rsidRPr="001C2628" w:rsidDel="007104E9">
          <w:rPr>
            <w:rFonts w:ascii="Times New Roman" w:hAnsi="Times New Roman" w:cs="Times New Roman"/>
            <w:color w:val="000000" w:themeColor="text1"/>
          </w:rPr>
          <w:lastRenderedPageBreak/>
          <w:delText>For BPA (p</w:delText>
        </w:r>
        <w:r w:rsidRPr="00EB2C3B" w:rsidDel="007104E9">
          <w:rPr>
            <w:rFonts w:ascii="Times New Roman" w:hAnsi="Times New Roman" w:cs="Times New Roman"/>
            <w:i/>
            <w:iCs/>
            <w:color w:val="000000" w:themeColor="text1"/>
            <w:vertAlign w:val="subscript"/>
            <w:rPrChange w:id="360" w:author="Nickelberry, Marshae" w:date="2026-01-15T19:48:00Z" w16du:dateUtc="2026-01-16T00:48:00Z">
              <w:rPr>
                <w:rFonts w:ascii="Times New Roman" w:hAnsi="Times New Roman" w:cs="Times New Roman"/>
                <w:i/>
                <w:iCs/>
                <w:color w:val="000000" w:themeColor="text1"/>
              </w:rPr>
            </w:rPrChange>
          </w:rPr>
          <w:delText>interaction</w:delText>
        </w:r>
        <w:r w:rsidRPr="001C2628" w:rsidDel="007104E9">
          <w:rPr>
            <w:rFonts w:ascii="Times New Roman" w:hAnsi="Times New Roman" w:cs="Times New Roman"/>
            <w:color w:val="000000" w:themeColor="text1"/>
          </w:rPr>
          <w:delText xml:space="preserve">= 0.02), both females and males exhibited positive differences across decreasing food security levels, although the association appeared to be slightly stronger among females. Based on strata specific predicted marginal means, females experiencing low and very low food security had higher BPA concentrations compared with females with high food security (low: 11.08%; 95% CI: -3.9%, 28.41%; very low: 21.45%; 95% CI: -1.04%, 49.05%). Among males, those experiencing very low food security had a modest negative percent difference compared to males experiencing high food security (-5.35%; 95% CI: -21.46%, 14.06%). </w:delText>
        </w:r>
      </w:del>
    </w:p>
    <w:p w14:paraId="37FAF416" w14:textId="480CD103" w:rsidR="0002017A" w:rsidRPr="00972156" w:rsidDel="00EB2C3B" w:rsidRDefault="00285B02" w:rsidP="00972156">
      <w:pPr>
        <w:rPr>
          <w:del w:id="361" w:author="Nickelberry, Marshae" w:date="2026-01-15T19:48:00Z" w16du:dateUtc="2026-01-16T00:48:00Z"/>
          <w:rFonts w:ascii="Times New Roman" w:hAnsi="Times New Roman" w:cs="Times New Roman"/>
          <w:color w:val="000000" w:themeColor="text1"/>
        </w:rPr>
      </w:pPr>
      <w:del w:id="362" w:author="Nickelberry, Marshae" w:date="2026-01-15T19:48:00Z" w16du:dateUtc="2026-01-16T00:48:00Z">
        <w:r w:rsidRPr="00972156" w:rsidDel="00EB2C3B">
          <w:rPr>
            <w:rFonts w:ascii="Times New Roman" w:hAnsi="Times New Roman" w:cs="Times New Roman"/>
            <w:color w:val="000000" w:themeColor="text1"/>
          </w:rPr>
          <w:delText>For effect measure modification by sex,</w:delText>
        </w:r>
        <w:r w:rsidR="00CF74EC" w:rsidRPr="00972156" w:rsidDel="00EB2C3B">
          <w:rPr>
            <w:rFonts w:ascii="Times New Roman" w:hAnsi="Times New Roman" w:cs="Times New Roman"/>
            <w:color w:val="000000" w:themeColor="text1"/>
          </w:rPr>
          <w:delText xml:space="preserve"> </w:delText>
        </w:r>
        <w:r w:rsidR="00AF4A69" w:rsidRPr="00972156" w:rsidDel="00EB2C3B">
          <w:rPr>
            <w:rFonts w:ascii="Times New Roman" w:hAnsi="Times New Roman" w:cs="Times New Roman"/>
            <w:color w:val="000000" w:themeColor="text1"/>
          </w:rPr>
          <w:delText xml:space="preserve">the </w:delText>
        </w:r>
        <w:r w:rsidR="00CF74EC" w:rsidRPr="00972156" w:rsidDel="00EB2C3B">
          <w:rPr>
            <w:rFonts w:ascii="Times New Roman" w:hAnsi="Times New Roman" w:cs="Times New Roman"/>
            <w:color w:val="000000" w:themeColor="text1"/>
          </w:rPr>
          <w:delText>BPA</w:delText>
        </w:r>
        <w:r w:rsidR="0019119E" w:rsidRPr="00972156" w:rsidDel="00EB2C3B">
          <w:rPr>
            <w:rFonts w:ascii="Times New Roman" w:hAnsi="Times New Roman" w:cs="Times New Roman"/>
            <w:color w:val="000000" w:themeColor="text1"/>
          </w:rPr>
          <w:delText xml:space="preserve"> (p</w:delText>
        </w:r>
        <w:r w:rsidR="0019119E" w:rsidRPr="00972156" w:rsidDel="00EB2C3B">
          <w:rPr>
            <w:rFonts w:ascii="Times New Roman" w:hAnsi="Times New Roman" w:cs="Times New Roman"/>
            <w:i/>
            <w:iCs/>
            <w:color w:val="000000" w:themeColor="text1"/>
          </w:rPr>
          <w:delText>interaction</w:delText>
        </w:r>
        <w:r w:rsidR="0019119E" w:rsidRPr="00972156" w:rsidDel="00EB2C3B">
          <w:rPr>
            <w:rFonts w:ascii="Times New Roman" w:hAnsi="Times New Roman" w:cs="Times New Roman"/>
            <w:color w:val="000000" w:themeColor="text1"/>
          </w:rPr>
          <w:delText>=</w:delText>
        </w:r>
        <w:r w:rsidR="00E05297" w:rsidDel="00EB2C3B">
          <w:rPr>
            <w:rFonts w:ascii="Times New Roman" w:hAnsi="Times New Roman" w:cs="Times New Roman"/>
            <w:color w:val="000000" w:themeColor="text1"/>
          </w:rPr>
          <w:delText xml:space="preserve"> </w:delText>
        </w:r>
        <w:r w:rsidR="0019119E" w:rsidRPr="00972156" w:rsidDel="00EB2C3B">
          <w:rPr>
            <w:rFonts w:ascii="Times New Roman" w:hAnsi="Times New Roman" w:cs="Times New Roman"/>
            <w:color w:val="000000" w:themeColor="text1"/>
          </w:rPr>
          <w:delText>0.0</w:delText>
        </w:r>
        <w:r w:rsidR="00BA4F3C" w:rsidRPr="00972156" w:rsidDel="00EB2C3B">
          <w:rPr>
            <w:rFonts w:ascii="Times New Roman" w:hAnsi="Times New Roman" w:cs="Times New Roman"/>
            <w:color w:val="000000" w:themeColor="text1"/>
          </w:rPr>
          <w:delText>2</w:delText>
        </w:r>
        <w:r w:rsidR="0019119E" w:rsidRPr="00972156" w:rsidDel="00EB2C3B">
          <w:rPr>
            <w:rFonts w:ascii="Times New Roman" w:hAnsi="Times New Roman" w:cs="Times New Roman"/>
            <w:color w:val="000000" w:themeColor="text1"/>
          </w:rPr>
          <w:delText>)</w:delText>
        </w:r>
        <w:r w:rsidR="00CF74EC" w:rsidRPr="00972156" w:rsidDel="00EB2C3B">
          <w:rPr>
            <w:rFonts w:ascii="Times New Roman" w:hAnsi="Times New Roman" w:cs="Times New Roman"/>
            <w:color w:val="000000" w:themeColor="text1"/>
          </w:rPr>
          <w:delText xml:space="preserve"> model </w:delText>
        </w:r>
        <w:r w:rsidR="00957821" w:rsidRPr="00972156" w:rsidDel="00EB2C3B">
          <w:rPr>
            <w:rFonts w:ascii="Times New Roman" w:hAnsi="Times New Roman" w:cs="Times New Roman"/>
            <w:color w:val="000000" w:themeColor="text1"/>
          </w:rPr>
          <w:delText xml:space="preserve">revealed significant </w:delText>
        </w:r>
        <w:r w:rsidR="00D45303" w:rsidDel="00EB2C3B">
          <w:rPr>
            <w:rFonts w:ascii="Times New Roman" w:hAnsi="Times New Roman" w:cs="Times New Roman"/>
            <w:color w:val="000000" w:themeColor="text1"/>
          </w:rPr>
          <w:delText>interactions</w:delText>
        </w:r>
        <w:r w:rsidR="00AF4A69" w:rsidRPr="00972156" w:rsidDel="00EB2C3B">
          <w:rPr>
            <w:rFonts w:ascii="Times New Roman" w:hAnsi="Times New Roman" w:cs="Times New Roman"/>
            <w:color w:val="000000" w:themeColor="text1"/>
          </w:rPr>
          <w:delText xml:space="preserve"> a</w:delText>
        </w:r>
        <w:r w:rsidR="00573235" w:rsidRPr="00972156" w:rsidDel="00EB2C3B">
          <w:rPr>
            <w:rFonts w:ascii="Times New Roman" w:hAnsi="Times New Roman" w:cs="Times New Roman"/>
            <w:color w:val="000000" w:themeColor="text1"/>
          </w:rPr>
          <w:delText>s food security status</w:delText>
        </w:r>
        <w:r w:rsidR="008C32FD" w:rsidRPr="00972156" w:rsidDel="00EB2C3B">
          <w:rPr>
            <w:rFonts w:ascii="Times New Roman" w:hAnsi="Times New Roman" w:cs="Times New Roman"/>
            <w:color w:val="000000" w:themeColor="text1"/>
          </w:rPr>
          <w:delText xml:space="preserve"> decrease</w:delText>
        </w:r>
        <w:r w:rsidR="00774A3B" w:rsidDel="00EB2C3B">
          <w:rPr>
            <w:rFonts w:ascii="Times New Roman" w:hAnsi="Times New Roman" w:cs="Times New Roman"/>
            <w:color w:val="000000" w:themeColor="text1"/>
          </w:rPr>
          <w:delText>s</w:delText>
        </w:r>
        <w:r w:rsidR="00944D2E" w:rsidRPr="00972156" w:rsidDel="00EB2C3B">
          <w:rPr>
            <w:rFonts w:ascii="Times New Roman" w:hAnsi="Times New Roman" w:cs="Times New Roman"/>
            <w:color w:val="000000" w:themeColor="text1"/>
          </w:rPr>
          <w:delText xml:space="preserve">. </w:delText>
        </w:r>
        <w:r w:rsidR="0091235F" w:rsidRPr="00972156" w:rsidDel="00EB2C3B">
          <w:rPr>
            <w:rFonts w:ascii="Times New Roman" w:hAnsi="Times New Roman" w:cs="Times New Roman"/>
            <w:color w:val="000000" w:themeColor="text1"/>
          </w:rPr>
          <w:delText>Based on</w:delText>
        </w:r>
        <w:r w:rsidR="00F50E6A" w:rsidRPr="00972156" w:rsidDel="00EB2C3B">
          <w:rPr>
            <w:rFonts w:ascii="Times New Roman" w:hAnsi="Times New Roman" w:cs="Times New Roman"/>
            <w:color w:val="000000" w:themeColor="text1"/>
          </w:rPr>
          <w:delText xml:space="preserve"> strata specific predicted marginal means, f</w:delText>
        </w:r>
        <w:r w:rsidR="00944D2E" w:rsidRPr="00972156" w:rsidDel="00EB2C3B">
          <w:rPr>
            <w:rFonts w:ascii="Times New Roman" w:hAnsi="Times New Roman" w:cs="Times New Roman"/>
            <w:color w:val="000000" w:themeColor="text1"/>
          </w:rPr>
          <w:delText xml:space="preserve">emales experiencing low food security </w:delText>
        </w:r>
        <w:r w:rsidR="00EB4748" w:rsidRPr="00972156" w:rsidDel="00EB2C3B">
          <w:rPr>
            <w:rFonts w:ascii="Times New Roman" w:hAnsi="Times New Roman" w:cs="Times New Roman"/>
            <w:color w:val="000000" w:themeColor="text1"/>
          </w:rPr>
          <w:delText xml:space="preserve">had higher BPA concentrations </w:delText>
        </w:r>
        <w:r w:rsidR="00DD79A5" w:rsidRPr="00972156" w:rsidDel="00EB2C3B">
          <w:rPr>
            <w:rFonts w:ascii="Times New Roman" w:hAnsi="Times New Roman" w:cs="Times New Roman"/>
            <w:color w:val="000000" w:themeColor="text1"/>
          </w:rPr>
          <w:delText>(</w:delText>
        </w:r>
        <w:r w:rsidR="004E158D" w:rsidRPr="00972156" w:rsidDel="00EB2C3B">
          <w:rPr>
            <w:rFonts w:ascii="Times New Roman" w:hAnsi="Times New Roman" w:cs="Times New Roman"/>
            <w:color w:val="000000" w:themeColor="text1"/>
          </w:rPr>
          <w:delText>11.08%; 95% CI: -3.9%, 28.41%</w:delText>
        </w:r>
        <w:r w:rsidR="00061920" w:rsidRPr="00972156" w:rsidDel="00EB2C3B">
          <w:rPr>
            <w:rFonts w:ascii="Times New Roman" w:hAnsi="Times New Roman" w:cs="Times New Roman"/>
            <w:color w:val="000000" w:themeColor="text1"/>
          </w:rPr>
          <w:delText xml:space="preserve">, </w:delText>
        </w:r>
        <w:r w:rsidR="00061920" w:rsidRPr="00972156" w:rsidDel="00EB2C3B">
          <w:rPr>
            <w:rFonts w:ascii="Times New Roman" w:hAnsi="Times New Roman" w:cs="Times New Roman"/>
            <w:b/>
            <w:bCs/>
            <w:color w:val="000000" w:themeColor="text1"/>
          </w:rPr>
          <w:delText>Figure 2, Supplemental Table 2</w:delText>
        </w:r>
        <w:r w:rsidR="004E158D" w:rsidRPr="00972156" w:rsidDel="00EB2C3B">
          <w:rPr>
            <w:rFonts w:ascii="Times New Roman" w:hAnsi="Times New Roman" w:cs="Times New Roman"/>
            <w:color w:val="000000" w:themeColor="text1"/>
          </w:rPr>
          <w:delText xml:space="preserve">) </w:delText>
        </w:r>
        <w:r w:rsidR="00DD79A5" w:rsidRPr="00972156" w:rsidDel="00EB2C3B">
          <w:rPr>
            <w:rFonts w:ascii="Times New Roman" w:hAnsi="Times New Roman" w:cs="Times New Roman"/>
            <w:color w:val="000000" w:themeColor="text1"/>
          </w:rPr>
          <w:delText>compared to females with high food security (reference).</w:delText>
        </w:r>
        <w:r w:rsidR="00734BD9" w:rsidRPr="00972156" w:rsidDel="00EB2C3B">
          <w:rPr>
            <w:rFonts w:ascii="Times New Roman" w:hAnsi="Times New Roman" w:cs="Times New Roman"/>
            <w:color w:val="000000" w:themeColor="text1"/>
          </w:rPr>
          <w:delText xml:space="preserve"> </w:delText>
        </w:r>
        <w:r w:rsidR="00061472" w:rsidRPr="00972156" w:rsidDel="00EB2C3B">
          <w:rPr>
            <w:rFonts w:ascii="Times New Roman" w:hAnsi="Times New Roman" w:cs="Times New Roman"/>
            <w:color w:val="000000" w:themeColor="text1"/>
          </w:rPr>
          <w:delText>Additionally, f</w:delText>
        </w:r>
        <w:r w:rsidR="004E6585" w:rsidRPr="00972156" w:rsidDel="00EB2C3B">
          <w:rPr>
            <w:rFonts w:ascii="Times New Roman" w:hAnsi="Times New Roman" w:cs="Times New Roman"/>
            <w:color w:val="000000" w:themeColor="text1"/>
          </w:rPr>
          <w:delText xml:space="preserve">emales </w:delText>
        </w:r>
        <w:r w:rsidR="00C10791" w:rsidRPr="00972156" w:rsidDel="00EB2C3B">
          <w:rPr>
            <w:rFonts w:ascii="Times New Roman" w:hAnsi="Times New Roman" w:cs="Times New Roman"/>
            <w:color w:val="000000" w:themeColor="text1"/>
          </w:rPr>
          <w:delText>experiencing</w:delText>
        </w:r>
        <w:r w:rsidR="00502DD4" w:rsidRPr="00972156" w:rsidDel="00EB2C3B">
          <w:rPr>
            <w:rFonts w:ascii="Times New Roman" w:hAnsi="Times New Roman" w:cs="Times New Roman"/>
            <w:color w:val="000000" w:themeColor="text1"/>
          </w:rPr>
          <w:delText xml:space="preserve"> very low food security had </w:delText>
        </w:r>
        <w:r w:rsidR="00996E17" w:rsidRPr="00972156" w:rsidDel="00EB2C3B">
          <w:rPr>
            <w:rFonts w:ascii="Times New Roman" w:hAnsi="Times New Roman" w:cs="Times New Roman"/>
            <w:color w:val="000000" w:themeColor="text1"/>
          </w:rPr>
          <w:delText>higher percent differences of BP</w:delText>
        </w:r>
        <w:r w:rsidR="00903917" w:rsidRPr="00972156" w:rsidDel="00EB2C3B">
          <w:rPr>
            <w:rFonts w:ascii="Times New Roman" w:hAnsi="Times New Roman" w:cs="Times New Roman"/>
            <w:color w:val="000000" w:themeColor="text1"/>
          </w:rPr>
          <w:delText xml:space="preserve">A </w:delText>
        </w:r>
        <w:r w:rsidR="00423978" w:rsidRPr="00972156" w:rsidDel="00EB2C3B">
          <w:rPr>
            <w:rFonts w:ascii="Times New Roman" w:hAnsi="Times New Roman" w:cs="Times New Roman"/>
            <w:color w:val="000000" w:themeColor="text1"/>
          </w:rPr>
          <w:delText>(</w:delText>
        </w:r>
        <w:r w:rsidR="0002017A" w:rsidRPr="00972156" w:rsidDel="00EB2C3B">
          <w:rPr>
            <w:rFonts w:ascii="Times New Roman" w:hAnsi="Times New Roman" w:cs="Times New Roman"/>
            <w:color w:val="000000" w:themeColor="text1"/>
          </w:rPr>
          <w:delText>21.45%;</w:delText>
        </w:r>
        <w:r w:rsidR="00970347" w:rsidRPr="00972156" w:rsidDel="00EB2C3B">
          <w:rPr>
            <w:rFonts w:ascii="Times New Roman" w:hAnsi="Times New Roman" w:cs="Times New Roman"/>
            <w:color w:val="000000" w:themeColor="text1"/>
          </w:rPr>
          <w:delText xml:space="preserve"> 95% CI: -1.04%, </w:delText>
        </w:r>
        <w:r w:rsidR="00061472" w:rsidRPr="00972156" w:rsidDel="00EB2C3B">
          <w:rPr>
            <w:rFonts w:ascii="Times New Roman" w:hAnsi="Times New Roman" w:cs="Times New Roman"/>
            <w:color w:val="000000" w:themeColor="text1"/>
          </w:rPr>
          <w:delText xml:space="preserve">49.05%) </w:delText>
        </w:r>
        <w:r w:rsidR="00903917" w:rsidRPr="00972156" w:rsidDel="00EB2C3B">
          <w:rPr>
            <w:rFonts w:ascii="Times New Roman" w:hAnsi="Times New Roman" w:cs="Times New Roman"/>
            <w:color w:val="000000" w:themeColor="text1"/>
          </w:rPr>
          <w:delText>compared to females with</w:delText>
        </w:r>
        <w:r w:rsidR="007147E0" w:rsidRPr="00972156" w:rsidDel="00EB2C3B">
          <w:rPr>
            <w:rFonts w:ascii="Times New Roman" w:hAnsi="Times New Roman" w:cs="Times New Roman"/>
            <w:color w:val="000000" w:themeColor="text1"/>
          </w:rPr>
          <w:delText xml:space="preserve">in the high food security </w:delText>
        </w:r>
        <w:r w:rsidR="00DD79A5" w:rsidRPr="00972156" w:rsidDel="00EB2C3B">
          <w:rPr>
            <w:rFonts w:ascii="Times New Roman" w:hAnsi="Times New Roman" w:cs="Times New Roman"/>
            <w:color w:val="000000" w:themeColor="text1"/>
          </w:rPr>
          <w:delText>group.</w:delText>
        </w:r>
        <w:r w:rsidR="007147E0" w:rsidRPr="00972156" w:rsidDel="00EB2C3B">
          <w:rPr>
            <w:rFonts w:ascii="Times New Roman" w:hAnsi="Times New Roman" w:cs="Times New Roman"/>
            <w:color w:val="000000" w:themeColor="text1"/>
          </w:rPr>
          <w:delText xml:space="preserve"> </w:delText>
        </w:r>
        <w:r w:rsidR="00DF5504" w:rsidRPr="00972156" w:rsidDel="00EB2C3B">
          <w:rPr>
            <w:rFonts w:ascii="Times New Roman" w:hAnsi="Times New Roman" w:cs="Times New Roman"/>
            <w:color w:val="000000" w:themeColor="text1"/>
          </w:rPr>
          <w:delText>Males did not reveal any significant differences besides</w:delText>
        </w:r>
        <w:r w:rsidR="002645A4" w:rsidRPr="00972156" w:rsidDel="00EB2C3B">
          <w:rPr>
            <w:rFonts w:ascii="Times New Roman" w:hAnsi="Times New Roman" w:cs="Times New Roman"/>
            <w:color w:val="000000" w:themeColor="text1"/>
          </w:rPr>
          <w:delText xml:space="preserve"> BUP</w:delText>
        </w:r>
        <w:r w:rsidR="007512C9" w:rsidRPr="00972156" w:rsidDel="00EB2C3B">
          <w:rPr>
            <w:rFonts w:ascii="Times New Roman" w:hAnsi="Times New Roman" w:cs="Times New Roman"/>
            <w:color w:val="000000" w:themeColor="text1"/>
          </w:rPr>
          <w:delText xml:space="preserve"> (</w:delText>
        </w:r>
      </w:del>
      <m:oMath>
        <m:sSub>
          <m:sSubPr>
            <m:ctrlPr>
              <w:del w:id="363" w:author="Nickelberry, Marshae" w:date="2026-01-15T19:48:00Z" w16du:dateUtc="2026-01-16T00:48:00Z">
                <w:rPr>
                  <w:rFonts w:ascii="Cambria Math" w:hAnsi="Cambria Math" w:cs="Times New Roman"/>
                  <w:i/>
                  <w:color w:val="000000" w:themeColor="text1"/>
                </w:rPr>
              </w:del>
            </m:ctrlPr>
          </m:sSubPr>
          <m:e>
            <m:r>
              <w:del w:id="364" w:author="Nickelberry, Marshae" w:date="2026-01-15T19:48:00Z" w16du:dateUtc="2026-01-16T00:48:00Z">
                <w:rPr>
                  <w:rFonts w:ascii="Cambria Math" w:hAnsi="Cambria Math" w:cs="Times New Roman"/>
                  <w:color w:val="000000" w:themeColor="text1"/>
                </w:rPr>
                <m:t>p</m:t>
              </w:del>
            </m:r>
          </m:e>
          <m:sub>
            <m:r>
              <w:del w:id="365" w:author="Nickelberry, Marshae" w:date="2026-01-15T19:48:00Z" w16du:dateUtc="2026-01-16T00:48:00Z">
                <w:rPr>
                  <w:rFonts w:ascii="Cambria Math" w:hAnsi="Cambria Math" w:cs="Times New Roman"/>
                  <w:color w:val="000000" w:themeColor="text1"/>
                </w:rPr>
                <m:t>interaction</m:t>
              </w:del>
            </m:r>
          </m:sub>
        </m:sSub>
      </m:oMath>
      <w:del w:id="366" w:author="Nickelberry, Marshae" w:date="2026-01-15T19:48:00Z" w16du:dateUtc="2026-01-16T00:48:00Z">
        <w:r w:rsidR="007512C9" w:rsidRPr="00972156" w:rsidDel="00EB2C3B">
          <w:rPr>
            <w:rFonts w:ascii="Times New Roman" w:hAnsi="Times New Roman" w:cs="Times New Roman"/>
            <w:color w:val="000000" w:themeColor="text1"/>
          </w:rPr>
          <w:delText>=</w:delText>
        </w:r>
        <w:r w:rsidR="00E05297" w:rsidDel="00EB2C3B">
          <w:rPr>
            <w:rFonts w:ascii="Times New Roman" w:hAnsi="Times New Roman" w:cs="Times New Roman"/>
            <w:color w:val="000000" w:themeColor="text1"/>
          </w:rPr>
          <w:delText xml:space="preserve"> </w:delText>
        </w:r>
        <w:r w:rsidR="007512C9" w:rsidRPr="00972156" w:rsidDel="00EB2C3B">
          <w:rPr>
            <w:rFonts w:ascii="Times New Roman" w:hAnsi="Times New Roman" w:cs="Times New Roman"/>
            <w:color w:val="000000" w:themeColor="text1"/>
          </w:rPr>
          <w:delText>0.00)</w:delText>
        </w:r>
        <w:r w:rsidR="00407A03" w:rsidRPr="00972156" w:rsidDel="00EB2C3B">
          <w:rPr>
            <w:rFonts w:ascii="Times New Roman" w:hAnsi="Times New Roman" w:cs="Times New Roman"/>
            <w:color w:val="000000" w:themeColor="text1"/>
          </w:rPr>
          <w:delText>. Males experiencing very low food security had higher percent differences</w:delText>
        </w:r>
        <w:r w:rsidR="007C3686" w:rsidRPr="00972156" w:rsidDel="00EB2C3B">
          <w:rPr>
            <w:rFonts w:ascii="Times New Roman" w:hAnsi="Times New Roman" w:cs="Times New Roman"/>
            <w:color w:val="000000" w:themeColor="text1"/>
          </w:rPr>
          <w:delText xml:space="preserve"> compared to </w:delText>
        </w:r>
        <w:r w:rsidR="002100EB" w:rsidRPr="00972156" w:rsidDel="00EB2C3B">
          <w:rPr>
            <w:rFonts w:ascii="Times New Roman" w:hAnsi="Times New Roman" w:cs="Times New Roman"/>
            <w:color w:val="000000" w:themeColor="text1"/>
          </w:rPr>
          <w:delText xml:space="preserve">males </w:delText>
        </w:r>
        <w:r w:rsidR="00866609" w:rsidRPr="00972156" w:rsidDel="00EB2C3B">
          <w:rPr>
            <w:rFonts w:ascii="Times New Roman" w:hAnsi="Times New Roman" w:cs="Times New Roman"/>
            <w:color w:val="000000" w:themeColor="text1"/>
          </w:rPr>
          <w:delText>in the high food security food category (5.93%; CI: -11.74</w:delText>
        </w:r>
        <w:r w:rsidR="00285763" w:rsidRPr="00972156" w:rsidDel="00EB2C3B">
          <w:rPr>
            <w:rFonts w:ascii="Times New Roman" w:hAnsi="Times New Roman" w:cs="Times New Roman"/>
            <w:color w:val="000000" w:themeColor="text1"/>
          </w:rPr>
          <w:delText>%, 27.14%</w:delText>
        </w:r>
        <w:r w:rsidR="00061920" w:rsidRPr="00972156" w:rsidDel="00EB2C3B">
          <w:rPr>
            <w:rFonts w:ascii="Times New Roman" w:hAnsi="Times New Roman" w:cs="Times New Roman"/>
            <w:color w:val="000000" w:themeColor="text1"/>
          </w:rPr>
          <w:delText xml:space="preserve">, </w:delText>
        </w:r>
        <w:r w:rsidR="00061920" w:rsidRPr="00972156" w:rsidDel="00EB2C3B">
          <w:rPr>
            <w:rFonts w:ascii="Times New Roman" w:hAnsi="Times New Roman" w:cs="Times New Roman"/>
            <w:b/>
            <w:bCs/>
            <w:color w:val="000000" w:themeColor="text1"/>
          </w:rPr>
          <w:delText>Figure 2, Supplemental Table 2</w:delText>
        </w:r>
        <w:r w:rsidR="00285763" w:rsidRPr="00972156" w:rsidDel="00EB2C3B">
          <w:rPr>
            <w:rFonts w:ascii="Times New Roman" w:hAnsi="Times New Roman" w:cs="Times New Roman"/>
            <w:color w:val="000000" w:themeColor="text1"/>
          </w:rPr>
          <w:delText>).</w:delText>
        </w:r>
        <w:r w:rsidR="00040D38" w:rsidRPr="00972156" w:rsidDel="00EB2C3B">
          <w:rPr>
            <w:rFonts w:ascii="Times New Roman" w:hAnsi="Times New Roman" w:cs="Times New Roman"/>
            <w:color w:val="000000" w:themeColor="text1"/>
          </w:rPr>
          <w:delText xml:space="preserve"> Females did not show similar differences.</w:delText>
        </w:r>
        <w:r w:rsidR="008C5253" w:rsidDel="00EB2C3B">
          <w:rPr>
            <w:rFonts w:ascii="Times New Roman" w:hAnsi="Times New Roman" w:cs="Times New Roman"/>
            <w:color w:val="000000" w:themeColor="text1"/>
          </w:rPr>
          <w:delText xml:space="preserve"> </w:delText>
        </w:r>
      </w:del>
    </w:p>
    <w:p w14:paraId="6BB59AB2" w14:textId="61E1B22B" w:rsidR="006A7ED8" w:rsidRDefault="006A7ED8" w:rsidP="006A7ED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t xml:space="preserve">Figure 3: </w:t>
      </w:r>
      <w:r w:rsidR="001767E7" w:rsidRPr="00616452">
        <w:rPr>
          <w:rFonts w:ascii="Times New Roman" w:hAnsi="Times New Roman" w:cs="Times New Roman"/>
          <w:b/>
          <w:bCs/>
          <w:noProof/>
          <w:color w:val="000000" w:themeColor="text1"/>
          <w:sz w:val="28"/>
          <w:szCs w:val="28"/>
        </w:rPr>
        <w:t xml:space="preserve">Strata-Specific </w:t>
      </w:r>
      <w:r w:rsidRPr="00616452">
        <w:rPr>
          <w:rFonts w:ascii="Times New Roman" w:hAnsi="Times New Roman" w:cs="Times New Roman"/>
          <w:b/>
          <w:bCs/>
          <w:color w:val="000000" w:themeColor="text1"/>
          <w:sz w:val="28"/>
          <w:szCs w:val="28"/>
        </w:rPr>
        <w:t>Adjusted Lin</w:t>
      </w:r>
      <w:r w:rsidR="00AE203E">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547125">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1767E7" w:rsidRPr="00616452">
        <w:rPr>
          <w:rFonts w:ascii="Times New Roman" w:hAnsi="Times New Roman" w:cs="Times New Roman"/>
          <w:b/>
          <w:bCs/>
          <w:color w:val="000000" w:themeColor="text1"/>
          <w:sz w:val="28"/>
          <w:szCs w:val="28"/>
        </w:rPr>
        <w:t xml:space="preserve"> with Race and Ethnicity Interaction </w:t>
      </w:r>
    </w:p>
    <w:p w14:paraId="0B78D45D" w14:textId="77777777" w:rsidR="00547125" w:rsidRDefault="00547125" w:rsidP="00547125"/>
    <w:p w14:paraId="3BFFB60D" w14:textId="4DA9231A" w:rsidR="00547125" w:rsidRDefault="00C72A72" w:rsidP="00547125">
      <w:ins w:id="367" w:author="Nickelberry, Marshae" w:date="2026-01-15T20:07:00Z" w16du:dateUtc="2026-01-16T01:07:00Z">
        <w:r w:rsidRPr="001C2628">
          <w:rPr>
            <w:noProof/>
          </w:rPr>
          <w:drawing>
            <wp:inline distT="0" distB="0" distL="0" distR="0" wp14:anchorId="6CB46F9D" wp14:editId="57B589B5">
              <wp:extent cx="6858000" cy="3895725"/>
              <wp:effectExtent l="0" t="0" r="0" b="3175"/>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t="12645"/>
                      <a:stretch>
                        <a:fillRect/>
                      </a:stretch>
                    </pic:blipFill>
                    <pic:spPr bwMode="auto">
                      <a:xfrm>
                        <a:off x="0" y="0"/>
                        <a:ext cx="6858000" cy="3895725"/>
                      </a:xfrm>
                      <a:prstGeom prst="rect">
                        <a:avLst/>
                      </a:prstGeom>
                      <a:ln>
                        <a:noFill/>
                      </a:ln>
                      <a:extLst>
                        <a:ext uri="{53640926-AAD7-44D8-BBD7-CCE9431645EC}">
                          <a14:shadowObscured xmlns:a14="http://schemas.microsoft.com/office/drawing/2010/main"/>
                        </a:ext>
                      </a:extLst>
                    </pic:spPr>
                  </pic:pic>
                </a:graphicData>
              </a:graphic>
            </wp:inline>
          </w:drawing>
        </w:r>
      </w:ins>
    </w:p>
    <w:p w14:paraId="7A3C05C0" w14:textId="744F94D1" w:rsidR="006A7ED8" w:rsidRPr="00616452" w:rsidRDefault="006A7ED8" w:rsidP="0088007A">
      <w:pPr>
        <w:rPr>
          <w:rFonts w:ascii="Times New Roman" w:hAnsi="Times New Roman" w:cs="Times New Roman"/>
        </w:rPr>
      </w:pPr>
    </w:p>
    <w:p w14:paraId="160F6E69" w14:textId="6538243B" w:rsidR="00E50CB3" w:rsidRPr="00616452" w:rsidRDefault="00E50CB3"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w:t>
      </w:r>
      <w:r w:rsidR="00F81F7E"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616452">
        <w:rPr>
          <w:rFonts w:ascii="Times New Roman" w:hAnsi="Times New Roman" w:cs="Times New Roman"/>
          <w:i/>
          <w:iCs/>
          <w:noProof/>
          <w:color w:val="000000" w:themeColor="text1"/>
        </w:rPr>
        <w:t>sex</w:t>
      </w:r>
      <w:r w:rsidRPr="00616452">
        <w:rPr>
          <w:rFonts w:ascii="Times New Roman" w:hAnsi="Times New Roman" w:cs="Times New Roman"/>
          <w:i/>
          <w:iCs/>
          <w:noProof/>
          <w:color w:val="000000" w:themeColor="text1"/>
        </w:rPr>
        <w:t>, education, survey cycle</w:t>
      </w:r>
      <w:r w:rsidR="00AB551A"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poverty:income ratio</w:t>
      </w:r>
      <w:r w:rsidR="00AB551A" w:rsidRPr="00616452">
        <w:rPr>
          <w:rFonts w:ascii="Times New Roman" w:hAnsi="Times New Roman" w:cs="Times New Roman"/>
          <w:i/>
          <w:iCs/>
          <w:noProof/>
          <w:color w:val="000000" w:themeColor="text1"/>
        </w:rPr>
        <w:t xml:space="preserve"> and creatinine</w:t>
      </w:r>
      <w:r w:rsidRPr="00616452">
        <w:rPr>
          <w:rFonts w:ascii="Times New Roman" w:hAnsi="Times New Roman" w:cs="Times New Roman"/>
          <w:i/>
          <w:iCs/>
          <w:noProof/>
          <w:color w:val="000000" w:themeColor="text1"/>
        </w:rPr>
        <w:t xml:space="preserve">. </w:t>
      </w:r>
      <w:r w:rsidR="002E5011" w:rsidRPr="00616452">
        <w:rPr>
          <w:rFonts w:ascii="Times New Roman" w:hAnsi="Times New Roman" w:cs="Times New Roman"/>
          <w:i/>
          <w:iCs/>
          <w:noProof/>
          <w:color w:val="000000" w:themeColor="text1"/>
        </w:rPr>
        <w:t>High</w:t>
      </w:r>
      <w:r w:rsidR="00950709" w:rsidRPr="00616452">
        <w:rPr>
          <w:rFonts w:ascii="Times New Roman" w:hAnsi="Times New Roman" w:cs="Times New Roman"/>
          <w:i/>
          <w:iCs/>
          <w:noProof/>
          <w:color w:val="000000" w:themeColor="text1"/>
        </w:rPr>
        <w:t xml:space="preserve"> Food Secure</w:t>
      </w:r>
      <w:r w:rsidRPr="00616452">
        <w:rPr>
          <w:rFonts w:ascii="Times New Roman" w:hAnsi="Times New Roman" w:cs="Times New Roman"/>
          <w:i/>
          <w:iCs/>
          <w:noProof/>
          <w:color w:val="000000" w:themeColor="text1"/>
        </w:rPr>
        <w:t xml:space="preserve"> is the reference group.</w:t>
      </w:r>
    </w:p>
    <w:p w14:paraId="3C6CD358" w14:textId="4DBF9705" w:rsidR="005176EC" w:rsidRPr="00616452" w:rsidRDefault="005176EC" w:rsidP="005176EC">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616452" w:rsidRDefault="00C032D1"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424EF595" w14:textId="77777777" w:rsidR="00E50CB3" w:rsidRPr="00616452" w:rsidRDefault="00E50CB3" w:rsidP="0088007A">
      <w:pPr>
        <w:rPr>
          <w:rFonts w:ascii="Times New Roman" w:hAnsi="Times New Roman" w:cs="Times New Roman"/>
          <w:b/>
          <w:bCs/>
          <w:color w:val="000000" w:themeColor="text1"/>
          <w:sz w:val="28"/>
          <w:szCs w:val="28"/>
        </w:rPr>
      </w:pPr>
    </w:p>
    <w:p w14:paraId="4485EC27" w14:textId="735BAD41" w:rsidR="0081026A" w:rsidRPr="003855BB" w:rsidRDefault="0006414F" w:rsidP="0088007A">
      <w:pPr>
        <w:rPr>
          <w:rFonts w:ascii="Times New Roman" w:hAnsi="Times New Roman" w:cs="Times New Roman"/>
          <w:b/>
          <w:bCs/>
          <w:i/>
          <w:iCs/>
          <w:color w:val="000000" w:themeColor="text1"/>
        </w:rPr>
      </w:pPr>
      <w:r w:rsidRPr="003855BB">
        <w:rPr>
          <w:rFonts w:ascii="Times New Roman" w:hAnsi="Times New Roman" w:cs="Times New Roman"/>
          <w:b/>
          <w:bCs/>
          <w:i/>
          <w:iCs/>
          <w:color w:val="000000" w:themeColor="text1"/>
          <w:highlight w:val="green"/>
        </w:rPr>
        <w:t>Effect Measure Modification by Race/Ethnicity</w:t>
      </w:r>
    </w:p>
    <w:p w14:paraId="3170E68E" w14:textId="77777777" w:rsidR="00F20AF7" w:rsidRDefault="00F20AF7" w:rsidP="0088007A">
      <w:pPr>
        <w:rPr>
          <w:rFonts w:ascii="Times New Roman" w:hAnsi="Times New Roman" w:cs="Times New Roman"/>
          <w:i/>
          <w:iCs/>
          <w:color w:val="000000" w:themeColor="text1"/>
        </w:rPr>
      </w:pPr>
    </w:p>
    <w:p w14:paraId="322400DD" w14:textId="1C2E6733" w:rsidR="007B31A0" w:rsidRDefault="00C72A72" w:rsidP="00C72A72">
      <w:pPr>
        <w:ind w:firstLine="720"/>
        <w:rPr>
          <w:ins w:id="368" w:author="Nickelberry, Marshae" w:date="2026-01-15T20:12:00Z" w16du:dateUtc="2026-01-16T01:12:00Z"/>
          <w:rFonts w:ascii="Times New Roman" w:hAnsi="Times New Roman" w:cs="Times New Roman"/>
          <w:color w:val="000000" w:themeColor="text1"/>
        </w:rPr>
      </w:pPr>
      <w:r w:rsidRPr="001C2628">
        <w:rPr>
          <w:rFonts w:ascii="Times New Roman" w:hAnsi="Times New Roman" w:cs="Times New Roman"/>
          <w:color w:val="000000" w:themeColor="text1"/>
        </w:rPr>
        <w:t>Finally, we assessed potential effect measure modification by race and ethnicity (Supplemental Tables 3-9). There was evidence of interaction</w:t>
      </w:r>
      <w:ins w:id="369" w:author="Nickelberry, Marshae" w:date="2026-01-15T20:05:00Z" w16du:dateUtc="2026-01-16T01:05:00Z">
        <w:r>
          <w:rPr>
            <w:rFonts w:ascii="Times New Roman" w:hAnsi="Times New Roman" w:cs="Times New Roman"/>
            <w:color w:val="000000" w:themeColor="text1"/>
          </w:rPr>
          <w:t xml:space="preserve"> in</w:t>
        </w:r>
      </w:ins>
      <w:r w:rsidRPr="001C2628">
        <w:rPr>
          <w:rFonts w:ascii="Times New Roman" w:hAnsi="Times New Roman" w:cs="Times New Roman"/>
          <w:color w:val="000000" w:themeColor="text1"/>
        </w:rPr>
        <w:t xml:space="preserve"> </w:t>
      </w:r>
      <w:del w:id="370" w:author="Nickelberry, Marshae" w:date="2026-01-15T20:45:00Z" w16du:dateUtc="2026-01-16T01:45:00Z">
        <w:r w:rsidRPr="001C2628" w:rsidDel="009F653F">
          <w:rPr>
            <w:rFonts w:ascii="Times New Roman" w:hAnsi="Times New Roman" w:cs="Times New Roman"/>
            <w:color w:val="000000" w:themeColor="text1"/>
          </w:rPr>
          <w:delText xml:space="preserve">all parabens, </w:delText>
        </w:r>
      </w:del>
      <w:r w:rsidRPr="001C2628">
        <w:rPr>
          <w:rFonts w:ascii="Times New Roman" w:hAnsi="Times New Roman" w:cs="Times New Roman"/>
          <w:color w:val="000000" w:themeColor="text1"/>
        </w:rPr>
        <w:t>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=0.04),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and propyl</w:t>
      </w:r>
      <w:ins w:id="371" w:author="Nickelberry, Marshae" w:date="2026-01-15T20:45:00Z" w16du:dateUtc="2026-01-16T01:45:00Z">
        <w:r w:rsidR="009F653F">
          <w:rPr>
            <w:rFonts w:ascii="Times New Roman" w:hAnsi="Times New Roman" w:cs="Times New Roman"/>
            <w:color w:val="000000" w:themeColor="text1"/>
          </w:rPr>
          <w:t xml:space="preserve"> </w:t>
        </w:r>
      </w:ins>
      <w:ins w:id="372" w:author="Nickelberry, Marshae" w:date="2026-01-15T20:46:00Z" w16du:dateUtc="2026-01-16T01:46:00Z">
        <w:r w:rsidR="009F653F">
          <w:rPr>
            <w:rFonts w:ascii="Times New Roman" w:hAnsi="Times New Roman" w:cs="Times New Roman"/>
            <w:color w:val="000000" w:themeColor="text1"/>
          </w:rPr>
          <w:t>parabens</w:t>
        </w:r>
      </w:ins>
      <w:r w:rsidRPr="001C2628">
        <w:rPr>
          <w:rFonts w:ascii="Times New Roman" w:hAnsi="Times New Roman" w:cs="Times New Roman"/>
          <w:color w:val="000000" w:themeColor="text1"/>
        </w:rPr>
        <w:t xml:space="preserve">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 xml:space="preserve">&lt;0.01). </w:t>
      </w:r>
      <w:ins w:id="373" w:author="Nickelberry, Marshae" w:date="2026-01-15T20:06:00Z" w16du:dateUtc="2026-01-16T01:06:00Z">
        <w:r>
          <w:rPr>
            <w:rFonts w:ascii="Times New Roman" w:hAnsi="Times New Roman" w:cs="Times New Roman"/>
            <w:color w:val="000000" w:themeColor="text1"/>
          </w:rPr>
          <w:t>Among non-Hispanic</w:t>
        </w:r>
      </w:ins>
      <w:ins w:id="374" w:author="Nickelberry, Marshae" w:date="2026-01-15T20:07:00Z" w16du:dateUtc="2026-01-16T01:07:00Z">
        <w:r>
          <w:rPr>
            <w:rFonts w:ascii="Times New Roman" w:hAnsi="Times New Roman" w:cs="Times New Roman"/>
            <w:color w:val="000000" w:themeColor="text1"/>
          </w:rPr>
          <w:t xml:space="preserve"> </w:t>
        </w:r>
      </w:ins>
      <w:ins w:id="375" w:author="Nickelberry, Marshae" w:date="2026-01-15T20:09:00Z" w16du:dateUtc="2026-01-16T01:09:00Z">
        <w:r w:rsidR="007B31A0">
          <w:rPr>
            <w:rFonts w:ascii="Times New Roman" w:hAnsi="Times New Roman" w:cs="Times New Roman"/>
            <w:color w:val="000000" w:themeColor="text1"/>
          </w:rPr>
          <w:t>White individuals</w:t>
        </w:r>
      </w:ins>
      <w:ins w:id="376" w:author="Nickelberry, Marshae" w:date="2026-01-15T20:07:00Z" w16du:dateUtc="2026-01-16T01:07:00Z">
        <w:r>
          <w:rPr>
            <w:rFonts w:ascii="Times New Roman" w:hAnsi="Times New Roman" w:cs="Times New Roman"/>
            <w:color w:val="000000" w:themeColor="text1"/>
          </w:rPr>
          <w:t xml:space="preserve">, </w:t>
        </w:r>
      </w:ins>
      <w:del w:id="377" w:author="Nickelberry, Marshae" w:date="2026-01-15T20:06:00Z" w16du:dateUtc="2026-01-16T01:06:00Z">
        <w:r w:rsidRPr="001C2628" w:rsidDel="00C72A72">
          <w:rPr>
            <w:rFonts w:ascii="Times New Roman" w:hAnsi="Times New Roman" w:cs="Times New Roman"/>
            <w:color w:val="000000" w:themeColor="text1"/>
          </w:rPr>
          <w:delText xml:space="preserve">Within strata specific </w:delText>
        </w:r>
      </w:del>
      <w:del w:id="378" w:author="Nickelberry, Marshae" w:date="2026-01-15T20:05:00Z" w16du:dateUtc="2026-01-16T01:05:00Z">
        <w:r w:rsidRPr="001C2628" w:rsidDel="00C72A72">
          <w:rPr>
            <w:rFonts w:ascii="Times New Roman" w:hAnsi="Times New Roman" w:cs="Times New Roman"/>
            <w:color w:val="000000" w:themeColor="text1"/>
          </w:rPr>
          <w:delText xml:space="preserve">predicted </w:delText>
        </w:r>
      </w:del>
      <w:del w:id="379" w:author="Nickelberry, Marshae" w:date="2026-01-15T20:06:00Z" w16du:dateUtc="2026-01-16T01:06:00Z">
        <w:r w:rsidRPr="001C2628" w:rsidDel="00C72A72">
          <w:rPr>
            <w:rFonts w:ascii="Times New Roman" w:hAnsi="Times New Roman" w:cs="Times New Roman"/>
            <w:color w:val="000000" w:themeColor="text1"/>
          </w:rPr>
          <w:delText>marginal means</w:delText>
        </w:r>
      </w:del>
      <w:ins w:id="380" w:author="Nickelberry, Marshae" w:date="2026-01-15T20:09:00Z" w16du:dateUtc="2026-01-16T01:09:00Z">
        <w:r w:rsidR="007B31A0">
          <w:rPr>
            <w:rFonts w:ascii="Times New Roman" w:hAnsi="Times New Roman" w:cs="Times New Roman"/>
            <w:color w:val="000000" w:themeColor="text1"/>
          </w:rPr>
          <w:t xml:space="preserve">reduced food security </w:t>
        </w:r>
      </w:ins>
      <w:ins w:id="381" w:author="Nickelberry, Marshae" w:date="2026-01-15T20:10:00Z" w16du:dateUtc="2026-01-16T01:10:00Z">
        <w:r w:rsidR="007B31A0">
          <w:rPr>
            <w:rFonts w:ascii="Times New Roman" w:hAnsi="Times New Roman" w:cs="Times New Roman"/>
            <w:color w:val="000000" w:themeColor="text1"/>
          </w:rPr>
          <w:t xml:space="preserve">(marginal, low, and very low) </w:t>
        </w:r>
      </w:ins>
      <w:ins w:id="382" w:author="Nickelberry, Marshae" w:date="2026-01-15T20:09:00Z" w16du:dateUtc="2026-01-16T01:09:00Z">
        <w:r w:rsidR="007B31A0">
          <w:rPr>
            <w:rFonts w:ascii="Times New Roman" w:hAnsi="Times New Roman" w:cs="Times New Roman"/>
            <w:color w:val="000000" w:themeColor="text1"/>
          </w:rPr>
          <w:t>was associated with lower levels of</w:t>
        </w:r>
      </w:ins>
      <w:ins w:id="383" w:author="Nickelberry, Marshae" w:date="2026-01-15T20:10:00Z" w16du:dateUtc="2026-01-16T01:10:00Z">
        <w:r w:rsidR="007B31A0">
          <w:rPr>
            <w:rFonts w:ascii="Times New Roman" w:hAnsi="Times New Roman" w:cs="Times New Roman"/>
            <w:color w:val="000000" w:themeColor="text1"/>
          </w:rPr>
          <w:t xml:space="preserve"> parabens</w:t>
        </w:r>
      </w:ins>
      <w:ins w:id="384" w:author="Nickelberry, Marshae" w:date="2026-01-15T20:47:00Z" w16du:dateUtc="2026-01-16T01:47:00Z">
        <w:r w:rsidR="009F653F">
          <w:rPr>
            <w:rFonts w:ascii="Times New Roman" w:hAnsi="Times New Roman" w:cs="Times New Roman"/>
            <w:color w:val="000000" w:themeColor="text1"/>
          </w:rPr>
          <w:t>. Non-Hispanic W</w:t>
        </w:r>
      </w:ins>
      <w:ins w:id="385" w:author="Nickelberry, Marshae" w:date="2026-01-15T20:48:00Z" w16du:dateUtc="2026-01-16T01:48:00Z">
        <w:r w:rsidR="009F653F">
          <w:rPr>
            <w:rFonts w:ascii="Times New Roman" w:hAnsi="Times New Roman" w:cs="Times New Roman"/>
            <w:color w:val="000000" w:themeColor="text1"/>
          </w:rPr>
          <w:t>hite individuals experiencing v</w:t>
        </w:r>
      </w:ins>
      <w:ins w:id="386" w:author="Nickelberry, Marshae" w:date="2026-01-15T20:10:00Z" w16du:dateUtc="2026-01-16T01:10:00Z">
        <w:r w:rsidR="007B31A0">
          <w:rPr>
            <w:rFonts w:ascii="Times New Roman" w:hAnsi="Times New Roman" w:cs="Times New Roman"/>
            <w:color w:val="000000" w:themeColor="text1"/>
          </w:rPr>
          <w:t xml:space="preserve">ery low food secure participants </w:t>
        </w:r>
      </w:ins>
      <w:ins w:id="387" w:author="Nickelberry, Marshae" w:date="2026-01-15T20:48:00Z" w16du:dateUtc="2026-01-16T01:48:00Z">
        <w:r w:rsidR="009F653F">
          <w:rPr>
            <w:rFonts w:ascii="Times New Roman" w:hAnsi="Times New Roman" w:cs="Times New Roman"/>
            <w:color w:val="000000" w:themeColor="text1"/>
          </w:rPr>
          <w:t>had the largest negative difference (</w:t>
        </w:r>
        <w:proofErr w:type="spellStart"/>
        <w:r w:rsidR="009F653F">
          <w:rPr>
            <w:rFonts w:ascii="Times New Roman" w:hAnsi="Times New Roman" w:cs="Times New Roman"/>
            <w:color w:val="000000" w:themeColor="text1"/>
          </w:rPr>
          <w:t>i.e</w:t>
        </w:r>
        <w:proofErr w:type="spellEnd"/>
        <w:r w:rsidR="009F653F">
          <w:rPr>
            <w:rFonts w:ascii="Times New Roman" w:hAnsi="Times New Roman" w:cs="Times New Roman"/>
            <w:color w:val="000000" w:themeColor="text1"/>
          </w:rPr>
          <w:t xml:space="preserve"> lowest levels)</w:t>
        </w:r>
      </w:ins>
      <w:ins w:id="388" w:author="Nickelberry, Marshae" w:date="2026-01-15T20:11:00Z" w16du:dateUtc="2026-01-16T01:11:00Z">
        <w:r w:rsidR="007B31A0">
          <w:rPr>
            <w:rFonts w:ascii="Times New Roman" w:hAnsi="Times New Roman" w:cs="Times New Roman"/>
            <w:color w:val="000000" w:themeColor="text1"/>
          </w:rPr>
          <w:t xml:space="preserve"> compared to non-Hispanic White adults with high food security</w:t>
        </w:r>
      </w:ins>
      <w:ins w:id="389" w:author="Nickelberry, Marshae" w:date="2026-01-15T20:48:00Z" w16du:dateUtc="2026-01-16T01:48:00Z">
        <w:r w:rsidR="009F653F">
          <w:rPr>
            <w:rFonts w:ascii="Times New Roman" w:hAnsi="Times New Roman" w:cs="Times New Roman"/>
            <w:color w:val="000000" w:themeColor="text1"/>
          </w:rPr>
          <w:t xml:space="preserve"> (</w:t>
        </w:r>
        <w:proofErr w:type="spellStart"/>
        <w:r w:rsidR="009F653F">
          <w:rPr>
            <w:rFonts w:ascii="Times New Roman" w:hAnsi="Times New Roman" w:cs="Times New Roman"/>
            <w:color w:val="000000" w:themeColor="text1"/>
          </w:rPr>
          <w:t>e.g</w:t>
        </w:r>
        <w:proofErr w:type="spellEnd"/>
        <w:r w:rsidR="009F653F">
          <w:rPr>
            <w:rFonts w:ascii="Times New Roman" w:hAnsi="Times New Roman" w:cs="Times New Roman"/>
            <w:color w:val="000000" w:themeColor="text1"/>
          </w:rPr>
          <w:t xml:space="preserve"> </w:t>
        </w:r>
      </w:ins>
      <w:ins w:id="390" w:author="Nickelberry, Marshae" w:date="2026-01-15T20:47:00Z" w16du:dateUtc="2026-01-16T01:47:00Z">
        <w:r w:rsidR="009F653F" w:rsidRPr="009F653F">
          <w:rPr>
            <w:rFonts w:ascii="Times New Roman" w:hAnsi="Times New Roman" w:cs="Times New Roman"/>
            <w:color w:val="000000" w:themeColor="text1"/>
          </w:rPr>
          <w:t>ethyl paraben concentrations</w:t>
        </w:r>
      </w:ins>
      <w:ins w:id="391" w:author="Nickelberry, Marshae" w:date="2026-01-15T20:49:00Z" w16du:dateUtc="2026-01-16T01:49:00Z">
        <w:r w:rsidR="009F653F">
          <w:rPr>
            <w:rFonts w:ascii="Times New Roman" w:hAnsi="Times New Roman" w:cs="Times New Roman"/>
            <w:color w:val="000000" w:themeColor="text1"/>
          </w:rPr>
          <w:t>: very low: X.X% [95% CI]).</w:t>
        </w:r>
      </w:ins>
    </w:p>
    <w:p w14:paraId="2DDCE2A1" w14:textId="360E2EA6" w:rsidR="00C72A72" w:rsidRPr="001C2628" w:rsidDel="00AC3B99" w:rsidRDefault="007B31A0" w:rsidP="00AC3B99">
      <w:pPr>
        <w:ind w:firstLine="720"/>
        <w:rPr>
          <w:del w:id="392" w:author="Nickelberry, Marshae" w:date="2026-01-15T20:50:00Z" w16du:dateUtc="2026-01-16T01:50:00Z"/>
          <w:rFonts w:ascii="Times New Roman" w:hAnsi="Times New Roman" w:cs="Times New Roman"/>
          <w:color w:val="000000" w:themeColor="text1"/>
        </w:rPr>
        <w:pPrChange w:id="393" w:author="Nickelberry, Marshae" w:date="2026-01-15T20:50:00Z" w16du:dateUtc="2026-01-16T01:50:00Z">
          <w:pPr>
            <w:ind w:firstLine="720"/>
          </w:pPr>
        </w:pPrChange>
      </w:pPr>
      <w:ins w:id="394" w:author="Nickelberry, Marshae" w:date="2026-01-15T20:09:00Z" w16du:dateUtc="2026-01-16T01:09:00Z">
        <w:r>
          <w:rPr>
            <w:rFonts w:ascii="Times New Roman" w:hAnsi="Times New Roman" w:cs="Times New Roman"/>
            <w:color w:val="000000" w:themeColor="text1"/>
          </w:rPr>
          <w:t xml:space="preserve"> </w:t>
        </w:r>
      </w:ins>
      <w:ins w:id="395" w:author="Nickelberry, Marshae" w:date="2026-01-15T20:37:00Z" w16du:dateUtc="2026-01-16T01:37:00Z">
        <w:r w:rsidR="005E15DC">
          <w:rPr>
            <w:rFonts w:ascii="Times New Roman" w:hAnsi="Times New Roman" w:cs="Times New Roman"/>
            <w:color w:val="000000" w:themeColor="text1"/>
          </w:rPr>
          <w:t xml:space="preserve">In contrast, </w:t>
        </w:r>
      </w:ins>
      <w:proofErr w:type="gramStart"/>
      <w:ins w:id="396" w:author="Nickelberry, Marshae" w:date="2026-01-15T20:38:00Z" w16du:dateUtc="2026-01-16T01:38:00Z">
        <w:r w:rsidR="005E15DC">
          <w:rPr>
            <w:rFonts w:ascii="Times New Roman" w:hAnsi="Times New Roman" w:cs="Times New Roman"/>
            <w:color w:val="000000" w:themeColor="text1"/>
          </w:rPr>
          <w:t>Mexican-American</w:t>
        </w:r>
        <w:proofErr w:type="gramEnd"/>
        <w:r w:rsidR="005E15DC">
          <w:rPr>
            <w:rFonts w:ascii="Times New Roman" w:hAnsi="Times New Roman" w:cs="Times New Roman"/>
            <w:color w:val="000000" w:themeColor="text1"/>
          </w:rPr>
          <w:t xml:space="preserve"> participants experiencing low or very low food security generally had higher levels of parabe</w:t>
        </w:r>
      </w:ins>
      <w:ins w:id="397" w:author="Nickelberry, Marshae" w:date="2026-01-15T20:39:00Z" w16du:dateUtc="2026-01-16T01:39:00Z">
        <w:r w:rsidR="005E15DC">
          <w:rPr>
            <w:rFonts w:ascii="Times New Roman" w:hAnsi="Times New Roman" w:cs="Times New Roman"/>
            <w:color w:val="000000" w:themeColor="text1"/>
          </w:rPr>
          <w:t>ns. For instance</w:t>
        </w:r>
      </w:ins>
      <w:ins w:id="398" w:author="Nickelberry, Marshae" w:date="2026-01-15T20:40:00Z" w16du:dateUtc="2026-01-16T01:40:00Z">
        <w:r w:rsidR="009F653F">
          <w:rPr>
            <w:rFonts w:ascii="Times New Roman" w:hAnsi="Times New Roman" w:cs="Times New Roman"/>
            <w:color w:val="000000" w:themeColor="text1"/>
          </w:rPr>
          <w:t xml:space="preserve">, relative to </w:t>
        </w:r>
        <w:proofErr w:type="gramStart"/>
        <w:r w:rsidR="009F653F">
          <w:rPr>
            <w:rFonts w:ascii="Times New Roman" w:hAnsi="Times New Roman" w:cs="Times New Roman"/>
            <w:color w:val="000000" w:themeColor="text1"/>
          </w:rPr>
          <w:t>Mexican-Americans</w:t>
        </w:r>
        <w:proofErr w:type="gramEnd"/>
        <w:r w:rsidR="009F653F">
          <w:rPr>
            <w:rFonts w:ascii="Times New Roman" w:hAnsi="Times New Roman" w:cs="Times New Roman"/>
            <w:color w:val="000000" w:themeColor="text1"/>
          </w:rPr>
          <w:t xml:space="preserve"> with high food security,</w:t>
        </w:r>
      </w:ins>
      <w:ins w:id="399" w:author="Nickelberry, Marshae" w:date="2026-01-15T20:38:00Z" w16du:dateUtc="2026-01-16T01:38:00Z">
        <w:r w:rsidR="005E15DC">
          <w:rPr>
            <w:rFonts w:ascii="Times New Roman" w:hAnsi="Times New Roman" w:cs="Times New Roman"/>
            <w:color w:val="000000" w:themeColor="text1"/>
          </w:rPr>
          <w:t xml:space="preserve"> </w:t>
        </w:r>
      </w:ins>
      <w:ins w:id="400" w:author="Nickelberry, Marshae" w:date="2026-01-15T20:41:00Z" w16du:dateUtc="2026-01-16T01:41:00Z">
        <w:r w:rsidR="009F653F">
          <w:rPr>
            <w:rFonts w:ascii="Times New Roman" w:hAnsi="Times New Roman" w:cs="Times New Roman"/>
            <w:color w:val="000000" w:themeColor="text1"/>
          </w:rPr>
          <w:t>methyl</w:t>
        </w:r>
      </w:ins>
      <w:ins w:id="401" w:author="Nickelberry, Marshae" w:date="2026-01-15T20:37:00Z" w16du:dateUtc="2026-01-16T01:37:00Z">
        <w:r w:rsidR="005E15DC">
          <w:rPr>
            <w:rFonts w:ascii="Times New Roman" w:hAnsi="Times New Roman" w:cs="Times New Roman"/>
            <w:color w:val="000000" w:themeColor="text1"/>
          </w:rPr>
          <w:t xml:space="preserve"> parabens</w:t>
        </w:r>
      </w:ins>
      <w:ins w:id="402" w:author="Nickelberry, Marshae" w:date="2026-01-15T20:39:00Z" w16du:dateUtc="2026-01-16T01:39:00Z">
        <w:r w:rsidR="009F653F">
          <w:rPr>
            <w:rFonts w:ascii="Times New Roman" w:hAnsi="Times New Roman" w:cs="Times New Roman"/>
            <w:color w:val="000000" w:themeColor="text1"/>
          </w:rPr>
          <w:t xml:space="preserve"> estimates were</w:t>
        </w:r>
      </w:ins>
      <w:ins w:id="403" w:author="Nickelberry, Marshae" w:date="2026-01-15T20:40:00Z" w16du:dateUtc="2026-01-16T01:40:00Z">
        <w:r w:rsidR="009F653F">
          <w:rPr>
            <w:rFonts w:ascii="Times New Roman" w:hAnsi="Times New Roman" w:cs="Times New Roman"/>
            <w:color w:val="000000" w:themeColor="text1"/>
          </w:rPr>
          <w:t xml:space="preserve"> </w:t>
        </w:r>
      </w:ins>
      <w:ins w:id="404" w:author="Nickelberry, Marshae" w:date="2026-01-15T20:41:00Z" w16du:dateUtc="2026-01-16T01:41:00Z">
        <w:r w:rsidR="009F653F">
          <w:rPr>
            <w:rFonts w:ascii="Times New Roman" w:hAnsi="Times New Roman" w:cs="Times New Roman"/>
            <w:color w:val="000000" w:themeColor="text1"/>
          </w:rPr>
          <w:t>X</w:t>
        </w:r>
      </w:ins>
      <w:ins w:id="405" w:author="Nickelberry, Marshae" w:date="2026-01-15T20:40:00Z" w16du:dateUtc="2026-01-16T01:40:00Z">
        <w:r w:rsidR="009F653F">
          <w:rPr>
            <w:rFonts w:ascii="Times New Roman" w:hAnsi="Times New Roman" w:cs="Times New Roman"/>
            <w:color w:val="000000" w:themeColor="text1"/>
          </w:rPr>
          <w:t>.</w:t>
        </w:r>
      </w:ins>
      <w:ins w:id="406" w:author="Nickelberry, Marshae" w:date="2026-01-15T20:41:00Z" w16du:dateUtc="2026-01-16T01:41:00Z">
        <w:r w:rsidR="009F653F">
          <w:rPr>
            <w:rFonts w:ascii="Times New Roman" w:hAnsi="Times New Roman" w:cs="Times New Roman"/>
            <w:color w:val="000000" w:themeColor="text1"/>
          </w:rPr>
          <w:t>X</w:t>
        </w:r>
      </w:ins>
      <w:ins w:id="407" w:author="Nickelberry, Marshae" w:date="2026-01-15T20:39:00Z" w16du:dateUtc="2026-01-16T01:39:00Z">
        <w:r w:rsidR="009F653F">
          <w:rPr>
            <w:rFonts w:ascii="Times New Roman" w:hAnsi="Times New Roman" w:cs="Times New Roman"/>
            <w:color w:val="000000" w:themeColor="text1"/>
          </w:rPr>
          <w:t xml:space="preserve">% lower among </w:t>
        </w:r>
        <w:proofErr w:type="gramStart"/>
        <w:r w:rsidR="009F653F">
          <w:rPr>
            <w:rFonts w:ascii="Times New Roman" w:hAnsi="Times New Roman" w:cs="Times New Roman"/>
            <w:color w:val="000000" w:themeColor="text1"/>
          </w:rPr>
          <w:t>Mexican-Americans</w:t>
        </w:r>
        <w:proofErr w:type="gramEnd"/>
        <w:r w:rsidR="009F653F">
          <w:rPr>
            <w:rFonts w:ascii="Times New Roman" w:hAnsi="Times New Roman" w:cs="Times New Roman"/>
            <w:color w:val="000000" w:themeColor="text1"/>
          </w:rPr>
          <w:t xml:space="preserve"> experiencing low (</w:t>
        </w:r>
      </w:ins>
      <w:ins w:id="408" w:author="Nickelberry, Marshae" w:date="2026-01-15T20:41:00Z" w16du:dateUtc="2026-01-16T01:41:00Z">
        <w:r w:rsidR="009F653F">
          <w:rPr>
            <w:rFonts w:ascii="Times New Roman" w:hAnsi="Times New Roman" w:cs="Times New Roman"/>
            <w:color w:val="000000" w:themeColor="text1"/>
          </w:rPr>
          <w:t xml:space="preserve">insert estimate and CI) </w:t>
        </w:r>
      </w:ins>
      <w:ins w:id="409" w:author="Nickelberry, Marshae" w:date="2026-01-15T20:40:00Z" w16du:dateUtc="2026-01-16T01:40:00Z">
        <w:r w:rsidR="009F653F">
          <w:rPr>
            <w:rFonts w:ascii="Times New Roman" w:hAnsi="Times New Roman" w:cs="Times New Roman"/>
            <w:color w:val="000000" w:themeColor="text1"/>
          </w:rPr>
          <w:t xml:space="preserve">and </w:t>
        </w:r>
      </w:ins>
      <w:ins w:id="410" w:author="Nickelberry, Marshae" w:date="2026-01-15T20:46:00Z" w16du:dateUtc="2026-01-16T01:46:00Z">
        <w:r w:rsidR="009F653F">
          <w:rPr>
            <w:rFonts w:ascii="Times New Roman" w:hAnsi="Times New Roman" w:cs="Times New Roman"/>
            <w:color w:val="000000" w:themeColor="text1"/>
          </w:rPr>
          <w:t xml:space="preserve">X.X% lower among those experiencing </w:t>
        </w:r>
      </w:ins>
      <w:ins w:id="411" w:author="Nickelberry, Marshae" w:date="2026-01-15T20:40:00Z" w16du:dateUtc="2026-01-16T01:40:00Z">
        <w:r w:rsidR="009F653F">
          <w:rPr>
            <w:rFonts w:ascii="Times New Roman" w:hAnsi="Times New Roman" w:cs="Times New Roman"/>
            <w:color w:val="000000" w:themeColor="text1"/>
          </w:rPr>
          <w:t>very low: (insert</w:t>
        </w:r>
      </w:ins>
      <w:ins w:id="412" w:author="Nickelberry, Marshae" w:date="2026-01-15T20:41:00Z" w16du:dateUtc="2026-01-16T01:41:00Z">
        <w:r w:rsidR="009F653F">
          <w:rPr>
            <w:rFonts w:ascii="Times New Roman" w:hAnsi="Times New Roman" w:cs="Times New Roman"/>
            <w:color w:val="000000" w:themeColor="text1"/>
          </w:rPr>
          <w:t xml:space="preserve"> estimate and CI</w:t>
        </w:r>
      </w:ins>
      <w:ins w:id="413" w:author="Nickelberry, Marshae" w:date="2026-01-15T20:40:00Z" w16du:dateUtc="2026-01-16T01:40:00Z">
        <w:r w:rsidR="009F653F">
          <w:rPr>
            <w:rFonts w:ascii="Times New Roman" w:hAnsi="Times New Roman" w:cs="Times New Roman"/>
            <w:color w:val="000000" w:themeColor="text1"/>
          </w:rPr>
          <w:t>)</w:t>
        </w:r>
      </w:ins>
      <w:ins w:id="414" w:author="Nickelberry, Marshae" w:date="2026-01-15T20:37:00Z" w16du:dateUtc="2026-01-16T01:37:00Z">
        <w:r w:rsidR="005E15DC">
          <w:rPr>
            <w:rFonts w:ascii="Times New Roman" w:hAnsi="Times New Roman" w:cs="Times New Roman"/>
            <w:color w:val="000000" w:themeColor="text1"/>
          </w:rPr>
          <w:t xml:space="preserve"> </w:t>
        </w:r>
      </w:ins>
      <w:ins w:id="415" w:author="Nickelberry, Marshae" w:date="2026-01-15T20:41:00Z" w16du:dateUtc="2026-01-16T01:41:00Z">
        <w:r w:rsidR="009F653F">
          <w:rPr>
            <w:rFonts w:ascii="Times New Roman" w:hAnsi="Times New Roman" w:cs="Times New Roman"/>
            <w:color w:val="000000" w:themeColor="text1"/>
          </w:rPr>
          <w:t>food security.</w:t>
        </w:r>
      </w:ins>
      <w:ins w:id="416" w:author="Nickelberry, Marshae" w:date="2026-01-15T20:42:00Z" w16du:dateUtc="2026-01-16T01:42:00Z">
        <w:r w:rsidR="009F653F">
          <w:rPr>
            <w:rFonts w:ascii="Times New Roman" w:hAnsi="Times New Roman" w:cs="Times New Roman"/>
            <w:color w:val="000000" w:themeColor="text1"/>
          </w:rPr>
          <w:t xml:space="preserve"> Among non-Hispanic Black</w:t>
        </w:r>
      </w:ins>
      <w:ins w:id="417" w:author="Nickelberry, Marshae" w:date="2026-01-15T20:43:00Z" w16du:dateUtc="2026-01-16T01:43:00Z">
        <w:r w:rsidR="009F653F">
          <w:rPr>
            <w:rFonts w:ascii="Times New Roman" w:hAnsi="Times New Roman" w:cs="Times New Roman"/>
            <w:color w:val="000000" w:themeColor="text1"/>
          </w:rPr>
          <w:t xml:space="preserve"> </w:t>
        </w:r>
        <w:proofErr w:type="spellStart"/>
        <w:r w:rsidR="009F653F">
          <w:rPr>
            <w:rFonts w:ascii="Times New Roman" w:hAnsi="Times New Roman" w:cs="Times New Roman"/>
            <w:color w:val="000000" w:themeColor="text1"/>
          </w:rPr>
          <w:t>indivdiuals</w:t>
        </w:r>
      </w:ins>
      <w:proofErr w:type="spellEnd"/>
      <w:ins w:id="418" w:author="Nickelberry, Marshae" w:date="2026-01-15T20:42:00Z" w16du:dateUtc="2026-01-16T01:42:00Z">
        <w:r w:rsidR="009F653F">
          <w:rPr>
            <w:rFonts w:ascii="Times New Roman" w:hAnsi="Times New Roman" w:cs="Times New Roman"/>
            <w:color w:val="000000" w:themeColor="text1"/>
          </w:rPr>
          <w:t xml:space="preserve"> results were similar to those </w:t>
        </w:r>
      </w:ins>
      <w:ins w:id="419" w:author="Nickelberry, Marshae" w:date="2026-01-15T20:41:00Z" w16du:dateUtc="2026-01-16T01:41:00Z">
        <w:r w:rsidR="009F653F">
          <w:rPr>
            <w:rFonts w:ascii="Times New Roman" w:hAnsi="Times New Roman" w:cs="Times New Roman"/>
            <w:color w:val="000000" w:themeColor="text1"/>
          </w:rPr>
          <w:t xml:space="preserve"> </w:t>
        </w:r>
      </w:ins>
      <w:ins w:id="420" w:author="Nickelberry, Marshae" w:date="2026-01-15T20:11:00Z" w16du:dateUtc="2026-01-16T01:11:00Z">
        <w:r>
          <w:rPr>
            <w:rFonts w:ascii="Times New Roman" w:hAnsi="Times New Roman" w:cs="Times New Roman"/>
            <w:color w:val="000000" w:themeColor="text1"/>
          </w:rPr>
          <w:t xml:space="preserve"> among </w:t>
        </w:r>
      </w:ins>
      <w:del w:id="421" w:author="Nickelberry, Marshae" w:date="2026-01-15T20:07:00Z" w16du:dateUtc="2026-01-16T01:07:00Z">
        <w:r w:rsidR="00C72A72" w:rsidRPr="001C2628" w:rsidDel="00C72A72">
          <w:rPr>
            <w:rFonts w:ascii="Times New Roman" w:hAnsi="Times New Roman" w:cs="Times New Roman"/>
            <w:color w:val="000000" w:themeColor="text1"/>
          </w:rPr>
          <w:delText>,</w:delText>
        </w:r>
      </w:del>
      <w:del w:id="422" w:author="Nickelberry, Marshae" w:date="2026-01-15T20:11:00Z" w16du:dateUtc="2026-01-16T01:11:00Z">
        <w:r w:rsidR="00C72A72" w:rsidRPr="001C2628" w:rsidDel="007B31A0">
          <w:rPr>
            <w:rFonts w:ascii="Times New Roman" w:hAnsi="Times New Roman" w:cs="Times New Roman"/>
            <w:color w:val="000000" w:themeColor="text1"/>
          </w:rPr>
          <w:delText xml:space="preserve"> marginal means were estimated and reported as percent differences. </w:delText>
        </w:r>
      </w:del>
      <w:ins w:id="423" w:author="Nickelberry, Marshae" w:date="2026-01-15T20:12:00Z" w16du:dateUtc="2026-01-16T01:12:00Z">
        <w:r>
          <w:rPr>
            <w:rFonts w:ascii="Times New Roman" w:hAnsi="Times New Roman" w:cs="Times New Roman"/>
            <w:color w:val="000000" w:themeColor="text1"/>
          </w:rPr>
          <w:t>n</w:t>
        </w:r>
      </w:ins>
      <w:del w:id="424" w:author="Nickelberry, Marshae" w:date="2026-01-15T20:12:00Z" w16du:dateUtc="2026-01-16T01:12:00Z">
        <w:r w:rsidR="00C72A72" w:rsidRPr="001C2628" w:rsidDel="007B31A0">
          <w:rPr>
            <w:rFonts w:ascii="Times New Roman" w:hAnsi="Times New Roman" w:cs="Times New Roman"/>
            <w:color w:val="000000" w:themeColor="text1"/>
          </w:rPr>
          <w:delText>N</w:delText>
        </w:r>
      </w:del>
      <w:r w:rsidR="00C72A72" w:rsidRPr="001C2628">
        <w:rPr>
          <w:rFonts w:ascii="Times New Roman" w:hAnsi="Times New Roman" w:cs="Times New Roman"/>
          <w:color w:val="000000" w:themeColor="text1"/>
        </w:rPr>
        <w:t>on-</w:t>
      </w:r>
      <w:ins w:id="425" w:author="Nickelberry, Marshae" w:date="2026-01-15T20:12:00Z" w16du:dateUtc="2026-01-16T01:12:00Z">
        <w:r>
          <w:rPr>
            <w:rFonts w:ascii="Times New Roman" w:hAnsi="Times New Roman" w:cs="Times New Roman"/>
            <w:color w:val="000000" w:themeColor="text1"/>
          </w:rPr>
          <w:t>H</w:t>
        </w:r>
      </w:ins>
      <w:del w:id="426" w:author="Nickelberry, Marshae" w:date="2026-01-15T20:12:00Z" w16du:dateUtc="2026-01-16T01:12:00Z">
        <w:r w:rsidR="00C72A72" w:rsidRPr="001C2628" w:rsidDel="007B31A0">
          <w:rPr>
            <w:rFonts w:ascii="Times New Roman" w:hAnsi="Times New Roman" w:cs="Times New Roman"/>
            <w:color w:val="000000" w:themeColor="text1"/>
          </w:rPr>
          <w:delText>H</w:delText>
        </w:r>
      </w:del>
      <w:r w:rsidR="00C72A72" w:rsidRPr="001C2628">
        <w:rPr>
          <w:rFonts w:ascii="Times New Roman" w:hAnsi="Times New Roman" w:cs="Times New Roman"/>
          <w:color w:val="000000" w:themeColor="text1"/>
        </w:rPr>
        <w:t>ispanic Black adults</w:t>
      </w:r>
      <w:ins w:id="427" w:author="Nickelberry, Marshae" w:date="2026-01-15T20:12:00Z" w16du:dateUtc="2026-01-16T01:12:00Z">
        <w:r>
          <w:rPr>
            <w:rFonts w:ascii="Times New Roman" w:hAnsi="Times New Roman" w:cs="Times New Roman"/>
            <w:color w:val="000000" w:themeColor="text1"/>
          </w:rPr>
          <w:t>,</w:t>
        </w:r>
      </w:ins>
      <w:ins w:id="428" w:author="Nickelberry, Marshae" w:date="2026-01-15T20:36:00Z" w16du:dateUtc="2026-01-16T01:36:00Z">
        <w:r w:rsidR="005E15DC">
          <w:rPr>
            <w:rFonts w:ascii="Times New Roman" w:hAnsi="Times New Roman" w:cs="Times New Roman"/>
            <w:color w:val="000000" w:themeColor="text1"/>
          </w:rPr>
          <w:t xml:space="preserve"> </w:t>
        </w:r>
      </w:ins>
      <w:ins w:id="429" w:author="Nickelberry, Marshae" w:date="2026-01-15T20:43:00Z" w16du:dateUtc="2026-01-16T01:43:00Z">
        <w:r w:rsidR="009F653F">
          <w:rPr>
            <w:rFonts w:ascii="Times New Roman" w:hAnsi="Times New Roman" w:cs="Times New Roman"/>
            <w:color w:val="000000" w:themeColor="text1"/>
          </w:rPr>
          <w:t>with</w:t>
        </w:r>
      </w:ins>
      <w:ins w:id="430" w:author="Nickelberry, Marshae" w:date="2026-01-15T20:12:00Z" w16du:dateUtc="2026-01-16T01:12:00Z">
        <w:r>
          <w:rPr>
            <w:rFonts w:ascii="Times New Roman" w:hAnsi="Times New Roman" w:cs="Times New Roman"/>
            <w:color w:val="000000" w:themeColor="text1"/>
          </w:rPr>
          <w:t xml:space="preserve"> low food security</w:t>
        </w:r>
      </w:ins>
      <w:ins w:id="431" w:author="Nickelberry, Marshae" w:date="2026-01-15T20:43:00Z" w16du:dateUtc="2026-01-16T01:43:00Z">
        <w:r w:rsidR="009F653F">
          <w:rPr>
            <w:rFonts w:ascii="Times New Roman" w:hAnsi="Times New Roman" w:cs="Times New Roman"/>
            <w:color w:val="000000" w:themeColor="text1"/>
          </w:rPr>
          <w:t xml:space="preserve"> </w:t>
        </w:r>
      </w:ins>
      <w:ins w:id="432" w:author="Nickelberry, Marshae" w:date="2026-01-15T20:46:00Z" w16du:dateUtc="2026-01-16T01:46:00Z">
        <w:r w:rsidR="009F653F">
          <w:rPr>
            <w:rFonts w:ascii="Times New Roman" w:hAnsi="Times New Roman" w:cs="Times New Roman"/>
            <w:color w:val="000000" w:themeColor="text1"/>
          </w:rPr>
          <w:t xml:space="preserve">generally </w:t>
        </w:r>
        <w:r w:rsidR="009F653F">
          <w:rPr>
            <w:rFonts w:ascii="Times New Roman" w:hAnsi="Times New Roman" w:cs="Times New Roman"/>
            <w:color w:val="000000" w:themeColor="text1"/>
          </w:rPr>
          <w:lastRenderedPageBreak/>
          <w:t>showing</w:t>
        </w:r>
      </w:ins>
      <w:ins w:id="433" w:author="Nickelberry, Marshae" w:date="2026-01-15T20:43:00Z" w16du:dateUtc="2026-01-16T01:43:00Z">
        <w:r w:rsidR="009F653F">
          <w:rPr>
            <w:rFonts w:ascii="Times New Roman" w:hAnsi="Times New Roman" w:cs="Times New Roman"/>
            <w:color w:val="000000" w:themeColor="text1"/>
          </w:rPr>
          <w:t xml:space="preserve"> the largest</w:t>
        </w:r>
      </w:ins>
      <w:ins w:id="434" w:author="Nickelberry, Marshae" w:date="2026-01-15T20:46:00Z" w16du:dateUtc="2026-01-16T01:46:00Z">
        <w:r w:rsidR="009F653F">
          <w:rPr>
            <w:rFonts w:ascii="Times New Roman" w:hAnsi="Times New Roman" w:cs="Times New Roman"/>
            <w:color w:val="000000" w:themeColor="text1"/>
          </w:rPr>
          <w:t xml:space="preserve"> positive</w:t>
        </w:r>
      </w:ins>
      <w:ins w:id="435" w:author="Nickelberry, Marshae" w:date="2026-01-15T20:43:00Z" w16du:dateUtc="2026-01-16T01:43:00Z">
        <w:r w:rsidR="009F653F">
          <w:rPr>
            <w:rFonts w:ascii="Times New Roman" w:hAnsi="Times New Roman" w:cs="Times New Roman"/>
            <w:color w:val="000000" w:themeColor="text1"/>
          </w:rPr>
          <w:t xml:space="preserve"> percent </w:t>
        </w:r>
      </w:ins>
      <w:ins w:id="436" w:author="Nickelberry, Marshae" w:date="2026-01-15T20:55:00Z" w16du:dateUtc="2026-01-16T01:55:00Z">
        <w:r w:rsidR="00AC3B99">
          <w:rPr>
            <w:rFonts w:ascii="Times New Roman" w:hAnsi="Times New Roman" w:cs="Times New Roman"/>
            <w:color w:val="000000" w:themeColor="text1"/>
          </w:rPr>
          <w:t>difference for ethyl (insert), methyl (insert) and pr</w:t>
        </w:r>
      </w:ins>
      <w:ins w:id="437" w:author="Nickelberry, Marshae" w:date="2026-01-15T20:56:00Z" w16du:dateUtc="2026-01-16T01:56:00Z">
        <w:r w:rsidR="00AC3B99">
          <w:rPr>
            <w:rFonts w:ascii="Times New Roman" w:hAnsi="Times New Roman" w:cs="Times New Roman"/>
            <w:color w:val="000000" w:themeColor="text1"/>
          </w:rPr>
          <w:t>opyl (insert) parabens</w:t>
        </w:r>
      </w:ins>
      <w:ins w:id="438" w:author="Nickelberry, Marshae" w:date="2026-01-15T20:43:00Z" w16du:dateUtc="2026-01-16T01:43:00Z">
        <w:r w:rsidR="009F653F">
          <w:rPr>
            <w:rFonts w:ascii="Times New Roman" w:hAnsi="Times New Roman" w:cs="Times New Roman"/>
            <w:color w:val="000000" w:themeColor="text1"/>
          </w:rPr>
          <w:t xml:space="preserve">. </w:t>
        </w:r>
      </w:ins>
      <w:ins w:id="439" w:author="Nickelberry, Marshae" w:date="2026-01-15T20:12:00Z" w16du:dateUtc="2026-01-16T01:12:00Z">
        <w:r>
          <w:rPr>
            <w:rFonts w:ascii="Times New Roman" w:hAnsi="Times New Roman" w:cs="Times New Roman"/>
            <w:color w:val="000000" w:themeColor="text1"/>
          </w:rPr>
          <w:t xml:space="preserve"> </w:t>
        </w:r>
      </w:ins>
      <w:del w:id="440" w:author="Nickelberry, Marshae" w:date="2026-01-15T20:55:00Z" w16du:dateUtc="2026-01-16T01:55:00Z">
        <w:r w:rsidR="00C72A72" w:rsidRPr="001C2628" w:rsidDel="00AC3B99">
          <w:rPr>
            <w:rFonts w:ascii="Times New Roman" w:hAnsi="Times New Roman" w:cs="Times New Roman"/>
            <w:color w:val="000000" w:themeColor="text1"/>
          </w:rPr>
          <w:delText xml:space="preserve"> </w:delText>
        </w:r>
      </w:del>
      <w:ins w:id="441" w:author="Nickelberry, Marshae" w:date="2026-01-15T20:54:00Z">
        <w:r w:rsidR="00AC3B99" w:rsidRPr="00AC3B99">
          <w:rPr>
            <w:rFonts w:ascii="Times New Roman" w:hAnsi="Times New Roman" w:cs="Times New Roman"/>
            <w:color w:val="000000" w:themeColor="text1"/>
          </w:rPr>
          <w:t xml:space="preserve">Among other Hispanic and </w:t>
        </w:r>
      </w:ins>
      <w:ins w:id="442" w:author="Nickelberry, Marshae" w:date="2026-01-15T20:55:00Z" w16du:dateUtc="2026-01-16T01:55:00Z">
        <w:r w:rsidR="00AC3B99">
          <w:rPr>
            <w:rFonts w:ascii="Times New Roman" w:hAnsi="Times New Roman" w:cs="Times New Roman"/>
            <w:color w:val="000000" w:themeColor="text1"/>
          </w:rPr>
          <w:t>Other-</w:t>
        </w:r>
      </w:ins>
      <w:ins w:id="443" w:author="Nickelberry, Marshae" w:date="2026-01-15T20:54:00Z">
        <w:r w:rsidR="00AC3B99" w:rsidRPr="00AC3B99">
          <w:rPr>
            <w:rFonts w:ascii="Times New Roman" w:hAnsi="Times New Roman" w:cs="Times New Roman"/>
            <w:color w:val="000000" w:themeColor="text1"/>
          </w:rPr>
          <w:t>race adults, associations between reduced food security and paraben concentrations appeared to be positive for some, but not all</w:t>
        </w:r>
      </w:ins>
      <w:ins w:id="444" w:author="Nickelberry, Marshae" w:date="2026-01-15T20:55:00Z" w16du:dateUtc="2026-01-16T01:55:00Z">
        <w:r w:rsidR="00AC3B99">
          <w:rPr>
            <w:rFonts w:ascii="Times New Roman" w:hAnsi="Times New Roman" w:cs="Times New Roman"/>
            <w:color w:val="000000" w:themeColor="text1"/>
          </w:rPr>
          <w:t xml:space="preserve"> parabens</w:t>
        </w:r>
      </w:ins>
      <w:ins w:id="445" w:author="Nickelberry, Marshae" w:date="2026-01-15T20:54:00Z">
        <w:r w:rsidR="00AC3B99" w:rsidRPr="00AC3B99">
          <w:rPr>
            <w:rFonts w:ascii="Times New Roman" w:hAnsi="Times New Roman" w:cs="Times New Roman"/>
            <w:color w:val="000000" w:themeColor="text1"/>
          </w:rPr>
          <w:t xml:space="preserve">; however, </w:t>
        </w:r>
      </w:ins>
      <w:ins w:id="446" w:author="Nickelberry, Marshae" w:date="2026-01-15T20:55:00Z" w16du:dateUtc="2026-01-16T01:55:00Z">
        <w:r w:rsidR="00AC3B99">
          <w:rPr>
            <w:rFonts w:ascii="Times New Roman" w:hAnsi="Times New Roman" w:cs="Times New Roman"/>
            <w:color w:val="000000" w:themeColor="text1"/>
          </w:rPr>
          <w:t xml:space="preserve">results were mixed overall. </w:t>
        </w:r>
      </w:ins>
      <w:del w:id="447" w:author="Nickelberry, Marshae" w:date="2026-01-15T20:43:00Z" w16du:dateUtc="2026-01-16T01:43:00Z">
        <w:r w:rsidR="00C72A72" w:rsidRPr="001C2628" w:rsidDel="009F653F">
          <w:rPr>
            <w:rFonts w:ascii="Times New Roman" w:hAnsi="Times New Roman" w:cs="Times New Roman"/>
            <w:color w:val="000000" w:themeColor="text1"/>
          </w:rPr>
          <w:delText>(13.88%; CI: -15.89%, 54.18%, Figure 3, Supplemental Table 7) and Mexican American adults (17.21%; CI: -13.39%, 58.63%, Figure 3, Supplemental Table 7) experiencing low food security had marginally higher levels of ethyl paraben concentrations compared to those in these racial groups experiencing high food security</w:delText>
        </w:r>
        <w:r w:rsidR="00C72A72" w:rsidRPr="001C2628" w:rsidDel="009F653F">
          <w:rPr>
            <w:rFonts w:ascii="Times New Roman" w:hAnsi="Times New Roman" w:cs="Times New Roman"/>
            <w:b/>
            <w:bCs/>
            <w:i/>
            <w:iCs/>
            <w:color w:val="000000" w:themeColor="text1"/>
          </w:rPr>
          <w:delText xml:space="preserve">. </w:delText>
        </w:r>
        <w:r w:rsidR="00C72A72" w:rsidRPr="001C2628" w:rsidDel="009F653F">
          <w:rPr>
            <w:rFonts w:ascii="Times New Roman" w:hAnsi="Times New Roman" w:cs="Times New Roman"/>
            <w:color w:val="000000" w:themeColor="text1"/>
          </w:rPr>
          <w:delText>We observed similar trends in methyl paraben concentrations among Non-Hispanic Black adults (low food security: 11.32%; 95% CI: −17.07%, 49.43%) and Mexican American adults (low food security: 24.69%; 95% CI: −10.20%, 73.13%; very low food security: 42.53%; 95% CI: −2.18%, 107.69%) compared with adults who were high food secure (Figure 3; Supplemental Table 8). Higher propyl paraben concentrations were also observed among Mexican American adults experiencing low (26.54%; 95% CI: −13.62%, 85.37%) and very low food security (37.84%; 95% CI: −17.37%, 129.92%) compared with Mexican American adults who were high food secure (Figure 3; Supplemental Table 9).</w:delText>
        </w:r>
      </w:del>
    </w:p>
    <w:p w14:paraId="7F7786FD" w14:textId="77777777" w:rsidR="00E50CB3" w:rsidRPr="00616452" w:rsidRDefault="00E50CB3" w:rsidP="0088007A">
      <w:pPr>
        <w:rPr>
          <w:rFonts w:ascii="Times New Roman" w:hAnsi="Times New Roman" w:cs="Times New Roman"/>
          <w:b/>
          <w:bCs/>
          <w:color w:val="000000" w:themeColor="text1"/>
          <w:sz w:val="28"/>
          <w:szCs w:val="28"/>
        </w:rPr>
      </w:pPr>
    </w:p>
    <w:p w14:paraId="57716986" w14:textId="77777777" w:rsidR="00E50CB3" w:rsidRPr="00616452" w:rsidRDefault="00E50CB3" w:rsidP="0088007A">
      <w:pPr>
        <w:rPr>
          <w:rFonts w:ascii="Times New Roman" w:hAnsi="Times New Roman" w:cs="Times New Roman"/>
          <w:b/>
          <w:bCs/>
          <w:color w:val="000000" w:themeColor="text1"/>
          <w:sz w:val="28"/>
          <w:szCs w:val="28"/>
        </w:rPr>
      </w:pPr>
    </w:p>
    <w:p w14:paraId="384F3298" w14:textId="57B67004" w:rsidR="00B01B8A" w:rsidRDefault="00B01B8A">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D86A05" w14:textId="6C7003C1" w:rsidR="00331460" w:rsidRPr="00616452" w:rsidRDefault="0053537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331460" w:rsidRPr="00616452">
        <w:rPr>
          <w:rFonts w:ascii="Times New Roman" w:hAnsi="Times New Roman" w:cs="Times New Roman"/>
          <w:b/>
          <w:bCs/>
          <w:color w:val="000000" w:themeColor="text1"/>
          <w:sz w:val="28"/>
          <w:szCs w:val="28"/>
        </w:rPr>
        <w:t xml:space="preserve"> Figure 1</w:t>
      </w:r>
      <w:r w:rsidR="002F0258" w:rsidRPr="00616452">
        <w:rPr>
          <w:rFonts w:ascii="Times New Roman" w:hAnsi="Times New Roman" w:cs="Times New Roman"/>
          <w:b/>
          <w:bCs/>
          <w:color w:val="000000" w:themeColor="text1"/>
          <w:sz w:val="28"/>
          <w:szCs w:val="28"/>
        </w:rPr>
        <w:t>: Flowchart for NHANES Analytic Sample (200</w:t>
      </w:r>
      <w:r w:rsidR="006E6C21">
        <w:rPr>
          <w:rFonts w:ascii="Times New Roman" w:hAnsi="Times New Roman" w:cs="Times New Roman"/>
          <w:b/>
          <w:bCs/>
          <w:color w:val="000000" w:themeColor="text1"/>
          <w:sz w:val="28"/>
          <w:szCs w:val="28"/>
        </w:rPr>
        <w:t>5</w:t>
      </w:r>
      <w:r w:rsidR="002F0258" w:rsidRPr="00616452">
        <w:rPr>
          <w:rFonts w:ascii="Times New Roman" w:hAnsi="Times New Roman" w:cs="Times New Roman"/>
          <w:b/>
          <w:bCs/>
          <w:color w:val="000000" w:themeColor="text1"/>
          <w:sz w:val="28"/>
          <w:szCs w:val="28"/>
        </w:rPr>
        <w:t>-20</w:t>
      </w:r>
      <w:r w:rsidR="008553C4">
        <w:rPr>
          <w:rFonts w:ascii="Times New Roman" w:hAnsi="Times New Roman" w:cs="Times New Roman"/>
          <w:b/>
          <w:bCs/>
          <w:color w:val="000000" w:themeColor="text1"/>
          <w:sz w:val="28"/>
          <w:szCs w:val="28"/>
        </w:rPr>
        <w:t>16</w:t>
      </w:r>
      <w:r w:rsidR="002F0258" w:rsidRPr="00616452">
        <w:rPr>
          <w:rFonts w:ascii="Times New Roman" w:hAnsi="Times New Roman" w:cs="Times New Roman"/>
          <w:b/>
          <w:bCs/>
          <w:color w:val="000000" w:themeColor="text1"/>
          <w:sz w:val="28"/>
          <w:szCs w:val="28"/>
        </w:rPr>
        <w:t>)</w:t>
      </w:r>
    </w:p>
    <w:p w14:paraId="5FB1FC66" w14:textId="44FC2185" w:rsidR="00331460" w:rsidRPr="00616452" w:rsidRDefault="00331460"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616452" w:rsidRDefault="00774BA2"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61645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87B45A"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0AB5EF67" w14:textId="4F600FD1" w:rsidR="00331460" w:rsidRPr="00616452"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1552"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DEA3EC" id="Straight Arrow Connector 5" o:spid="_x0000_s1026" type="#_x0000_t32"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7E06824" w:rsidR="001D0A29" w:rsidRPr="00616452" w:rsidRDefault="002F0258" w:rsidP="001D0A29">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616452" w:rsidRDefault="001D0A29" w:rsidP="001D0A29">
      <w:pPr>
        <w:rPr>
          <w:rFonts w:ascii="Times New Roman" w:hAnsi="Times New Roman" w:cs="Times New Roman"/>
        </w:rPr>
      </w:pPr>
    </w:p>
    <w:p w14:paraId="02981219" w14:textId="69BE80CB" w:rsidR="001D0A29" w:rsidRPr="00616452" w:rsidRDefault="001D0A29" w:rsidP="001D0A29">
      <w:pPr>
        <w:rPr>
          <w:rFonts w:ascii="Times New Roman" w:hAnsi="Times New Roman" w:cs="Times New Roman"/>
        </w:rPr>
      </w:pPr>
    </w:p>
    <w:p w14:paraId="058488C7" w14:textId="4B01C449" w:rsidR="001D0A29" w:rsidRPr="00616452" w:rsidRDefault="00827C7D" w:rsidP="00D36036">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5408"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616452" w:rsidRDefault="001D0A29" w:rsidP="00D36036">
      <w:pPr>
        <w:rPr>
          <w:rFonts w:ascii="Times New Roman" w:hAnsi="Times New Roman" w:cs="Times New Roman"/>
        </w:rPr>
      </w:pPr>
    </w:p>
    <w:p w14:paraId="4D6B46E6" w14:textId="1EDF0F0D" w:rsidR="001D0A29" w:rsidRPr="00616452" w:rsidRDefault="001D0A29" w:rsidP="00D36036">
      <w:pPr>
        <w:rPr>
          <w:rFonts w:ascii="Times New Roman" w:hAnsi="Times New Roman" w:cs="Times New Roman"/>
        </w:rPr>
      </w:pPr>
    </w:p>
    <w:p w14:paraId="3A621E7D" w14:textId="6859F52E" w:rsidR="001D0A29" w:rsidRPr="00616452" w:rsidRDefault="001D0A29" w:rsidP="00D36036">
      <w:pPr>
        <w:rPr>
          <w:rFonts w:ascii="Times New Roman" w:hAnsi="Times New Roman" w:cs="Times New Roman"/>
        </w:rPr>
      </w:pPr>
    </w:p>
    <w:p w14:paraId="0CA36654" w14:textId="5E1FE0D1" w:rsidR="001D0A29" w:rsidRPr="00616452" w:rsidRDefault="00AF0C5A" w:rsidP="00D3603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ECEA4B" id="_x0000_t32" coordsize="21600,21600" o:spt="32" o:oned="t" path="m,l21600,21600e" filled="f">
                <v:path arrowok="t" fillok="f" o:connecttype="none"/>
                <o:lock v:ext="edit" shapetype="t"/>
              </v:shapetype>
              <v:shape id="Straight Arrow Connector 16" o:spid="_x0000_s1026" type="#_x0000_t32"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strokecolor="black [3200]" strokeweight="1.5pt">
                <v:stroke endarrow="block" joinstyle="miter"/>
              </v:shape>
            </w:pict>
          </mc:Fallback>
        </mc:AlternateContent>
      </w:r>
    </w:p>
    <w:p w14:paraId="5B44CECA" w14:textId="74D6C460" w:rsidR="001D0A29" w:rsidRPr="00616452" w:rsidRDefault="00E6669C" w:rsidP="00D36036">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616452" w:rsidRDefault="001D0A29" w:rsidP="00D36036">
      <w:pPr>
        <w:rPr>
          <w:rFonts w:ascii="Times New Roman" w:hAnsi="Times New Roman" w:cs="Times New Roman"/>
        </w:rPr>
      </w:pPr>
    </w:p>
    <w:p w14:paraId="4474E210" w14:textId="34B6A214" w:rsidR="001D0A29" w:rsidRPr="00616452" w:rsidRDefault="001D0A29" w:rsidP="00D36036">
      <w:pPr>
        <w:rPr>
          <w:rFonts w:ascii="Times New Roman" w:hAnsi="Times New Roman" w:cs="Times New Roman"/>
        </w:rPr>
      </w:pPr>
    </w:p>
    <w:p w14:paraId="14D1E13E" w14:textId="77777777" w:rsidR="002F0258" w:rsidRPr="00616452" w:rsidRDefault="002F0258" w:rsidP="002F0258">
      <w:pPr>
        <w:rPr>
          <w:rFonts w:ascii="Times New Roman" w:hAnsi="Times New Roman" w:cs="Times New Roman"/>
        </w:rPr>
      </w:pPr>
    </w:p>
    <w:p w14:paraId="62E0DDF0" w14:textId="77777777" w:rsidR="002F0258" w:rsidRPr="00616452" w:rsidRDefault="002F0258" w:rsidP="002F0258">
      <w:pPr>
        <w:rPr>
          <w:rFonts w:ascii="Times New Roman" w:hAnsi="Times New Roman" w:cs="Times New Roman"/>
        </w:rPr>
      </w:pPr>
    </w:p>
    <w:p w14:paraId="45AE3762" w14:textId="406931E4" w:rsidR="002F0258" w:rsidRPr="00616452" w:rsidRDefault="002F0258" w:rsidP="002F0258">
      <w:pPr>
        <w:rPr>
          <w:rFonts w:ascii="Times New Roman" w:hAnsi="Times New Roman" w:cs="Times New Roman"/>
        </w:rPr>
      </w:pPr>
    </w:p>
    <w:p w14:paraId="69EF5CAA" w14:textId="40B9BD3E" w:rsidR="002F0258" w:rsidRPr="00616452" w:rsidRDefault="00E6669C" w:rsidP="002F0258">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Default="002F0258" w:rsidP="002F0258">
      <w:pPr>
        <w:rPr>
          <w:rFonts w:ascii="Times New Roman" w:hAnsi="Times New Roman" w:cs="Times New Roman"/>
        </w:rPr>
      </w:pPr>
    </w:p>
    <w:p w14:paraId="69EE9C07" w14:textId="77777777" w:rsidR="00C7468D" w:rsidRDefault="00C7468D" w:rsidP="002F0258">
      <w:pPr>
        <w:rPr>
          <w:rFonts w:ascii="Times New Roman" w:hAnsi="Times New Roman" w:cs="Times New Roman"/>
        </w:rPr>
      </w:pPr>
    </w:p>
    <w:p w14:paraId="3D541749" w14:textId="77777777" w:rsidR="00C7468D" w:rsidRPr="00616452" w:rsidRDefault="00C7468D" w:rsidP="002F0258">
      <w:pPr>
        <w:rPr>
          <w:rFonts w:ascii="Times New Roman" w:hAnsi="Times New Roman" w:cs="Times New Roman"/>
        </w:rPr>
      </w:pPr>
    </w:p>
    <w:p w14:paraId="1222A848" w14:textId="77777777" w:rsidR="002F0258" w:rsidRPr="00616452" w:rsidRDefault="002F0258" w:rsidP="002F0258">
      <w:pPr>
        <w:rPr>
          <w:rFonts w:ascii="Times New Roman" w:hAnsi="Times New Roman" w:cs="Times New Roman"/>
        </w:rPr>
      </w:pPr>
    </w:p>
    <w:p w14:paraId="0E8BB90C" w14:textId="04FE0350" w:rsidR="00DF4E17" w:rsidRPr="008553C4" w:rsidRDefault="008553C4" w:rsidP="008553C4">
      <w:pPr>
        <w:pStyle w:val="ListParagraph"/>
        <w:numPr>
          <w:ilvl w:val="0"/>
          <w:numId w:val="8"/>
        </w:numPr>
        <w:tabs>
          <w:tab w:val="left" w:pos="4729"/>
        </w:tabs>
        <w:rPr>
          <w:rFonts w:ascii="Times New Roman" w:hAnsi="Times New Roman" w:cs="Times New Roman"/>
          <w:i/>
          <w:iCs/>
        </w:rPr>
      </w:pPr>
      <w:r w:rsidRPr="008553C4">
        <w:rPr>
          <w:rFonts w:ascii="Times New Roman" w:hAnsi="Times New Roman" w:cs="Times New Roman"/>
          <w:i/>
          <w:iCs/>
        </w:rPr>
        <w:t xml:space="preserve">Adult participants from the 2005–2016 NHANES cycles were included if demographic, food security, urinary </w:t>
      </w:r>
      <w:r w:rsidR="00B01B8A">
        <w:rPr>
          <w:rFonts w:ascii="Times New Roman" w:hAnsi="Times New Roman" w:cs="Times New Roman"/>
          <w:i/>
          <w:iCs/>
        </w:rPr>
        <w:t>Phenol</w:t>
      </w:r>
      <w:r w:rsidRPr="008553C4">
        <w:rPr>
          <w:rFonts w:ascii="Times New Roman" w:hAnsi="Times New Roman" w:cs="Times New Roman"/>
          <w:i/>
          <w:iCs/>
        </w:rPr>
        <w:t xml:space="preserve">, and urinary creatinine data were available. Participants were excluded for missing exposure values, missing urinary creatinine or urinary </w:t>
      </w:r>
      <w:r w:rsidR="00B01B8A">
        <w:rPr>
          <w:rFonts w:ascii="Times New Roman" w:hAnsi="Times New Roman" w:cs="Times New Roman"/>
          <w:i/>
          <w:iCs/>
        </w:rPr>
        <w:t>Phenol</w:t>
      </w:r>
      <w:r w:rsidRPr="008553C4">
        <w:rPr>
          <w:rFonts w:ascii="Times New Roman" w:hAnsi="Times New Roman" w:cs="Times New Roman"/>
          <w:i/>
          <w:iCs/>
        </w:rPr>
        <w:t xml:space="preserve"> concentrations, and extreme outliers</w:t>
      </w:r>
      <w:r w:rsidR="002F0258" w:rsidRPr="008553C4">
        <w:rPr>
          <w:rFonts w:ascii="Times New Roman" w:hAnsi="Times New Roman" w:cs="Times New Roman"/>
          <w:i/>
          <w:iCs/>
        </w:rPr>
        <w:t xml:space="preserve">. </w:t>
      </w:r>
    </w:p>
    <w:p w14:paraId="3DF47639" w14:textId="5AF89C29" w:rsidR="002F0258" w:rsidRPr="00616452" w:rsidRDefault="002F0258" w:rsidP="002F0258">
      <w:pPr>
        <w:pStyle w:val="ListParagraph"/>
        <w:numPr>
          <w:ilvl w:val="0"/>
          <w:numId w:val="8"/>
        </w:numPr>
        <w:tabs>
          <w:tab w:val="left" w:pos="4729"/>
        </w:tabs>
        <w:rPr>
          <w:rFonts w:ascii="Times New Roman" w:hAnsi="Times New Roman" w:cs="Times New Roman"/>
          <w:i/>
          <w:iCs/>
        </w:rPr>
      </w:pPr>
      <w:r w:rsidRPr="00616452">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616452"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616452" w:rsidRDefault="002F0258" w:rsidP="002F0258">
      <w:pPr>
        <w:rPr>
          <w:rFonts w:ascii="Times New Roman" w:hAnsi="Times New Roman" w:cs="Times New Roman"/>
        </w:rPr>
      </w:pPr>
    </w:p>
    <w:p w14:paraId="30560811" w14:textId="77777777" w:rsidR="002F0258" w:rsidRPr="00616452" w:rsidRDefault="002F0258" w:rsidP="002F0258">
      <w:pPr>
        <w:rPr>
          <w:rFonts w:ascii="Times New Roman" w:hAnsi="Times New Roman" w:cs="Times New Roman"/>
        </w:rPr>
      </w:pPr>
    </w:p>
    <w:p w14:paraId="15BF2698" w14:textId="77777777" w:rsidR="00827C7D" w:rsidRPr="00616452" w:rsidRDefault="00827C7D" w:rsidP="002F0258">
      <w:pPr>
        <w:rPr>
          <w:rFonts w:ascii="Times New Roman" w:hAnsi="Times New Roman" w:cs="Times New Roman"/>
        </w:rPr>
      </w:pPr>
    </w:p>
    <w:p w14:paraId="3C2686AA" w14:textId="66A0A29E" w:rsidR="002B270F" w:rsidRPr="00616452"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616452"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616452" w:rsidRDefault="00E471F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br w:type="page"/>
      </w:r>
    </w:p>
    <w:p w14:paraId="218E11D9" w14:textId="758A2B12" w:rsidR="002B270F" w:rsidRPr="00616452"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lastRenderedPageBreak/>
        <w:t>Supplemental</w:t>
      </w:r>
      <w:r w:rsidR="002B270F" w:rsidRPr="00616452">
        <w:rPr>
          <w:rFonts w:ascii="Times New Roman" w:eastAsiaTheme="majorEastAsia" w:hAnsi="Times New Roman" w:cs="Times New Roman"/>
          <w:b/>
          <w:bCs/>
          <w:color w:val="000000" w:themeColor="text1"/>
          <w:sz w:val="28"/>
          <w:szCs w:val="28"/>
        </w:rPr>
        <w:t xml:space="preserve"> Figure 2: </w:t>
      </w:r>
      <w:r w:rsidR="00CB6E64" w:rsidRPr="00616452">
        <w:rPr>
          <w:rFonts w:ascii="Times New Roman" w:eastAsiaTheme="majorEastAsia" w:hAnsi="Times New Roman" w:cs="Times New Roman"/>
          <w:b/>
          <w:bCs/>
          <w:color w:val="000000" w:themeColor="text1"/>
          <w:sz w:val="28"/>
          <w:szCs w:val="28"/>
        </w:rPr>
        <w:t xml:space="preserve">Spearman </w:t>
      </w:r>
      <w:r w:rsidR="002B270F" w:rsidRPr="00616452">
        <w:rPr>
          <w:rFonts w:ascii="Times New Roman" w:eastAsiaTheme="majorEastAsia" w:hAnsi="Times New Roman" w:cs="Times New Roman"/>
          <w:b/>
          <w:bCs/>
          <w:color w:val="000000" w:themeColor="text1"/>
          <w:sz w:val="28"/>
          <w:szCs w:val="28"/>
        </w:rPr>
        <w:t xml:space="preserve">Correlation </w:t>
      </w:r>
      <w:r w:rsidR="00CB6E64" w:rsidRPr="00616452">
        <w:rPr>
          <w:rFonts w:ascii="Times New Roman" w:eastAsiaTheme="majorEastAsia" w:hAnsi="Times New Roman" w:cs="Times New Roman"/>
          <w:b/>
          <w:bCs/>
          <w:color w:val="000000" w:themeColor="text1"/>
          <w:sz w:val="28"/>
          <w:szCs w:val="28"/>
        </w:rPr>
        <w:t>Matrix</w:t>
      </w:r>
      <w:r w:rsidR="002B270F" w:rsidRPr="00616452">
        <w:rPr>
          <w:rFonts w:ascii="Times New Roman" w:eastAsiaTheme="majorEastAsia" w:hAnsi="Times New Roman" w:cs="Times New Roman"/>
          <w:b/>
          <w:bCs/>
          <w:color w:val="000000" w:themeColor="text1"/>
          <w:sz w:val="28"/>
          <w:szCs w:val="28"/>
        </w:rPr>
        <w:t xml:space="preserve"> for </w:t>
      </w:r>
      <w:r w:rsidR="00CB6E64" w:rsidRPr="00616452">
        <w:rPr>
          <w:rFonts w:ascii="Times New Roman" w:eastAsiaTheme="majorEastAsia" w:hAnsi="Times New Roman" w:cs="Times New Roman"/>
          <w:b/>
          <w:bCs/>
          <w:color w:val="000000" w:themeColor="text1"/>
          <w:sz w:val="28"/>
          <w:szCs w:val="28"/>
        </w:rPr>
        <w:t xml:space="preserve">Log Urinary </w:t>
      </w:r>
      <w:r w:rsidR="00B01B8A">
        <w:rPr>
          <w:rFonts w:ascii="Times New Roman" w:eastAsiaTheme="majorEastAsia" w:hAnsi="Times New Roman" w:cs="Times New Roman"/>
          <w:b/>
          <w:bCs/>
          <w:color w:val="000000" w:themeColor="text1"/>
          <w:sz w:val="28"/>
          <w:szCs w:val="28"/>
        </w:rPr>
        <w:t>Phenol</w:t>
      </w:r>
      <w:r w:rsidR="00CB6E64" w:rsidRPr="00616452">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616452" w:rsidRDefault="002B270F" w:rsidP="002B270F">
      <w:pPr>
        <w:rPr>
          <w:rFonts w:ascii="Times New Roman" w:hAnsi="Times New Roman" w:cs="Times New Roman"/>
        </w:rPr>
      </w:pPr>
    </w:p>
    <w:p w14:paraId="1F1E8923" w14:textId="5FEADD23" w:rsidR="002B270F" w:rsidRPr="00616452" w:rsidRDefault="002B270F" w:rsidP="002B270F">
      <w:pPr>
        <w:rPr>
          <w:rFonts w:ascii="Times New Roman" w:hAnsi="Times New Roman" w:cs="Times New Roman"/>
        </w:rPr>
      </w:pPr>
    </w:p>
    <w:p w14:paraId="717FB41E" w14:textId="77777777" w:rsidR="002B270F" w:rsidRPr="00616452" w:rsidRDefault="002B270F" w:rsidP="002B270F">
      <w:pPr>
        <w:rPr>
          <w:rFonts w:ascii="Times New Roman" w:hAnsi="Times New Roman" w:cs="Times New Roman"/>
        </w:rPr>
      </w:pPr>
    </w:p>
    <w:p w14:paraId="4C8F47C3" w14:textId="71F3B13C" w:rsidR="002B270F" w:rsidRPr="00616452" w:rsidRDefault="00CB6E64" w:rsidP="00DF4E17">
      <w:pPr>
        <w:pStyle w:val="ListParagraph"/>
        <w:numPr>
          <w:ilvl w:val="0"/>
          <w:numId w:val="9"/>
        </w:num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Pr>
          <w:rFonts w:ascii="Times New Roman" w:hAnsi="Times New Roman" w:cs="Times New Roman"/>
          <w:i/>
          <w:iCs/>
        </w:rPr>
        <w:t>phenol</w:t>
      </w:r>
      <w:r w:rsidRPr="00616452">
        <w:rPr>
          <w:rFonts w:ascii="Times New Roman" w:hAnsi="Times New Roman" w:cs="Times New Roman"/>
          <w:i/>
          <w:iCs/>
        </w:rPr>
        <w:t xml:space="preserve"> metabolites and related compounds.</w:t>
      </w:r>
      <w:r w:rsidR="002B270F" w:rsidRPr="00616452">
        <w:rPr>
          <w:rFonts w:ascii="Times New Roman" w:hAnsi="Times New Roman" w:cs="Times New Roman"/>
          <w:b/>
          <w:bCs/>
          <w:color w:val="000000" w:themeColor="text1"/>
          <w:sz w:val="28"/>
          <w:szCs w:val="28"/>
        </w:rPr>
        <w:br w:type="page"/>
      </w:r>
    </w:p>
    <w:p w14:paraId="175C60E9" w14:textId="26599568" w:rsidR="00C05457" w:rsidRDefault="00C05457" w:rsidP="00C054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Supplemental Figure 3: Strata-Specific </w:t>
      </w:r>
      <w:r w:rsidRPr="00616452">
        <w:rPr>
          <w:rFonts w:ascii="Times New Roman" w:hAnsi="Times New Roman" w:cs="Times New Roman"/>
          <w:b/>
          <w:bCs/>
          <w:color w:val="000000" w:themeColor="text1"/>
          <w:sz w:val="28"/>
          <w:szCs w:val="28"/>
        </w:rPr>
        <w:t xml:space="preserve">Adjusted Linear Regression Plot: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 </w:t>
      </w:r>
    </w:p>
    <w:p w14:paraId="55D80D1B" w14:textId="77777777" w:rsidR="0028169D" w:rsidRDefault="0028169D" w:rsidP="0028169D"/>
    <w:p w14:paraId="0C8AE31A" w14:textId="77777777" w:rsidR="0028169D" w:rsidRPr="0028169D" w:rsidRDefault="0028169D" w:rsidP="0028169D"/>
    <w:p w14:paraId="4DFE83AA" w14:textId="6A2B4394" w:rsidR="00C05457" w:rsidRPr="00616452" w:rsidRDefault="00C05457" w:rsidP="00C05457">
      <w:pPr>
        <w:rPr>
          <w:rFonts w:ascii="Times New Roman" w:hAnsi="Times New Roman" w:cs="Times New Roman"/>
        </w:rPr>
      </w:pPr>
    </w:p>
    <w:p w14:paraId="380DF35D" w14:textId="36215F56"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 across food security levels, estmated from multivariable linear regression models adjusted for age, sex, education, survey cycle, poverty:income ratio and creatinine. High Food Secure is the reference group.</w:t>
      </w:r>
    </w:p>
    <w:p w14:paraId="0A3E1220"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0A4A1937"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7B60050" w14:textId="77777777" w:rsidR="00C05457" w:rsidRPr="00616452" w:rsidRDefault="00C05457" w:rsidP="00C05457">
      <w:pPr>
        <w:rPr>
          <w:rFonts w:ascii="Times New Roman" w:hAnsi="Times New Roman" w:cs="Times New Roman"/>
          <w:b/>
          <w:bCs/>
          <w:color w:val="000000" w:themeColor="text1"/>
          <w:sz w:val="28"/>
          <w:szCs w:val="28"/>
        </w:rPr>
      </w:pPr>
    </w:p>
    <w:p w14:paraId="7C36D2C7" w14:textId="77777777" w:rsidR="00C05457" w:rsidRPr="00616452" w:rsidRDefault="00C05457" w:rsidP="00C05457">
      <w:pPr>
        <w:rPr>
          <w:rFonts w:ascii="Times New Roman" w:hAnsi="Times New Roman" w:cs="Times New Roman"/>
          <w:b/>
          <w:bCs/>
          <w:color w:val="000000" w:themeColor="text1"/>
          <w:sz w:val="28"/>
          <w:szCs w:val="28"/>
        </w:rPr>
      </w:pPr>
    </w:p>
    <w:p w14:paraId="2028B48E" w14:textId="51BA41A8" w:rsidR="006D2310" w:rsidRPr="00616452"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616452" w:rsidRDefault="006D231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693DFDA0" w14:textId="3B8DE07C" w:rsidR="00D853E2" w:rsidRPr="00616452" w:rsidRDefault="00535379" w:rsidP="00D853E2">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D853E2" w:rsidRPr="00616452">
        <w:rPr>
          <w:rFonts w:ascii="Times New Roman" w:hAnsi="Times New Roman" w:cs="Times New Roman"/>
          <w:b/>
          <w:bCs/>
          <w:color w:val="000000" w:themeColor="text1"/>
          <w:sz w:val="28"/>
          <w:szCs w:val="28"/>
        </w:rPr>
        <w:t xml:space="preserve"> Table 1: </w:t>
      </w:r>
      <w:r w:rsidR="004F2417" w:rsidRPr="00616452">
        <w:rPr>
          <w:rFonts w:ascii="Times New Roman" w:hAnsi="Times New Roman" w:cs="Times New Roman"/>
          <w:b/>
          <w:bCs/>
          <w:color w:val="000000" w:themeColor="text1"/>
          <w:sz w:val="28"/>
          <w:szCs w:val="28"/>
        </w:rPr>
        <w:t xml:space="preserve">Creatinine </w:t>
      </w:r>
      <w:r w:rsidR="00525116" w:rsidRPr="00616452">
        <w:rPr>
          <w:rFonts w:ascii="Times New Roman" w:hAnsi="Times New Roman" w:cs="Times New Roman"/>
          <w:b/>
          <w:bCs/>
          <w:color w:val="000000" w:themeColor="text1"/>
          <w:sz w:val="28"/>
          <w:szCs w:val="28"/>
        </w:rPr>
        <w:t>Adjusted</w:t>
      </w:r>
      <w:r w:rsidR="001947F1" w:rsidRPr="00616452">
        <w:rPr>
          <w:rFonts w:ascii="Times New Roman" w:hAnsi="Times New Roman" w:cs="Times New Roman"/>
          <w:b/>
          <w:bCs/>
          <w:color w:val="000000" w:themeColor="text1"/>
          <w:sz w:val="28"/>
          <w:szCs w:val="28"/>
        </w:rPr>
        <w:t xml:space="preserve">: </w:t>
      </w:r>
      <w:r w:rsidR="00D853E2" w:rsidRPr="00616452">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616452" w14:paraId="3AF7C3A1" w14:textId="77777777" w:rsidTr="00173193">
        <w:trPr>
          <w:trHeight w:val="369"/>
        </w:trPr>
        <w:tc>
          <w:tcPr>
            <w:tcW w:w="1955" w:type="dxa"/>
            <w:shd w:val="clear" w:color="auto" w:fill="000000" w:themeFill="text1"/>
          </w:tcPr>
          <w:p w14:paraId="129F17CF" w14:textId="3630A382" w:rsidR="00FC1829" w:rsidRPr="00616452" w:rsidRDefault="00FC1829" w:rsidP="00FC1829">
            <w:pPr>
              <w:tabs>
                <w:tab w:val="left" w:pos="756"/>
                <w:tab w:val="center" w:pos="1071"/>
              </w:tabs>
              <w:jc w:val="center"/>
              <w:rPr>
                <w:rFonts w:ascii="Times New Roman" w:hAnsi="Times New Roman" w:cs="Times New Roman"/>
                <w:b/>
                <w:bCs/>
                <w:color w:val="000000"/>
                <w:sz w:val="22"/>
                <w:szCs w:val="22"/>
              </w:rPr>
            </w:pPr>
            <w:r w:rsidRPr="00616452">
              <w:rPr>
                <w:rFonts w:ascii="Times New Roman" w:hAnsi="Times New Roman" w:cs="Times New Roman"/>
                <w:b/>
                <w:bCs/>
                <w:color w:val="000000"/>
                <w:sz w:val="22"/>
                <w:szCs w:val="22"/>
              </w:rPr>
              <w:t>O</w:t>
            </w:r>
          </w:p>
          <w:p w14:paraId="0BE7F5FE" w14:textId="527CA3A7" w:rsidR="00FC1829" w:rsidRPr="00616452" w:rsidRDefault="00FC1829" w:rsidP="00FC1829">
            <w:pPr>
              <w:tabs>
                <w:tab w:val="left" w:pos="756"/>
                <w:tab w:val="center" w:pos="1071"/>
              </w:tabs>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 Phenol Metabolite</w:t>
            </w:r>
            <w:r w:rsidRPr="00616452">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P-Value</w:t>
            </w:r>
          </w:p>
        </w:tc>
      </w:tr>
      <w:tr w:rsidR="00FC1829" w:rsidRPr="00616452" w14:paraId="395A88A4" w14:textId="77777777" w:rsidTr="00173193">
        <w:trPr>
          <w:trHeight w:val="340"/>
        </w:trPr>
        <w:tc>
          <w:tcPr>
            <w:tcW w:w="1955" w:type="dxa"/>
          </w:tcPr>
          <w:p w14:paraId="5DFF583C" w14:textId="146EF36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8C1E23E" w14:textId="78F18706"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C346CBF" w14:textId="4E81AA02"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E18B9A6" w14:textId="1A674B9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2596FE0E" w14:textId="724F0D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C9D3661" w14:textId="05E100B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616452" w:rsidRDefault="00FC1829" w:rsidP="00FC1829">
            <w:pPr>
              <w:jc w:val="center"/>
              <w:rPr>
                <w:rFonts w:ascii="Times New Roman" w:hAnsi="Times New Roman" w:cs="Times New Roman"/>
                <w:sz w:val="22"/>
                <w:szCs w:val="22"/>
              </w:rPr>
            </w:pPr>
          </w:p>
        </w:tc>
      </w:tr>
      <w:tr w:rsidR="00FC1829" w:rsidRPr="00616452" w14:paraId="6581F1B5" w14:textId="77777777" w:rsidTr="00173193">
        <w:trPr>
          <w:trHeight w:val="241"/>
        </w:trPr>
        <w:tc>
          <w:tcPr>
            <w:tcW w:w="1955" w:type="dxa"/>
          </w:tcPr>
          <w:p w14:paraId="736A243C" w14:textId="7F7D4F0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AD20475" w14:textId="0042AAB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0.85</w:t>
            </w:r>
          </w:p>
        </w:tc>
      </w:tr>
      <w:tr w:rsidR="00FC1829" w:rsidRPr="00616452" w14:paraId="471D032D" w14:textId="77777777" w:rsidTr="00173193">
        <w:trPr>
          <w:trHeight w:val="501"/>
        </w:trPr>
        <w:tc>
          <w:tcPr>
            <w:tcW w:w="1955" w:type="dxa"/>
          </w:tcPr>
          <w:p w14:paraId="132EFAC8" w14:textId="054D7C6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180B9896" w14:textId="0FDE12C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0.07</w:t>
            </w:r>
          </w:p>
        </w:tc>
      </w:tr>
      <w:tr w:rsidR="00FC1829" w:rsidRPr="00616452" w14:paraId="1C0C15B9" w14:textId="77777777" w:rsidTr="00173193">
        <w:trPr>
          <w:trHeight w:val="241"/>
        </w:trPr>
        <w:tc>
          <w:tcPr>
            <w:tcW w:w="1955" w:type="dxa"/>
          </w:tcPr>
          <w:p w14:paraId="52A866C8" w14:textId="08A9A854"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0A3384E2" w14:textId="462DD4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0.32</w:t>
            </w:r>
          </w:p>
        </w:tc>
      </w:tr>
      <w:tr w:rsidR="00FC1829" w:rsidRPr="00616452" w14:paraId="14B716AD" w14:textId="77777777" w:rsidTr="00173193">
        <w:trPr>
          <w:trHeight w:val="393"/>
        </w:trPr>
        <w:tc>
          <w:tcPr>
            <w:tcW w:w="1955" w:type="dxa"/>
          </w:tcPr>
          <w:p w14:paraId="5432477B" w14:textId="6FAB412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07D71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576757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6AA2151" w14:textId="32840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17CCE25E" w14:textId="7B4D4B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A14DDA2" w14:textId="12EE557D"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616452" w:rsidRDefault="00FC1829" w:rsidP="00FC1829">
            <w:pPr>
              <w:jc w:val="center"/>
              <w:rPr>
                <w:rFonts w:ascii="Times New Roman" w:hAnsi="Times New Roman" w:cs="Times New Roman"/>
                <w:sz w:val="22"/>
                <w:szCs w:val="22"/>
              </w:rPr>
            </w:pPr>
          </w:p>
        </w:tc>
      </w:tr>
      <w:tr w:rsidR="00FC1829" w:rsidRPr="00616452" w14:paraId="6B8A15E4" w14:textId="77777777" w:rsidTr="00173193">
        <w:trPr>
          <w:trHeight w:val="536"/>
        </w:trPr>
        <w:tc>
          <w:tcPr>
            <w:tcW w:w="1955" w:type="dxa"/>
          </w:tcPr>
          <w:p w14:paraId="4D78265C" w14:textId="17EE8C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4EEDB181" w14:textId="4F78198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1A0070D" w14:textId="58CE7C5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0.18</w:t>
            </w:r>
          </w:p>
        </w:tc>
      </w:tr>
      <w:tr w:rsidR="00FC1829" w:rsidRPr="00616452" w14:paraId="18DA0286" w14:textId="77777777" w:rsidTr="00173193">
        <w:trPr>
          <w:trHeight w:val="241"/>
        </w:trPr>
        <w:tc>
          <w:tcPr>
            <w:tcW w:w="1955" w:type="dxa"/>
          </w:tcPr>
          <w:p w14:paraId="5E00E3DC" w14:textId="357F61F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2B76B388" w14:textId="3C81E37C"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30C364E9" w14:textId="6C5A3CE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0.44</w:t>
            </w:r>
          </w:p>
        </w:tc>
      </w:tr>
      <w:tr w:rsidR="00FC1829" w:rsidRPr="00616452" w14:paraId="21D3BA23" w14:textId="77777777" w:rsidTr="00173193">
        <w:trPr>
          <w:trHeight w:val="241"/>
        </w:trPr>
        <w:tc>
          <w:tcPr>
            <w:tcW w:w="1955" w:type="dxa"/>
          </w:tcPr>
          <w:p w14:paraId="7E779B0E" w14:textId="72DEA7C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BP3</w:t>
            </w:r>
          </w:p>
        </w:tc>
        <w:tc>
          <w:tcPr>
            <w:tcW w:w="1955" w:type="dxa"/>
            <w:vMerge/>
            <w:noWrap/>
            <w:hideMark/>
          </w:tcPr>
          <w:p w14:paraId="7E9F8034" w14:textId="24D79B90"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8064D91" w14:textId="56280DB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4DA8520" w14:textId="231499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10.42</w:t>
            </w:r>
          </w:p>
        </w:tc>
        <w:tc>
          <w:tcPr>
            <w:tcW w:w="1274" w:type="dxa"/>
            <w:noWrap/>
            <w:vAlign w:val="bottom"/>
            <w:hideMark/>
          </w:tcPr>
          <w:p w14:paraId="3E31E11C" w14:textId="156BDC6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0.07</w:t>
            </w:r>
          </w:p>
        </w:tc>
      </w:tr>
      <w:tr w:rsidR="00FC1829" w:rsidRPr="00616452" w14:paraId="0AA7000E" w14:textId="77777777" w:rsidTr="00173193">
        <w:trPr>
          <w:trHeight w:val="536"/>
        </w:trPr>
        <w:tc>
          <w:tcPr>
            <w:tcW w:w="1955" w:type="dxa"/>
          </w:tcPr>
          <w:p w14:paraId="13F80D8A" w14:textId="62D890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1180FB3"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031F2112"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5298A2C3" w14:textId="5C445740"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44A8E8B5" w14:textId="3D8B52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1EF447BD" w14:textId="36E20C8A"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616452" w:rsidRDefault="00FC1829" w:rsidP="00FC1829">
            <w:pPr>
              <w:jc w:val="center"/>
              <w:rPr>
                <w:rFonts w:ascii="Times New Roman" w:hAnsi="Times New Roman" w:cs="Times New Roman"/>
                <w:sz w:val="22"/>
                <w:szCs w:val="22"/>
              </w:rPr>
            </w:pPr>
          </w:p>
        </w:tc>
      </w:tr>
      <w:tr w:rsidR="00FC1829" w:rsidRPr="00616452" w14:paraId="474EC57C" w14:textId="77777777" w:rsidTr="00173193">
        <w:trPr>
          <w:trHeight w:val="241"/>
        </w:trPr>
        <w:tc>
          <w:tcPr>
            <w:tcW w:w="1955" w:type="dxa"/>
          </w:tcPr>
          <w:p w14:paraId="2878F419" w14:textId="293CE77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noWrap/>
            <w:hideMark/>
          </w:tcPr>
          <w:p w14:paraId="43B9BD0E" w14:textId="5F2BA57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6AEF6DA" w14:textId="3568676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46CF23C3" w14:textId="77777777" w:rsidTr="00173193">
        <w:trPr>
          <w:trHeight w:val="241"/>
        </w:trPr>
        <w:tc>
          <w:tcPr>
            <w:tcW w:w="1955" w:type="dxa"/>
          </w:tcPr>
          <w:p w14:paraId="05CEFBE7" w14:textId="20893E8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33FB1072" w14:textId="532D241B"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1B2BC8E" w14:textId="5898119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0F876F2" w14:textId="5009028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616452" w:rsidRDefault="00FC1829" w:rsidP="00FC1829">
            <w:pPr>
              <w:jc w:val="center"/>
              <w:rPr>
                <w:rFonts w:ascii="Times New Roman" w:eastAsia="Aptos" w:hAnsi="Times New Roman" w:cs="Times New Roman"/>
                <w:sz w:val="22"/>
                <w:szCs w:val="22"/>
              </w:rPr>
            </w:pPr>
            <w:r w:rsidRPr="00616452">
              <w:rPr>
                <w:rFonts w:ascii="Times New Roman" w:hAnsi="Times New Roman" w:cs="Times New Roman"/>
                <w:color w:val="000000"/>
                <w:sz w:val="22"/>
                <w:szCs w:val="22"/>
              </w:rPr>
              <w:t>0.00</w:t>
            </w:r>
          </w:p>
        </w:tc>
      </w:tr>
      <w:tr w:rsidR="00FC1829" w:rsidRPr="00616452" w14:paraId="202BC35C" w14:textId="77777777" w:rsidTr="00173193">
        <w:trPr>
          <w:trHeight w:val="608"/>
        </w:trPr>
        <w:tc>
          <w:tcPr>
            <w:tcW w:w="1955" w:type="dxa"/>
          </w:tcPr>
          <w:p w14:paraId="7BF51550" w14:textId="4C30FA5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139BC94F" w14:textId="7D1A7B3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868A87" w14:textId="54128C3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767D4B09" w14:textId="0520FF0C"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06C322FD" w14:textId="77777777" w:rsidTr="00173193">
        <w:trPr>
          <w:trHeight w:val="447"/>
        </w:trPr>
        <w:tc>
          <w:tcPr>
            <w:tcW w:w="1955" w:type="dxa"/>
          </w:tcPr>
          <w:p w14:paraId="421786E2" w14:textId="0E00BD0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val="restart"/>
            <w:noWrap/>
            <w:hideMark/>
          </w:tcPr>
          <w:p w14:paraId="4BB4EC76" w14:textId="7734DD3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6E03A3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3263789"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9F25A44" w14:textId="3C2D374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717DC53B" w14:textId="76E93E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0104632C" w14:textId="1829A77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5D3054" w14:textId="5DBF8A4D"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13D9D7" w14:textId="1679E7D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3E98CB7C" w14:textId="62A6077B" w:rsidR="00FC1829" w:rsidRPr="00616452" w:rsidRDefault="00FC1829" w:rsidP="00FC1829">
            <w:pPr>
              <w:jc w:val="center"/>
              <w:rPr>
                <w:rFonts w:ascii="Times New Roman" w:hAnsi="Times New Roman" w:cs="Times New Roman"/>
                <w:sz w:val="22"/>
                <w:szCs w:val="22"/>
              </w:rPr>
            </w:pPr>
          </w:p>
        </w:tc>
      </w:tr>
      <w:tr w:rsidR="00FC1829" w:rsidRPr="00616452" w14:paraId="4576D1F1" w14:textId="77777777" w:rsidTr="00173193">
        <w:trPr>
          <w:trHeight w:val="241"/>
        </w:trPr>
        <w:tc>
          <w:tcPr>
            <w:tcW w:w="1955" w:type="dxa"/>
          </w:tcPr>
          <w:p w14:paraId="5B1687CB" w14:textId="4D5FFB0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0721F1FF" w14:textId="0311C09A"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3C4D6BF3" w14:textId="678155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0133187B" w14:textId="7489187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6.28</w:t>
            </w:r>
          </w:p>
        </w:tc>
        <w:tc>
          <w:tcPr>
            <w:tcW w:w="1274" w:type="dxa"/>
            <w:noWrap/>
            <w:vAlign w:val="bottom"/>
            <w:hideMark/>
          </w:tcPr>
          <w:p w14:paraId="203ED9F0" w14:textId="350BEE9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-2.30</w:t>
            </w:r>
          </w:p>
        </w:tc>
        <w:tc>
          <w:tcPr>
            <w:tcW w:w="1058" w:type="dxa"/>
            <w:noWrap/>
            <w:vAlign w:val="bottom"/>
            <w:hideMark/>
          </w:tcPr>
          <w:p w14:paraId="263B88F5" w14:textId="27C37F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15.60</w:t>
            </w:r>
          </w:p>
        </w:tc>
        <w:tc>
          <w:tcPr>
            <w:tcW w:w="1274" w:type="dxa"/>
            <w:noWrap/>
            <w:vAlign w:val="bottom"/>
            <w:hideMark/>
          </w:tcPr>
          <w:p w14:paraId="5501E9E5" w14:textId="0C5091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0.15</w:t>
            </w:r>
          </w:p>
        </w:tc>
      </w:tr>
      <w:tr w:rsidR="00FC1829" w:rsidRPr="00616452" w14:paraId="0468F742" w14:textId="77777777" w:rsidTr="00173193">
        <w:trPr>
          <w:trHeight w:val="241"/>
        </w:trPr>
        <w:tc>
          <w:tcPr>
            <w:tcW w:w="1955" w:type="dxa"/>
          </w:tcPr>
          <w:p w14:paraId="314A8326" w14:textId="762DF45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7A60E151" w14:textId="795E4A0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1B0C74D" w14:textId="0E4A427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5DABDF3" w14:textId="124F7F5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11.59</w:t>
            </w:r>
          </w:p>
        </w:tc>
        <w:tc>
          <w:tcPr>
            <w:tcW w:w="1274" w:type="dxa"/>
            <w:noWrap/>
            <w:vAlign w:val="bottom"/>
            <w:hideMark/>
          </w:tcPr>
          <w:p w14:paraId="53B5D92F" w14:textId="75B3BE4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0.93</w:t>
            </w:r>
          </w:p>
        </w:tc>
        <w:tc>
          <w:tcPr>
            <w:tcW w:w="1058" w:type="dxa"/>
            <w:noWrap/>
            <w:vAlign w:val="bottom"/>
            <w:hideMark/>
          </w:tcPr>
          <w:p w14:paraId="0259CBFA" w14:textId="2A8DEF0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23.38</w:t>
            </w:r>
          </w:p>
        </w:tc>
        <w:tc>
          <w:tcPr>
            <w:tcW w:w="1274" w:type="dxa"/>
            <w:noWrap/>
            <w:vAlign w:val="bottom"/>
            <w:hideMark/>
          </w:tcPr>
          <w:p w14:paraId="49F2D883" w14:textId="20B4C24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0.03</w:t>
            </w:r>
          </w:p>
        </w:tc>
      </w:tr>
      <w:tr w:rsidR="00FC1829" w:rsidRPr="00616452" w14:paraId="7CACF9EC" w14:textId="77777777" w:rsidTr="00173193">
        <w:trPr>
          <w:trHeight w:val="241"/>
        </w:trPr>
        <w:tc>
          <w:tcPr>
            <w:tcW w:w="1955" w:type="dxa"/>
          </w:tcPr>
          <w:p w14:paraId="79044BF4" w14:textId="5C037B4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49E2450A" w14:textId="00CAA40E"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87F74F7" w14:textId="6DE0A5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CB6E387" w14:textId="4BF20F9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33.66</w:t>
            </w:r>
          </w:p>
        </w:tc>
        <w:tc>
          <w:tcPr>
            <w:tcW w:w="1274" w:type="dxa"/>
            <w:noWrap/>
            <w:vAlign w:val="bottom"/>
            <w:hideMark/>
          </w:tcPr>
          <w:p w14:paraId="2F436392" w14:textId="3E3FA5C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14.57</w:t>
            </w:r>
          </w:p>
        </w:tc>
        <w:tc>
          <w:tcPr>
            <w:tcW w:w="1058" w:type="dxa"/>
            <w:noWrap/>
            <w:vAlign w:val="bottom"/>
            <w:hideMark/>
          </w:tcPr>
          <w:p w14:paraId="474FB45A" w14:textId="3312774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55.92</w:t>
            </w:r>
          </w:p>
        </w:tc>
        <w:tc>
          <w:tcPr>
            <w:tcW w:w="1274" w:type="dxa"/>
            <w:noWrap/>
            <w:vAlign w:val="bottom"/>
            <w:hideMark/>
          </w:tcPr>
          <w:p w14:paraId="57C6B224" w14:textId="7CB6E76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0.00</w:t>
            </w:r>
          </w:p>
        </w:tc>
      </w:tr>
      <w:tr w:rsidR="00FC1829" w:rsidRPr="00616452" w14:paraId="5FCC6635" w14:textId="77777777" w:rsidTr="00173193">
        <w:trPr>
          <w:trHeight w:val="501"/>
        </w:trPr>
        <w:tc>
          <w:tcPr>
            <w:tcW w:w="1955" w:type="dxa"/>
          </w:tcPr>
          <w:p w14:paraId="530F030F" w14:textId="0C9E471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14B2E654"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2E3AE10F"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2FCD3B0" w14:textId="23D8CD4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0851D1A5" w14:textId="224B07A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45E45E17" w14:textId="143EB8E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616452" w:rsidRDefault="00FC1829" w:rsidP="00FC1829">
            <w:pPr>
              <w:jc w:val="center"/>
              <w:rPr>
                <w:rFonts w:ascii="Times New Roman" w:hAnsi="Times New Roman" w:cs="Times New Roman"/>
                <w:sz w:val="22"/>
                <w:szCs w:val="22"/>
              </w:rPr>
            </w:pPr>
          </w:p>
        </w:tc>
      </w:tr>
      <w:tr w:rsidR="00FC1829" w:rsidRPr="00616452" w14:paraId="5869A349" w14:textId="77777777" w:rsidTr="00173193">
        <w:trPr>
          <w:trHeight w:val="241"/>
        </w:trPr>
        <w:tc>
          <w:tcPr>
            <w:tcW w:w="1955" w:type="dxa"/>
          </w:tcPr>
          <w:p w14:paraId="243D636C" w14:textId="2F1AECF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3F79EC5A" w14:textId="0AA62DF2"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75F069E" w14:textId="086F7B2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0.02</w:t>
            </w:r>
          </w:p>
        </w:tc>
      </w:tr>
      <w:tr w:rsidR="00FC1829" w:rsidRPr="00616452" w14:paraId="6E024B22" w14:textId="77777777" w:rsidTr="00173193">
        <w:trPr>
          <w:trHeight w:val="241"/>
        </w:trPr>
        <w:tc>
          <w:tcPr>
            <w:tcW w:w="1955" w:type="dxa"/>
          </w:tcPr>
          <w:p w14:paraId="13D0DC11" w14:textId="370199D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67A9FD9C" w14:textId="2A51810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333DB94" w14:textId="5E956E4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71B9ABF8" w14:textId="77777777" w:rsidTr="00173193">
        <w:trPr>
          <w:trHeight w:val="429"/>
        </w:trPr>
        <w:tc>
          <w:tcPr>
            <w:tcW w:w="1955" w:type="dxa"/>
          </w:tcPr>
          <w:p w14:paraId="2F5EB3F7" w14:textId="5378C731"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EPB</w:t>
            </w:r>
          </w:p>
        </w:tc>
        <w:tc>
          <w:tcPr>
            <w:tcW w:w="1955" w:type="dxa"/>
            <w:vMerge/>
            <w:noWrap/>
            <w:hideMark/>
          </w:tcPr>
          <w:p w14:paraId="690951B5" w14:textId="6E543413"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25907E6C" w14:textId="7F4F33B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34EBDC4" w14:textId="7629521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0.11</w:t>
            </w:r>
          </w:p>
        </w:tc>
      </w:tr>
      <w:tr w:rsidR="00FC1829" w:rsidRPr="00616452" w14:paraId="669DD3F4" w14:textId="77777777" w:rsidTr="00173193">
        <w:trPr>
          <w:trHeight w:val="554"/>
        </w:trPr>
        <w:tc>
          <w:tcPr>
            <w:tcW w:w="1955" w:type="dxa"/>
          </w:tcPr>
          <w:p w14:paraId="6E844884" w14:textId="5B7E921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01BE511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7D39808C"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7B073E34" w14:textId="2205669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5FEA4D7F" w14:textId="2697761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3AABDDAC" w14:textId="69254B4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616452" w:rsidRDefault="00FC1829" w:rsidP="00FC1829">
            <w:pPr>
              <w:jc w:val="center"/>
              <w:rPr>
                <w:rFonts w:ascii="Times New Roman" w:hAnsi="Times New Roman" w:cs="Times New Roman"/>
                <w:sz w:val="22"/>
                <w:szCs w:val="22"/>
              </w:rPr>
            </w:pPr>
          </w:p>
        </w:tc>
      </w:tr>
      <w:tr w:rsidR="00FC1829" w:rsidRPr="00616452" w14:paraId="033E9C94" w14:textId="77777777" w:rsidTr="00173193">
        <w:trPr>
          <w:trHeight w:val="241"/>
        </w:trPr>
        <w:tc>
          <w:tcPr>
            <w:tcW w:w="1955" w:type="dxa"/>
          </w:tcPr>
          <w:p w14:paraId="0A50F436" w14:textId="21B68C4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4FD918F9" w14:textId="6ED2068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E717284" w14:textId="1CF4DF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0.80</w:t>
            </w:r>
          </w:p>
        </w:tc>
      </w:tr>
      <w:tr w:rsidR="00FC1829" w:rsidRPr="00616452" w14:paraId="0B9CEE28" w14:textId="77777777" w:rsidTr="00173193">
        <w:trPr>
          <w:trHeight w:val="241"/>
        </w:trPr>
        <w:tc>
          <w:tcPr>
            <w:tcW w:w="1955" w:type="dxa"/>
          </w:tcPr>
          <w:p w14:paraId="0F6DCE0B" w14:textId="732FCA5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140987B3" w14:textId="258F8F01"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5582B3A5" w14:textId="05F12D8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0.17</w:t>
            </w:r>
          </w:p>
        </w:tc>
      </w:tr>
      <w:tr w:rsidR="00FC1829" w:rsidRPr="00616452" w14:paraId="1CE20B31" w14:textId="77777777" w:rsidTr="00173193">
        <w:trPr>
          <w:trHeight w:val="241"/>
        </w:trPr>
        <w:tc>
          <w:tcPr>
            <w:tcW w:w="1955" w:type="dxa"/>
          </w:tcPr>
          <w:p w14:paraId="7ED0980E" w14:textId="0B7364C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MPB</w:t>
            </w:r>
          </w:p>
        </w:tc>
        <w:tc>
          <w:tcPr>
            <w:tcW w:w="1955" w:type="dxa"/>
            <w:vMerge/>
            <w:noWrap/>
            <w:hideMark/>
          </w:tcPr>
          <w:p w14:paraId="1E692576" w14:textId="0954370D"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2CEEACC" w14:textId="663A20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712602A" w14:textId="34D253F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0.86</w:t>
            </w:r>
          </w:p>
        </w:tc>
      </w:tr>
      <w:tr w:rsidR="00FC1829" w:rsidRPr="00616452" w14:paraId="12241E19" w14:textId="77777777" w:rsidTr="00173193">
        <w:trPr>
          <w:trHeight w:val="91"/>
        </w:trPr>
        <w:tc>
          <w:tcPr>
            <w:tcW w:w="1955" w:type="dxa"/>
          </w:tcPr>
          <w:p w14:paraId="78BCCB50" w14:textId="64EEA81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A9877DD" w14:textId="77777777" w:rsidR="00FC1829" w:rsidRPr="00616452" w:rsidRDefault="00FC1829" w:rsidP="00FC1829">
            <w:pPr>
              <w:jc w:val="center"/>
              <w:rPr>
                <w:rFonts w:ascii="Times New Roman" w:hAnsi="Times New Roman" w:cs="Times New Roman"/>
                <w:sz w:val="22"/>
                <w:szCs w:val="22"/>
              </w:rPr>
            </w:pPr>
          </w:p>
          <w:p w14:paraId="1F1B6311" w14:textId="252AEB7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6DCE79FE" w14:textId="77777777" w:rsidR="00FC1829" w:rsidRPr="00616452" w:rsidRDefault="00FC1829" w:rsidP="00FC1829">
            <w:pPr>
              <w:jc w:val="center"/>
              <w:rPr>
                <w:rFonts w:ascii="Times New Roman" w:hAnsi="Times New Roman" w:cs="Times New Roman"/>
                <w:sz w:val="22"/>
                <w:szCs w:val="22"/>
              </w:rPr>
            </w:pPr>
          </w:p>
          <w:p w14:paraId="26D41C30" w14:textId="64BAD01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tc>
        <w:tc>
          <w:tcPr>
            <w:tcW w:w="1964" w:type="dxa"/>
            <w:noWrap/>
            <w:vAlign w:val="center"/>
            <w:hideMark/>
          </w:tcPr>
          <w:p w14:paraId="324A188F" w14:textId="0625DD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5F9CE57D" w14:textId="131CAA94"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616452" w:rsidRDefault="00FC1829" w:rsidP="00FC1829">
            <w:pPr>
              <w:jc w:val="center"/>
              <w:rPr>
                <w:rFonts w:ascii="Times New Roman" w:hAnsi="Times New Roman" w:cs="Times New Roman"/>
                <w:sz w:val="22"/>
                <w:szCs w:val="22"/>
              </w:rPr>
            </w:pPr>
          </w:p>
        </w:tc>
      </w:tr>
      <w:tr w:rsidR="00FC1829" w:rsidRPr="00616452" w14:paraId="2AD4EB30" w14:textId="77777777" w:rsidTr="00173193">
        <w:trPr>
          <w:trHeight w:val="662"/>
        </w:trPr>
        <w:tc>
          <w:tcPr>
            <w:tcW w:w="1955" w:type="dxa"/>
          </w:tcPr>
          <w:p w14:paraId="444E4421" w14:textId="32B488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noWrap/>
            <w:hideMark/>
          </w:tcPr>
          <w:p w14:paraId="0EA35EDB" w14:textId="101D04C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94266F7" w14:textId="6279F6D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0.40</w:t>
            </w:r>
          </w:p>
        </w:tc>
      </w:tr>
      <w:tr w:rsidR="00FC1829" w:rsidRPr="00616452" w14:paraId="140AA25A" w14:textId="77777777" w:rsidTr="00173193">
        <w:trPr>
          <w:trHeight w:val="241"/>
        </w:trPr>
        <w:tc>
          <w:tcPr>
            <w:tcW w:w="1955" w:type="dxa"/>
          </w:tcPr>
          <w:p w14:paraId="16E7B56F" w14:textId="52D5206F"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454F4FAD" w14:textId="3580527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0EB08561" w14:textId="0ACC1C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4F99270" w14:textId="1D1A87D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0.05</w:t>
            </w:r>
          </w:p>
        </w:tc>
      </w:tr>
      <w:tr w:rsidR="00FC1829" w:rsidRPr="00616452" w14:paraId="11FA36CA" w14:textId="77777777" w:rsidTr="00173193">
        <w:trPr>
          <w:trHeight w:val="357"/>
        </w:trPr>
        <w:tc>
          <w:tcPr>
            <w:tcW w:w="1955" w:type="dxa"/>
          </w:tcPr>
          <w:p w14:paraId="1DA0CBF3" w14:textId="554A32D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77030286" w14:textId="65CDA787"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984D8D9" w14:textId="62077E1B" w:rsidR="00FC1829" w:rsidRPr="00616452"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58B6C462" w14:textId="77777777" w:rsidTr="00173193">
        <w:trPr>
          <w:trHeight w:val="91"/>
        </w:trPr>
        <w:tc>
          <w:tcPr>
            <w:tcW w:w="1955" w:type="dxa"/>
          </w:tcPr>
          <w:p w14:paraId="462C569D" w14:textId="2550B901" w:rsidR="00FC1829" w:rsidRPr="0014674F" w:rsidRDefault="00FC1829" w:rsidP="00FC1829">
            <w:pPr>
              <w:jc w:val="center"/>
              <w:rPr>
                <w:rFonts w:ascii="Times New Roman" w:hAnsi="Times New Roman" w:cs="Times New Roman"/>
                <w:sz w:val="22"/>
                <w:szCs w:val="22"/>
              </w:rPr>
            </w:pPr>
            <w:r w:rsidRPr="0014674F">
              <w:rPr>
                <w:rFonts w:ascii="Times New Roman" w:hAnsi="Times New Roman" w:cs="Times New Roman"/>
                <w:color w:val="000000"/>
                <w:sz w:val="22"/>
                <w:szCs w:val="22"/>
              </w:rPr>
              <w:t>PPB</w:t>
            </w:r>
          </w:p>
        </w:tc>
        <w:tc>
          <w:tcPr>
            <w:tcW w:w="1955" w:type="dxa"/>
            <w:noWrap/>
          </w:tcPr>
          <w:p w14:paraId="326598E4" w14:textId="527DFBA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tcPr>
          <w:p w14:paraId="7EA74162" w14:textId="547DB83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tcPr>
          <w:p w14:paraId="718455A5"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616452"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616452" w:rsidRDefault="00FC1829" w:rsidP="00FC1829">
            <w:pPr>
              <w:jc w:val="center"/>
              <w:rPr>
                <w:rFonts w:ascii="Times New Roman" w:hAnsi="Times New Roman" w:cs="Times New Roman"/>
                <w:color w:val="000000"/>
                <w:sz w:val="22"/>
                <w:szCs w:val="22"/>
              </w:rPr>
            </w:pPr>
          </w:p>
        </w:tc>
      </w:tr>
    </w:tbl>
    <w:p w14:paraId="68781D74" w14:textId="4A441200" w:rsidR="00DF4E17"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Values are unadjusted percent differences in urinary </w:t>
      </w:r>
      <w:r w:rsidR="00B01B8A">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reference group (</w:t>
      </w:r>
      <w:r w:rsidR="002E5011" w:rsidRPr="00616452">
        <w:rPr>
          <w:rFonts w:ascii="Times New Roman" w:hAnsi="Times New Roman" w:cs="Times New Roman"/>
          <w:i/>
          <w:iCs/>
          <w:color w:val="000000" w:themeColor="text1"/>
        </w:rPr>
        <w:t>High</w:t>
      </w:r>
      <w:r w:rsidRPr="00616452">
        <w:rPr>
          <w:rFonts w:ascii="Times New Roman" w:hAnsi="Times New Roman" w:cs="Times New Roman"/>
          <w:i/>
          <w:iCs/>
          <w:color w:val="000000" w:themeColor="text1"/>
        </w:rPr>
        <w:t xml:space="preserve"> (Ref)y Food Secure) based on multivariable linear regression models. </w:t>
      </w:r>
    </w:p>
    <w:p w14:paraId="29D365B1" w14:textId="5E50266C" w:rsidR="00535379"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95% CI= 95% confidence interval. </w:t>
      </w:r>
    </w:p>
    <w:p w14:paraId="763B5DE1" w14:textId="2DF10B26" w:rsidR="00D853E2" w:rsidRPr="00616452" w:rsidRDefault="00D853E2" w:rsidP="00535379">
      <w:pPr>
        <w:rPr>
          <w:rFonts w:ascii="Times New Roman" w:eastAsiaTheme="majorEastAsia" w:hAnsi="Times New Roman" w:cs="Times New Roman"/>
          <w:b/>
          <w:bCs/>
          <w:color w:val="000000" w:themeColor="text1"/>
          <w:sz w:val="28"/>
          <w:szCs w:val="28"/>
        </w:rPr>
      </w:pPr>
    </w:p>
    <w:p w14:paraId="5F3D49C1" w14:textId="199AC355" w:rsidR="00EC37FD" w:rsidRPr="00616452" w:rsidRDefault="00EC37FD" w:rsidP="00EC37FD">
      <w:pPr>
        <w:pStyle w:val="Heading1"/>
        <w:rPr>
          <w:rFonts w:ascii="Times New Roman" w:hAnsi="Times New Roman" w:cs="Times New Roman"/>
          <w:b/>
          <w:bCs/>
          <w:color w:val="000000" w:themeColor="text1"/>
          <w:sz w:val="28"/>
          <w:szCs w:val="28"/>
        </w:rPr>
      </w:pPr>
      <w:bookmarkStart w:id="448" w:name="_Hlk208244463"/>
      <w:r w:rsidRPr="00616452">
        <w:rPr>
          <w:rFonts w:ascii="Times New Roman" w:hAnsi="Times New Roman" w:cs="Times New Roman"/>
          <w:b/>
          <w:bCs/>
          <w:color w:val="000000" w:themeColor="text1"/>
          <w:sz w:val="28"/>
          <w:szCs w:val="28"/>
        </w:rPr>
        <w:lastRenderedPageBreak/>
        <w:t xml:space="preserve">Supplemental Table 2:  </w:t>
      </w:r>
      <w:r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 xml:space="preserve">Adjusted Linear Regression Full Table: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616452" w14:paraId="62C1580C" w14:textId="77777777" w:rsidTr="00280B70">
        <w:trPr>
          <w:trHeight w:val="467"/>
        </w:trPr>
        <w:tc>
          <w:tcPr>
            <w:tcW w:w="963" w:type="dxa"/>
            <w:shd w:val="clear" w:color="auto" w:fill="000000" w:themeFill="text1"/>
          </w:tcPr>
          <w:p w14:paraId="60CF5831" w14:textId="1BEC6E1E"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616452" w:rsidRDefault="00280B70" w:rsidP="00EC37FD">
            <w:pPr>
              <w:jc w:val="center"/>
              <w:rPr>
                <w:rFonts w:ascii="Times New Roman" w:hAnsi="Times New Roman" w:cs="Times New Roman"/>
                <w:b/>
                <w:bCs/>
              </w:rPr>
            </w:pPr>
            <w:r>
              <w:rPr>
                <w:rFonts w:ascii="Times New Roman" w:hAnsi="Times New Roman" w:cs="Times New Roman"/>
                <w:b/>
                <w:bCs/>
              </w:rPr>
              <w:t>Phenol</w:t>
            </w:r>
            <w:r w:rsidRPr="00616452">
              <w:rPr>
                <w:rFonts w:ascii="Times New Roman" w:hAnsi="Times New Roman" w:cs="Times New Roman"/>
                <w:b/>
                <w:bCs/>
              </w:rPr>
              <w:t xml:space="preserve"> Metabolite</w:t>
            </w:r>
          </w:p>
        </w:tc>
        <w:tc>
          <w:tcPr>
            <w:tcW w:w="1721" w:type="dxa"/>
            <w:shd w:val="clear" w:color="auto" w:fill="000000" w:themeFill="text1"/>
            <w:vAlign w:val="center"/>
            <w:hideMark/>
          </w:tcPr>
          <w:p w14:paraId="0492D029"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95% CI </w:t>
            </w:r>
          </w:p>
        </w:tc>
      </w:tr>
      <w:tr w:rsidR="00280B70" w:rsidRPr="00616452" w14:paraId="54070AB3" w14:textId="77777777" w:rsidTr="00280B70">
        <w:trPr>
          <w:trHeight w:val="306"/>
        </w:trPr>
        <w:tc>
          <w:tcPr>
            <w:tcW w:w="963" w:type="dxa"/>
            <w:vMerge w:val="restart"/>
            <w:vAlign w:val="center"/>
          </w:tcPr>
          <w:p w14:paraId="2F518C94" w14:textId="14715F98"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E5BB2E1" w14:textId="4EB52F40" w:rsidR="00280B70" w:rsidRPr="00616452" w:rsidRDefault="00280B70" w:rsidP="00EC37FD">
            <w:pPr>
              <w:jc w:val="center"/>
              <w:rPr>
                <w:rFonts w:ascii="Times New Roman" w:hAnsi="Times New Roman" w:cs="Times New Roman"/>
                <w:b/>
                <w:bCs/>
              </w:rPr>
            </w:pPr>
            <w:r>
              <w:rPr>
                <w:rFonts w:ascii="Times New Roman" w:hAnsi="Times New Roman" w:cs="Times New Roman"/>
                <w:b/>
                <w:bCs/>
              </w:rPr>
              <w:t>BPA</w:t>
            </w:r>
          </w:p>
        </w:tc>
        <w:tc>
          <w:tcPr>
            <w:tcW w:w="1721" w:type="dxa"/>
            <w:noWrap/>
            <w:vAlign w:val="center"/>
            <w:hideMark/>
          </w:tcPr>
          <w:p w14:paraId="4A8693BD"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7DEA290" w14:textId="77777777" w:rsidR="00280B70" w:rsidRPr="00616452" w:rsidRDefault="00280B70" w:rsidP="00EC37FD">
            <w:pPr>
              <w:jc w:val="center"/>
              <w:rPr>
                <w:rFonts w:ascii="Times New Roman" w:hAnsi="Times New Roman" w:cs="Times New Roman"/>
              </w:rPr>
            </w:pPr>
          </w:p>
        </w:tc>
        <w:tc>
          <w:tcPr>
            <w:tcW w:w="909" w:type="dxa"/>
            <w:noWrap/>
            <w:hideMark/>
          </w:tcPr>
          <w:p w14:paraId="230F2D2E" w14:textId="77777777" w:rsidR="00280B70" w:rsidRPr="00616452" w:rsidRDefault="00280B70" w:rsidP="00EC37FD">
            <w:pPr>
              <w:jc w:val="center"/>
              <w:rPr>
                <w:rFonts w:ascii="Times New Roman" w:hAnsi="Times New Roman" w:cs="Times New Roman"/>
              </w:rPr>
            </w:pPr>
          </w:p>
        </w:tc>
        <w:tc>
          <w:tcPr>
            <w:tcW w:w="891" w:type="dxa"/>
            <w:noWrap/>
            <w:hideMark/>
          </w:tcPr>
          <w:p w14:paraId="18450066" w14:textId="77777777" w:rsidR="00280B70" w:rsidRPr="00616452" w:rsidRDefault="00280B70" w:rsidP="00EC37FD">
            <w:pPr>
              <w:jc w:val="center"/>
              <w:rPr>
                <w:rFonts w:ascii="Times New Roman" w:hAnsi="Times New Roman" w:cs="Times New Roman"/>
              </w:rPr>
            </w:pPr>
          </w:p>
        </w:tc>
      </w:tr>
      <w:tr w:rsidR="00280B70" w:rsidRPr="00616452" w14:paraId="020AC83F" w14:textId="77777777" w:rsidTr="00280B70">
        <w:trPr>
          <w:trHeight w:val="306"/>
        </w:trPr>
        <w:tc>
          <w:tcPr>
            <w:tcW w:w="963" w:type="dxa"/>
            <w:vMerge/>
            <w:vAlign w:val="bottom"/>
          </w:tcPr>
          <w:p w14:paraId="78D78826"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2D324ECB" w14:textId="668AE09B" w:rsidR="00280B70" w:rsidRPr="00616452" w:rsidRDefault="00280B70" w:rsidP="00D554CD">
            <w:pPr>
              <w:jc w:val="center"/>
              <w:rPr>
                <w:rFonts w:ascii="Times New Roman" w:hAnsi="Times New Roman" w:cs="Times New Roman"/>
              </w:rPr>
            </w:pPr>
          </w:p>
        </w:tc>
        <w:tc>
          <w:tcPr>
            <w:tcW w:w="1721" w:type="dxa"/>
            <w:noWrap/>
            <w:vAlign w:val="center"/>
            <w:hideMark/>
          </w:tcPr>
          <w:p w14:paraId="35E9F54A"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B73E5BB" w14:textId="1705F0E7"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1.08</w:t>
            </w:r>
          </w:p>
        </w:tc>
        <w:tc>
          <w:tcPr>
            <w:tcW w:w="909" w:type="dxa"/>
            <w:noWrap/>
            <w:hideMark/>
          </w:tcPr>
          <w:p w14:paraId="58412C92" w14:textId="0B78BFD6"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-14.46</w:t>
            </w:r>
          </w:p>
        </w:tc>
        <w:tc>
          <w:tcPr>
            <w:tcW w:w="891" w:type="dxa"/>
            <w:noWrap/>
            <w:hideMark/>
          </w:tcPr>
          <w:p w14:paraId="5757BD9F" w14:textId="4684A83B"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19.43</w:t>
            </w:r>
          </w:p>
        </w:tc>
      </w:tr>
      <w:tr w:rsidR="00280B70" w:rsidRPr="00616452" w14:paraId="420B4FF8" w14:textId="77777777" w:rsidTr="00280B70">
        <w:trPr>
          <w:trHeight w:val="306"/>
        </w:trPr>
        <w:tc>
          <w:tcPr>
            <w:tcW w:w="963" w:type="dxa"/>
            <w:vMerge/>
            <w:vAlign w:val="bottom"/>
          </w:tcPr>
          <w:p w14:paraId="31893D98"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72B0DA99" w14:textId="7F8F24F1" w:rsidR="00280B70" w:rsidRPr="00616452" w:rsidRDefault="00280B70" w:rsidP="00D554CD">
            <w:pPr>
              <w:jc w:val="center"/>
              <w:rPr>
                <w:rFonts w:ascii="Times New Roman" w:hAnsi="Times New Roman" w:cs="Times New Roman"/>
                <w:b/>
                <w:bCs/>
              </w:rPr>
            </w:pPr>
          </w:p>
        </w:tc>
        <w:tc>
          <w:tcPr>
            <w:tcW w:w="1721" w:type="dxa"/>
            <w:noWrap/>
            <w:vAlign w:val="center"/>
            <w:hideMark/>
          </w:tcPr>
          <w:p w14:paraId="0C2B590D"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604005E" w14:textId="481FAB3D"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3.76</w:t>
            </w:r>
          </w:p>
        </w:tc>
        <w:tc>
          <w:tcPr>
            <w:tcW w:w="909" w:type="dxa"/>
            <w:noWrap/>
            <w:hideMark/>
          </w:tcPr>
          <w:p w14:paraId="128EFC47" w14:textId="4EBA6513"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-12.46</w:t>
            </w:r>
          </w:p>
        </w:tc>
        <w:tc>
          <w:tcPr>
            <w:tcW w:w="891" w:type="dxa"/>
            <w:noWrap/>
            <w:hideMark/>
          </w:tcPr>
          <w:p w14:paraId="1270F973" w14:textId="0C7B357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22.99</w:t>
            </w:r>
          </w:p>
        </w:tc>
      </w:tr>
      <w:tr w:rsidR="00280B70" w:rsidRPr="00616452" w14:paraId="622DB888" w14:textId="77777777" w:rsidTr="00280B70">
        <w:trPr>
          <w:trHeight w:val="306"/>
        </w:trPr>
        <w:tc>
          <w:tcPr>
            <w:tcW w:w="963" w:type="dxa"/>
            <w:vMerge/>
            <w:vAlign w:val="bottom"/>
          </w:tcPr>
          <w:p w14:paraId="77BF5500"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4707A241" w14:textId="790CB66C" w:rsidR="00280B70" w:rsidRPr="00616452" w:rsidRDefault="00280B70" w:rsidP="00D554CD">
            <w:pPr>
              <w:jc w:val="center"/>
              <w:rPr>
                <w:rFonts w:ascii="Times New Roman" w:hAnsi="Times New Roman" w:cs="Times New Roman"/>
                <w:b/>
                <w:bCs/>
              </w:rPr>
            </w:pPr>
          </w:p>
        </w:tc>
        <w:tc>
          <w:tcPr>
            <w:tcW w:w="1721" w:type="dxa"/>
            <w:noWrap/>
            <w:vAlign w:val="center"/>
            <w:hideMark/>
          </w:tcPr>
          <w:p w14:paraId="105877B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CF50E4E" w14:textId="4D6EA2D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-5.35</w:t>
            </w:r>
          </w:p>
        </w:tc>
        <w:tc>
          <w:tcPr>
            <w:tcW w:w="909" w:type="dxa"/>
            <w:noWrap/>
            <w:hideMark/>
          </w:tcPr>
          <w:p w14:paraId="50329EFA" w14:textId="0B3E507E"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-21.46</w:t>
            </w:r>
          </w:p>
        </w:tc>
        <w:tc>
          <w:tcPr>
            <w:tcW w:w="891" w:type="dxa"/>
            <w:noWrap/>
            <w:hideMark/>
          </w:tcPr>
          <w:p w14:paraId="4109B217" w14:textId="29C46445"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14.06</w:t>
            </w:r>
          </w:p>
        </w:tc>
      </w:tr>
      <w:tr w:rsidR="00280B70" w:rsidRPr="00616452" w14:paraId="1296D8FD" w14:textId="77777777" w:rsidTr="00280B70">
        <w:trPr>
          <w:trHeight w:val="306"/>
        </w:trPr>
        <w:tc>
          <w:tcPr>
            <w:tcW w:w="963" w:type="dxa"/>
            <w:vMerge w:val="restart"/>
            <w:vAlign w:val="center"/>
          </w:tcPr>
          <w:p w14:paraId="0F8BD0D9" w14:textId="679A6178"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F0D1C2A" w14:textId="022CE64D" w:rsidR="00280B70" w:rsidRPr="00616452" w:rsidRDefault="00280B70" w:rsidP="00EC37FD">
            <w:pPr>
              <w:jc w:val="center"/>
              <w:rPr>
                <w:rFonts w:ascii="Times New Roman" w:hAnsi="Times New Roman" w:cs="Times New Roman"/>
                <w:b/>
                <w:bCs/>
              </w:rPr>
            </w:pPr>
          </w:p>
        </w:tc>
        <w:tc>
          <w:tcPr>
            <w:tcW w:w="1721" w:type="dxa"/>
            <w:noWrap/>
          </w:tcPr>
          <w:p w14:paraId="280A6554" w14:textId="77777777" w:rsidR="00280B70" w:rsidRPr="0066349E" w:rsidRDefault="00280B70" w:rsidP="00EC37FD">
            <w:pPr>
              <w:jc w:val="center"/>
              <w:rPr>
                <w:rFonts w:ascii="Times New Roman" w:hAnsi="Times New Roman" w:cs="Times New Roman"/>
                <w:highlight w:val="green"/>
              </w:rPr>
            </w:pPr>
            <w:r w:rsidRPr="0066349E">
              <w:rPr>
                <w:rFonts w:ascii="Times New Roman" w:hAnsi="Times New Roman" w:cs="Times New Roman"/>
                <w:highlight w:val="green"/>
              </w:rPr>
              <w:t>High (Ref)</w:t>
            </w:r>
          </w:p>
        </w:tc>
        <w:tc>
          <w:tcPr>
            <w:tcW w:w="1635" w:type="dxa"/>
            <w:noWrap/>
          </w:tcPr>
          <w:p w14:paraId="31DE1BF6" w14:textId="77777777" w:rsidR="00280B70" w:rsidRPr="00616452" w:rsidRDefault="00280B70" w:rsidP="00EC37FD">
            <w:pPr>
              <w:jc w:val="center"/>
              <w:rPr>
                <w:rFonts w:ascii="Times New Roman" w:hAnsi="Times New Roman" w:cs="Times New Roman"/>
                <w:color w:val="000000"/>
              </w:rPr>
            </w:pPr>
          </w:p>
        </w:tc>
        <w:tc>
          <w:tcPr>
            <w:tcW w:w="909" w:type="dxa"/>
            <w:noWrap/>
          </w:tcPr>
          <w:p w14:paraId="30E37B0B" w14:textId="77777777" w:rsidR="00280B70" w:rsidRPr="00616452" w:rsidRDefault="00280B70" w:rsidP="00EC37FD">
            <w:pPr>
              <w:jc w:val="center"/>
              <w:rPr>
                <w:rFonts w:ascii="Times New Roman" w:hAnsi="Times New Roman" w:cs="Times New Roman"/>
                <w:color w:val="000000"/>
              </w:rPr>
            </w:pPr>
          </w:p>
        </w:tc>
        <w:tc>
          <w:tcPr>
            <w:tcW w:w="891" w:type="dxa"/>
            <w:noWrap/>
          </w:tcPr>
          <w:p w14:paraId="21F42433" w14:textId="77777777" w:rsidR="00280B70" w:rsidRPr="00616452" w:rsidRDefault="00280B70" w:rsidP="00EC37FD">
            <w:pPr>
              <w:jc w:val="center"/>
              <w:rPr>
                <w:rFonts w:ascii="Times New Roman" w:hAnsi="Times New Roman" w:cs="Times New Roman"/>
                <w:color w:val="000000"/>
              </w:rPr>
            </w:pPr>
          </w:p>
        </w:tc>
      </w:tr>
      <w:tr w:rsidR="00280B70" w:rsidRPr="00616452" w14:paraId="6A18BE8B" w14:textId="77777777" w:rsidTr="00280B70">
        <w:trPr>
          <w:trHeight w:val="306"/>
        </w:trPr>
        <w:tc>
          <w:tcPr>
            <w:tcW w:w="963" w:type="dxa"/>
            <w:vMerge/>
            <w:vAlign w:val="center"/>
          </w:tcPr>
          <w:p w14:paraId="4D66104C"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400F2F03" w14:textId="01D7C325" w:rsidR="00280B70" w:rsidRPr="00616452" w:rsidRDefault="00280B70" w:rsidP="00D554CD">
            <w:pPr>
              <w:jc w:val="center"/>
              <w:rPr>
                <w:rFonts w:ascii="Times New Roman" w:hAnsi="Times New Roman" w:cs="Times New Roman"/>
                <w:b/>
                <w:bCs/>
              </w:rPr>
            </w:pPr>
          </w:p>
        </w:tc>
        <w:tc>
          <w:tcPr>
            <w:tcW w:w="1721" w:type="dxa"/>
            <w:noWrap/>
          </w:tcPr>
          <w:p w14:paraId="7A64E53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BBA23E2" w14:textId="4639FCBC" w:rsidR="00280B70" w:rsidRPr="006A3636" w:rsidRDefault="00280B70" w:rsidP="00D554CD">
            <w:pPr>
              <w:jc w:val="center"/>
              <w:rPr>
                <w:rFonts w:ascii="Times New Roman" w:hAnsi="Times New Roman" w:cs="Times New Roman"/>
                <w:color w:val="000000" w:themeColor="text1"/>
              </w:rPr>
            </w:pPr>
            <w:r w:rsidRPr="006A3636">
              <w:rPr>
                <w:rFonts w:ascii="Helvetica Neue" w:hAnsi="Helvetica Neue"/>
                <w:color w:val="000000" w:themeColor="text1"/>
                <w:sz w:val="15"/>
                <w:szCs w:val="15"/>
              </w:rPr>
              <w:t>2.5</w:t>
            </w:r>
          </w:p>
        </w:tc>
        <w:tc>
          <w:tcPr>
            <w:tcW w:w="909" w:type="dxa"/>
            <w:noWrap/>
          </w:tcPr>
          <w:p w14:paraId="7EFF51B7" w14:textId="092D7AD6"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-11.32</w:t>
            </w:r>
          </w:p>
        </w:tc>
        <w:tc>
          <w:tcPr>
            <w:tcW w:w="891" w:type="dxa"/>
            <w:noWrap/>
          </w:tcPr>
          <w:p w14:paraId="23EED7A9" w14:textId="6C15DFC2"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18.47</w:t>
            </w:r>
          </w:p>
        </w:tc>
      </w:tr>
      <w:tr w:rsidR="00280B70" w:rsidRPr="00616452" w14:paraId="04CBE8FE" w14:textId="77777777" w:rsidTr="00280B70">
        <w:trPr>
          <w:trHeight w:val="306"/>
        </w:trPr>
        <w:tc>
          <w:tcPr>
            <w:tcW w:w="963" w:type="dxa"/>
            <w:vMerge/>
            <w:vAlign w:val="center"/>
          </w:tcPr>
          <w:p w14:paraId="1BDE5297"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5252B89B" w14:textId="5F8C13BE" w:rsidR="00280B70" w:rsidRPr="00616452" w:rsidRDefault="00280B70" w:rsidP="00D554CD">
            <w:pPr>
              <w:jc w:val="center"/>
              <w:rPr>
                <w:rFonts w:ascii="Times New Roman" w:hAnsi="Times New Roman" w:cs="Times New Roman"/>
                <w:b/>
                <w:bCs/>
              </w:rPr>
            </w:pPr>
          </w:p>
        </w:tc>
        <w:tc>
          <w:tcPr>
            <w:tcW w:w="1721" w:type="dxa"/>
            <w:noWrap/>
          </w:tcPr>
          <w:p w14:paraId="4FBF362A" w14:textId="77777777" w:rsidR="00280B70" w:rsidRPr="004E158D" w:rsidRDefault="00280B70" w:rsidP="00D554CD">
            <w:pPr>
              <w:jc w:val="center"/>
              <w:rPr>
                <w:rFonts w:ascii="Times New Roman" w:hAnsi="Times New Roman" w:cs="Times New Roman"/>
                <w:highlight w:val="green"/>
              </w:rPr>
            </w:pPr>
            <w:r w:rsidRPr="004E158D">
              <w:rPr>
                <w:rFonts w:ascii="Times New Roman" w:hAnsi="Times New Roman" w:cs="Times New Roman"/>
                <w:highlight w:val="green"/>
              </w:rPr>
              <w:t>Low</w:t>
            </w:r>
          </w:p>
        </w:tc>
        <w:tc>
          <w:tcPr>
            <w:tcW w:w="1635" w:type="dxa"/>
            <w:noWrap/>
          </w:tcPr>
          <w:p w14:paraId="758DCCD6" w14:textId="16013268" w:rsidR="00280B70" w:rsidRPr="004E158D" w:rsidRDefault="00280B70" w:rsidP="00D554CD">
            <w:pPr>
              <w:jc w:val="center"/>
              <w:rPr>
                <w:rFonts w:ascii="Times New Roman" w:hAnsi="Times New Roman" w:cs="Times New Roman"/>
                <w:color w:val="000000" w:themeColor="text1"/>
                <w:highlight w:val="green"/>
              </w:rPr>
            </w:pPr>
            <w:r w:rsidRPr="004E158D">
              <w:rPr>
                <w:rFonts w:ascii="Helvetica Neue" w:hAnsi="Helvetica Neue"/>
                <w:color w:val="000000" w:themeColor="text1"/>
                <w:sz w:val="15"/>
                <w:szCs w:val="15"/>
                <w:highlight w:val="green"/>
              </w:rPr>
              <w:t>11.08</w:t>
            </w:r>
          </w:p>
        </w:tc>
        <w:tc>
          <w:tcPr>
            <w:tcW w:w="909" w:type="dxa"/>
            <w:noWrap/>
          </w:tcPr>
          <w:p w14:paraId="5BF816F1" w14:textId="21A83323"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-3.9</w:t>
            </w:r>
          </w:p>
        </w:tc>
        <w:tc>
          <w:tcPr>
            <w:tcW w:w="891" w:type="dxa"/>
            <w:noWrap/>
          </w:tcPr>
          <w:p w14:paraId="5794F64A" w14:textId="45249CFA"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28.41</w:t>
            </w:r>
          </w:p>
        </w:tc>
      </w:tr>
      <w:tr w:rsidR="00280B70" w:rsidRPr="00616452" w14:paraId="361D9891" w14:textId="77777777" w:rsidTr="00280B70">
        <w:trPr>
          <w:trHeight w:val="306"/>
        </w:trPr>
        <w:tc>
          <w:tcPr>
            <w:tcW w:w="963" w:type="dxa"/>
            <w:vAlign w:val="bottom"/>
          </w:tcPr>
          <w:p w14:paraId="6BAFA44F"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1DB5F9C5" w14:textId="3B133A48" w:rsidR="00280B70" w:rsidRPr="00616452" w:rsidRDefault="00280B70" w:rsidP="00D554CD">
            <w:pPr>
              <w:jc w:val="center"/>
              <w:rPr>
                <w:rFonts w:ascii="Times New Roman" w:hAnsi="Times New Roman" w:cs="Times New Roman"/>
                <w:b/>
                <w:bCs/>
              </w:rPr>
            </w:pPr>
          </w:p>
        </w:tc>
        <w:tc>
          <w:tcPr>
            <w:tcW w:w="1721" w:type="dxa"/>
            <w:noWrap/>
          </w:tcPr>
          <w:p w14:paraId="32AD40DE" w14:textId="77777777" w:rsidR="00280B70" w:rsidRPr="0066349E" w:rsidRDefault="00280B70" w:rsidP="00D554CD">
            <w:pPr>
              <w:jc w:val="center"/>
              <w:rPr>
                <w:rFonts w:ascii="Times New Roman" w:hAnsi="Times New Roman" w:cs="Times New Roman"/>
                <w:highlight w:val="green"/>
              </w:rPr>
            </w:pPr>
            <w:r w:rsidRPr="0066349E">
              <w:rPr>
                <w:rFonts w:ascii="Times New Roman" w:hAnsi="Times New Roman" w:cs="Times New Roman"/>
                <w:highlight w:val="green"/>
              </w:rPr>
              <w:t>Very Low</w:t>
            </w:r>
          </w:p>
        </w:tc>
        <w:tc>
          <w:tcPr>
            <w:tcW w:w="1635" w:type="dxa"/>
            <w:noWrap/>
          </w:tcPr>
          <w:p w14:paraId="3B9E45B0" w14:textId="5A75D423"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themeColor="text1"/>
                <w:sz w:val="15"/>
                <w:szCs w:val="15"/>
                <w:highlight w:val="green"/>
              </w:rPr>
              <w:t>21.45</w:t>
            </w:r>
          </w:p>
        </w:tc>
        <w:tc>
          <w:tcPr>
            <w:tcW w:w="909" w:type="dxa"/>
            <w:noWrap/>
          </w:tcPr>
          <w:p w14:paraId="41E43DE4" w14:textId="4F551061" w:rsidR="00280B70" w:rsidRPr="0066349E" w:rsidRDefault="00280B70" w:rsidP="00D554CD">
            <w:pPr>
              <w:jc w:val="center"/>
              <w:rPr>
                <w:rFonts w:ascii="Times New Roman" w:hAnsi="Times New Roman" w:cs="Times New Roman"/>
                <w:color w:val="000000"/>
                <w:highlight w:val="green"/>
              </w:rPr>
            </w:pPr>
            <w:r w:rsidRPr="0066349E">
              <w:rPr>
                <w:rFonts w:ascii="Helvetica Neue" w:hAnsi="Helvetica Neue"/>
                <w:color w:val="000000"/>
                <w:sz w:val="15"/>
                <w:szCs w:val="15"/>
                <w:highlight w:val="green"/>
              </w:rPr>
              <w:t>-1.04</w:t>
            </w:r>
          </w:p>
        </w:tc>
        <w:tc>
          <w:tcPr>
            <w:tcW w:w="891" w:type="dxa"/>
            <w:noWrap/>
          </w:tcPr>
          <w:p w14:paraId="6C271C35" w14:textId="0C9BC8F0"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sz w:val="15"/>
                <w:szCs w:val="15"/>
                <w:highlight w:val="green"/>
              </w:rPr>
              <w:t>49.05</w:t>
            </w:r>
          </w:p>
        </w:tc>
      </w:tr>
      <w:tr w:rsidR="00280B70" w:rsidRPr="00616452" w14:paraId="2405948A" w14:textId="77777777" w:rsidTr="00280B70">
        <w:trPr>
          <w:trHeight w:val="306"/>
        </w:trPr>
        <w:tc>
          <w:tcPr>
            <w:tcW w:w="963" w:type="dxa"/>
            <w:vMerge w:val="restart"/>
            <w:vAlign w:val="center"/>
          </w:tcPr>
          <w:p w14:paraId="377F16E5" w14:textId="10B9BDB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872C938" w14:textId="2EBB2A18" w:rsidR="00280B70" w:rsidRPr="00616452" w:rsidRDefault="00280B70" w:rsidP="003019B5">
            <w:pPr>
              <w:jc w:val="center"/>
              <w:rPr>
                <w:rFonts w:ascii="Times New Roman" w:hAnsi="Times New Roman" w:cs="Times New Roman"/>
                <w:b/>
                <w:bCs/>
              </w:rPr>
            </w:pPr>
            <w:r>
              <w:rPr>
                <w:rFonts w:ascii="Times New Roman" w:hAnsi="Times New Roman" w:cs="Times New Roman"/>
                <w:b/>
                <w:bCs/>
              </w:rPr>
              <w:t>BP3</w:t>
            </w:r>
          </w:p>
        </w:tc>
        <w:tc>
          <w:tcPr>
            <w:tcW w:w="1721" w:type="dxa"/>
            <w:noWrap/>
            <w:vAlign w:val="center"/>
            <w:hideMark/>
          </w:tcPr>
          <w:p w14:paraId="0F566154"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7FE09141" w14:textId="77777777" w:rsidR="00280B70" w:rsidRPr="00616452" w:rsidRDefault="00280B70" w:rsidP="003019B5">
            <w:pPr>
              <w:jc w:val="center"/>
              <w:rPr>
                <w:rFonts w:ascii="Times New Roman" w:hAnsi="Times New Roman" w:cs="Times New Roman"/>
              </w:rPr>
            </w:pPr>
          </w:p>
        </w:tc>
        <w:tc>
          <w:tcPr>
            <w:tcW w:w="909" w:type="dxa"/>
            <w:noWrap/>
            <w:hideMark/>
          </w:tcPr>
          <w:p w14:paraId="65315E3A" w14:textId="77777777" w:rsidR="00280B70" w:rsidRPr="00616452" w:rsidRDefault="00280B70" w:rsidP="003019B5">
            <w:pPr>
              <w:jc w:val="center"/>
              <w:rPr>
                <w:rFonts w:ascii="Times New Roman" w:hAnsi="Times New Roman" w:cs="Times New Roman"/>
              </w:rPr>
            </w:pPr>
          </w:p>
        </w:tc>
        <w:tc>
          <w:tcPr>
            <w:tcW w:w="891" w:type="dxa"/>
            <w:noWrap/>
            <w:hideMark/>
          </w:tcPr>
          <w:p w14:paraId="31F8BB67" w14:textId="77777777" w:rsidR="00280B70" w:rsidRPr="00616452" w:rsidRDefault="00280B70" w:rsidP="003019B5">
            <w:pPr>
              <w:jc w:val="center"/>
              <w:rPr>
                <w:rFonts w:ascii="Times New Roman" w:hAnsi="Times New Roman" w:cs="Times New Roman"/>
              </w:rPr>
            </w:pPr>
          </w:p>
        </w:tc>
      </w:tr>
      <w:tr w:rsidR="00280B70" w:rsidRPr="00616452" w14:paraId="40C666BC" w14:textId="77777777" w:rsidTr="00280B70">
        <w:trPr>
          <w:trHeight w:val="306"/>
        </w:trPr>
        <w:tc>
          <w:tcPr>
            <w:tcW w:w="963" w:type="dxa"/>
            <w:vMerge/>
            <w:vAlign w:val="bottom"/>
          </w:tcPr>
          <w:p w14:paraId="481AF1C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5204395" w14:textId="219E11BB" w:rsidR="00280B70" w:rsidRPr="00616452" w:rsidRDefault="00280B70" w:rsidP="00551434">
            <w:pPr>
              <w:jc w:val="center"/>
              <w:rPr>
                <w:rFonts w:ascii="Times New Roman" w:hAnsi="Times New Roman" w:cs="Times New Roman"/>
                <w:b/>
                <w:bCs/>
              </w:rPr>
            </w:pPr>
          </w:p>
        </w:tc>
        <w:tc>
          <w:tcPr>
            <w:tcW w:w="1721" w:type="dxa"/>
            <w:noWrap/>
            <w:vAlign w:val="center"/>
          </w:tcPr>
          <w:p w14:paraId="013FB4A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40128C2" w14:textId="3736320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-16.08</w:t>
            </w:r>
          </w:p>
        </w:tc>
        <w:tc>
          <w:tcPr>
            <w:tcW w:w="909" w:type="dxa"/>
            <w:noWrap/>
          </w:tcPr>
          <w:p w14:paraId="3B854AA8" w14:textId="1FA845A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-35.4</w:t>
            </w:r>
          </w:p>
        </w:tc>
        <w:tc>
          <w:tcPr>
            <w:tcW w:w="891" w:type="dxa"/>
            <w:noWrap/>
          </w:tcPr>
          <w:p w14:paraId="038DEC82" w14:textId="3D48270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9.02</w:t>
            </w:r>
          </w:p>
        </w:tc>
      </w:tr>
      <w:tr w:rsidR="00280B70" w:rsidRPr="00616452" w14:paraId="2354E07F" w14:textId="77777777" w:rsidTr="00280B70">
        <w:trPr>
          <w:trHeight w:val="306"/>
        </w:trPr>
        <w:tc>
          <w:tcPr>
            <w:tcW w:w="963" w:type="dxa"/>
            <w:vMerge/>
            <w:vAlign w:val="bottom"/>
          </w:tcPr>
          <w:p w14:paraId="3E34D9B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16601B42" w14:textId="4CBB0829" w:rsidR="00280B70" w:rsidRPr="00616452" w:rsidRDefault="00280B70" w:rsidP="00551434">
            <w:pPr>
              <w:jc w:val="center"/>
              <w:rPr>
                <w:rFonts w:ascii="Times New Roman" w:hAnsi="Times New Roman" w:cs="Times New Roman"/>
                <w:b/>
                <w:bCs/>
              </w:rPr>
            </w:pPr>
          </w:p>
        </w:tc>
        <w:tc>
          <w:tcPr>
            <w:tcW w:w="1721" w:type="dxa"/>
            <w:noWrap/>
            <w:vAlign w:val="center"/>
          </w:tcPr>
          <w:p w14:paraId="77607EF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BF3BB8C" w14:textId="3155D4BA" w:rsidR="00280B70" w:rsidRPr="00E31BEF" w:rsidRDefault="00280B70" w:rsidP="00551434">
            <w:pPr>
              <w:jc w:val="center"/>
              <w:rPr>
                <w:rFonts w:ascii="Times New Roman" w:hAnsi="Times New Roman" w:cs="Times New Roman"/>
              </w:rPr>
            </w:pPr>
            <w:r w:rsidRPr="00E31BEF">
              <w:rPr>
                <w:rFonts w:ascii="Helvetica Neue" w:hAnsi="Helvetica Neue"/>
                <w:color w:val="000000" w:themeColor="text1"/>
                <w:sz w:val="15"/>
                <w:szCs w:val="15"/>
              </w:rPr>
              <w:t>-26.04</w:t>
            </w:r>
          </w:p>
        </w:tc>
        <w:tc>
          <w:tcPr>
            <w:tcW w:w="909" w:type="dxa"/>
            <w:noWrap/>
          </w:tcPr>
          <w:p w14:paraId="606ECE30" w14:textId="4AA6F26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-41.81</w:t>
            </w:r>
          </w:p>
        </w:tc>
        <w:tc>
          <w:tcPr>
            <w:tcW w:w="891" w:type="dxa"/>
            <w:noWrap/>
          </w:tcPr>
          <w:p w14:paraId="15E8E999" w14:textId="2BDE9D8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-5.99</w:t>
            </w:r>
          </w:p>
        </w:tc>
      </w:tr>
      <w:tr w:rsidR="00280B70" w:rsidRPr="00616452" w14:paraId="54368C85" w14:textId="77777777" w:rsidTr="00280B70">
        <w:trPr>
          <w:trHeight w:val="306"/>
        </w:trPr>
        <w:tc>
          <w:tcPr>
            <w:tcW w:w="963" w:type="dxa"/>
            <w:vMerge/>
            <w:vAlign w:val="bottom"/>
          </w:tcPr>
          <w:p w14:paraId="1A1E8983"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A352CA0" w14:textId="0C90627A" w:rsidR="00280B70" w:rsidRPr="00616452" w:rsidRDefault="00280B70" w:rsidP="00551434">
            <w:pPr>
              <w:jc w:val="center"/>
              <w:rPr>
                <w:rFonts w:ascii="Times New Roman" w:hAnsi="Times New Roman" w:cs="Times New Roman"/>
                <w:b/>
                <w:bCs/>
              </w:rPr>
            </w:pPr>
          </w:p>
        </w:tc>
        <w:tc>
          <w:tcPr>
            <w:tcW w:w="1721" w:type="dxa"/>
            <w:noWrap/>
            <w:vAlign w:val="center"/>
          </w:tcPr>
          <w:p w14:paraId="027D095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11DB8BB3" w14:textId="075F11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-21.55</w:t>
            </w:r>
          </w:p>
        </w:tc>
        <w:tc>
          <w:tcPr>
            <w:tcW w:w="909" w:type="dxa"/>
            <w:noWrap/>
          </w:tcPr>
          <w:p w14:paraId="2E8AFDA4" w14:textId="50DD976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-43.36</w:t>
            </w:r>
          </w:p>
        </w:tc>
        <w:tc>
          <w:tcPr>
            <w:tcW w:w="891" w:type="dxa"/>
            <w:noWrap/>
          </w:tcPr>
          <w:p w14:paraId="25313C1F" w14:textId="55E62AB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8.66</w:t>
            </w:r>
          </w:p>
        </w:tc>
      </w:tr>
      <w:tr w:rsidR="00280B70" w:rsidRPr="00616452" w14:paraId="76FD6EBE" w14:textId="77777777" w:rsidTr="00280B70">
        <w:trPr>
          <w:trHeight w:val="306"/>
        </w:trPr>
        <w:tc>
          <w:tcPr>
            <w:tcW w:w="963" w:type="dxa"/>
            <w:vMerge w:val="restart"/>
            <w:vAlign w:val="center"/>
          </w:tcPr>
          <w:p w14:paraId="0687EFFB" w14:textId="26D359E4"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hideMark/>
          </w:tcPr>
          <w:p w14:paraId="4BB99E89" w14:textId="208E19FE" w:rsidR="00280B70" w:rsidRPr="00616452" w:rsidRDefault="00280B70" w:rsidP="003019B5">
            <w:pPr>
              <w:jc w:val="center"/>
              <w:rPr>
                <w:rFonts w:ascii="Times New Roman" w:hAnsi="Times New Roman" w:cs="Times New Roman"/>
              </w:rPr>
            </w:pPr>
          </w:p>
        </w:tc>
        <w:tc>
          <w:tcPr>
            <w:tcW w:w="1721" w:type="dxa"/>
            <w:noWrap/>
            <w:hideMark/>
          </w:tcPr>
          <w:p w14:paraId="4BFEF27B"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0EA9312D" w14:textId="77777777" w:rsidR="00280B70" w:rsidRPr="00616452" w:rsidRDefault="00280B70" w:rsidP="003019B5">
            <w:pPr>
              <w:jc w:val="center"/>
              <w:rPr>
                <w:rFonts w:ascii="Times New Roman" w:hAnsi="Times New Roman" w:cs="Times New Roman"/>
              </w:rPr>
            </w:pPr>
          </w:p>
        </w:tc>
        <w:tc>
          <w:tcPr>
            <w:tcW w:w="909" w:type="dxa"/>
            <w:noWrap/>
            <w:hideMark/>
          </w:tcPr>
          <w:p w14:paraId="0BD052AF" w14:textId="77777777" w:rsidR="00280B70" w:rsidRPr="00616452" w:rsidRDefault="00280B70" w:rsidP="003019B5">
            <w:pPr>
              <w:jc w:val="center"/>
              <w:rPr>
                <w:rFonts w:ascii="Times New Roman" w:hAnsi="Times New Roman" w:cs="Times New Roman"/>
              </w:rPr>
            </w:pPr>
          </w:p>
        </w:tc>
        <w:tc>
          <w:tcPr>
            <w:tcW w:w="891" w:type="dxa"/>
            <w:noWrap/>
            <w:hideMark/>
          </w:tcPr>
          <w:p w14:paraId="5200B40D" w14:textId="77777777" w:rsidR="00280B70" w:rsidRPr="00616452" w:rsidRDefault="00280B70" w:rsidP="003019B5">
            <w:pPr>
              <w:jc w:val="center"/>
              <w:rPr>
                <w:rFonts w:ascii="Times New Roman" w:hAnsi="Times New Roman" w:cs="Times New Roman"/>
              </w:rPr>
            </w:pPr>
          </w:p>
        </w:tc>
      </w:tr>
      <w:tr w:rsidR="00280B70" w:rsidRPr="00616452" w14:paraId="33EE345C" w14:textId="77777777" w:rsidTr="00280B70">
        <w:trPr>
          <w:trHeight w:val="306"/>
        </w:trPr>
        <w:tc>
          <w:tcPr>
            <w:tcW w:w="963" w:type="dxa"/>
            <w:vMerge/>
            <w:vAlign w:val="center"/>
          </w:tcPr>
          <w:p w14:paraId="4207B5BB"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38E622F" w14:textId="280E2755" w:rsidR="00280B70" w:rsidRPr="00616452" w:rsidRDefault="00280B70" w:rsidP="00551434">
            <w:pPr>
              <w:jc w:val="center"/>
              <w:rPr>
                <w:rFonts w:ascii="Times New Roman" w:hAnsi="Times New Roman" w:cs="Times New Roman"/>
              </w:rPr>
            </w:pPr>
          </w:p>
        </w:tc>
        <w:tc>
          <w:tcPr>
            <w:tcW w:w="1721" w:type="dxa"/>
            <w:noWrap/>
            <w:hideMark/>
          </w:tcPr>
          <w:p w14:paraId="63349A62"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4137E36" w14:textId="1D0FC7C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-23.03</w:t>
            </w:r>
          </w:p>
        </w:tc>
        <w:tc>
          <w:tcPr>
            <w:tcW w:w="909" w:type="dxa"/>
            <w:noWrap/>
            <w:hideMark/>
          </w:tcPr>
          <w:p w14:paraId="2ADDCAF0" w14:textId="55E921D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-44.39</w:t>
            </w:r>
          </w:p>
        </w:tc>
        <w:tc>
          <w:tcPr>
            <w:tcW w:w="891" w:type="dxa"/>
            <w:noWrap/>
            <w:hideMark/>
          </w:tcPr>
          <w:p w14:paraId="19BF33A1" w14:textId="70D9811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6.54</w:t>
            </w:r>
          </w:p>
        </w:tc>
      </w:tr>
      <w:tr w:rsidR="00280B70" w:rsidRPr="00616452" w14:paraId="69740059" w14:textId="77777777" w:rsidTr="00280B70">
        <w:trPr>
          <w:trHeight w:val="306"/>
        </w:trPr>
        <w:tc>
          <w:tcPr>
            <w:tcW w:w="963" w:type="dxa"/>
            <w:vMerge/>
            <w:vAlign w:val="center"/>
          </w:tcPr>
          <w:p w14:paraId="1C364FD7"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545B835D" w14:textId="3CD39635" w:rsidR="00280B70" w:rsidRPr="00616452" w:rsidRDefault="00280B70" w:rsidP="00551434">
            <w:pPr>
              <w:jc w:val="center"/>
              <w:rPr>
                <w:rFonts w:ascii="Times New Roman" w:hAnsi="Times New Roman" w:cs="Times New Roman"/>
                <w:b/>
                <w:bCs/>
              </w:rPr>
            </w:pPr>
          </w:p>
        </w:tc>
        <w:tc>
          <w:tcPr>
            <w:tcW w:w="1721" w:type="dxa"/>
            <w:noWrap/>
            <w:hideMark/>
          </w:tcPr>
          <w:p w14:paraId="783DB52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5BED5D" w14:textId="06CC0CA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-8.78</w:t>
            </w:r>
          </w:p>
        </w:tc>
        <w:tc>
          <w:tcPr>
            <w:tcW w:w="909" w:type="dxa"/>
            <w:noWrap/>
            <w:hideMark/>
          </w:tcPr>
          <w:p w14:paraId="4BADF235" w14:textId="7986CAE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-31</w:t>
            </w:r>
          </w:p>
        </w:tc>
        <w:tc>
          <w:tcPr>
            <w:tcW w:w="891" w:type="dxa"/>
            <w:noWrap/>
            <w:hideMark/>
          </w:tcPr>
          <w:p w14:paraId="6B31CAF8" w14:textId="3252453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20.6</w:t>
            </w:r>
          </w:p>
        </w:tc>
      </w:tr>
      <w:tr w:rsidR="00280B70" w:rsidRPr="00616452" w14:paraId="36B44593" w14:textId="77777777" w:rsidTr="00280B70">
        <w:trPr>
          <w:trHeight w:val="306"/>
        </w:trPr>
        <w:tc>
          <w:tcPr>
            <w:tcW w:w="963" w:type="dxa"/>
            <w:vMerge/>
            <w:vAlign w:val="center"/>
          </w:tcPr>
          <w:p w14:paraId="5613E2E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23E56E9" w14:textId="6AA1A3C0" w:rsidR="00280B70" w:rsidRPr="00616452" w:rsidRDefault="00280B70" w:rsidP="00551434">
            <w:pPr>
              <w:jc w:val="center"/>
              <w:rPr>
                <w:rFonts w:ascii="Times New Roman" w:hAnsi="Times New Roman" w:cs="Times New Roman"/>
                <w:b/>
                <w:bCs/>
              </w:rPr>
            </w:pPr>
          </w:p>
        </w:tc>
        <w:tc>
          <w:tcPr>
            <w:tcW w:w="1721" w:type="dxa"/>
            <w:noWrap/>
          </w:tcPr>
          <w:p w14:paraId="2340B4E5"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468854B" w14:textId="6BA5A3E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-17.51</w:t>
            </w:r>
          </w:p>
        </w:tc>
        <w:tc>
          <w:tcPr>
            <w:tcW w:w="909" w:type="dxa"/>
            <w:noWrap/>
          </w:tcPr>
          <w:p w14:paraId="38CE4864" w14:textId="5ABC4B6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-43.95</w:t>
            </w:r>
          </w:p>
        </w:tc>
        <w:tc>
          <w:tcPr>
            <w:tcW w:w="891" w:type="dxa"/>
            <w:noWrap/>
          </w:tcPr>
          <w:p w14:paraId="5CBBFC5E" w14:textId="6E7D38F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21.41</w:t>
            </w:r>
          </w:p>
        </w:tc>
      </w:tr>
      <w:tr w:rsidR="00280B70" w:rsidRPr="00616452" w14:paraId="35170666" w14:textId="77777777" w:rsidTr="00280B70">
        <w:trPr>
          <w:trHeight w:val="306"/>
        </w:trPr>
        <w:tc>
          <w:tcPr>
            <w:tcW w:w="963" w:type="dxa"/>
            <w:vMerge w:val="restart"/>
            <w:vAlign w:val="center"/>
          </w:tcPr>
          <w:p w14:paraId="439A5A80" w14:textId="3D635CD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3CDDEBF3" w14:textId="7EB4AAE8" w:rsidR="00280B70" w:rsidRPr="00616452" w:rsidRDefault="00280B70" w:rsidP="003019B5">
            <w:pPr>
              <w:jc w:val="center"/>
              <w:rPr>
                <w:rFonts w:ascii="Times New Roman" w:hAnsi="Times New Roman" w:cs="Times New Roman"/>
                <w:b/>
                <w:bCs/>
              </w:rPr>
            </w:pPr>
            <w:r>
              <w:rPr>
                <w:rFonts w:ascii="Times New Roman" w:hAnsi="Times New Roman" w:cs="Times New Roman"/>
                <w:b/>
                <w:bCs/>
              </w:rPr>
              <w:t>TRS</w:t>
            </w:r>
          </w:p>
        </w:tc>
        <w:tc>
          <w:tcPr>
            <w:tcW w:w="1721" w:type="dxa"/>
            <w:noWrap/>
            <w:vAlign w:val="center"/>
            <w:hideMark/>
          </w:tcPr>
          <w:p w14:paraId="3F16C6BD"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7D315C7" w14:textId="77777777" w:rsidR="00280B70" w:rsidRPr="00616452" w:rsidRDefault="00280B70" w:rsidP="003019B5">
            <w:pPr>
              <w:jc w:val="center"/>
              <w:rPr>
                <w:rFonts w:ascii="Times New Roman" w:hAnsi="Times New Roman" w:cs="Times New Roman"/>
              </w:rPr>
            </w:pPr>
          </w:p>
        </w:tc>
        <w:tc>
          <w:tcPr>
            <w:tcW w:w="909" w:type="dxa"/>
            <w:noWrap/>
            <w:hideMark/>
          </w:tcPr>
          <w:p w14:paraId="27F75A52" w14:textId="77777777" w:rsidR="00280B70" w:rsidRPr="00616452" w:rsidRDefault="00280B70" w:rsidP="003019B5">
            <w:pPr>
              <w:jc w:val="center"/>
              <w:rPr>
                <w:rFonts w:ascii="Times New Roman" w:hAnsi="Times New Roman" w:cs="Times New Roman"/>
              </w:rPr>
            </w:pPr>
          </w:p>
        </w:tc>
        <w:tc>
          <w:tcPr>
            <w:tcW w:w="891" w:type="dxa"/>
            <w:noWrap/>
            <w:hideMark/>
          </w:tcPr>
          <w:p w14:paraId="5750CC43" w14:textId="77777777" w:rsidR="00280B70" w:rsidRPr="00616452" w:rsidRDefault="00280B70" w:rsidP="003019B5">
            <w:pPr>
              <w:jc w:val="center"/>
              <w:rPr>
                <w:rFonts w:ascii="Times New Roman" w:hAnsi="Times New Roman" w:cs="Times New Roman"/>
              </w:rPr>
            </w:pPr>
          </w:p>
        </w:tc>
      </w:tr>
      <w:tr w:rsidR="00280B70" w:rsidRPr="00616452" w14:paraId="2A8E3B53" w14:textId="77777777" w:rsidTr="00280B70">
        <w:trPr>
          <w:trHeight w:val="306"/>
        </w:trPr>
        <w:tc>
          <w:tcPr>
            <w:tcW w:w="963" w:type="dxa"/>
            <w:vMerge/>
            <w:vAlign w:val="bottom"/>
          </w:tcPr>
          <w:p w14:paraId="6747397D"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4F5D5504" w14:textId="138EC5CE" w:rsidR="00280B70" w:rsidRPr="00616452" w:rsidRDefault="00280B70" w:rsidP="00551434">
            <w:pPr>
              <w:jc w:val="center"/>
              <w:rPr>
                <w:rFonts w:ascii="Times New Roman" w:hAnsi="Times New Roman" w:cs="Times New Roman"/>
              </w:rPr>
            </w:pPr>
          </w:p>
        </w:tc>
        <w:tc>
          <w:tcPr>
            <w:tcW w:w="1721" w:type="dxa"/>
            <w:noWrap/>
            <w:vAlign w:val="center"/>
            <w:hideMark/>
          </w:tcPr>
          <w:p w14:paraId="0FCDE1A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856F339" w14:textId="51CBDD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-16.23</w:t>
            </w:r>
          </w:p>
        </w:tc>
        <w:tc>
          <w:tcPr>
            <w:tcW w:w="909" w:type="dxa"/>
            <w:noWrap/>
            <w:hideMark/>
          </w:tcPr>
          <w:p w14:paraId="6ABDC1F3" w14:textId="4F06E5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-37.84</w:t>
            </w:r>
          </w:p>
        </w:tc>
        <w:tc>
          <w:tcPr>
            <w:tcW w:w="891" w:type="dxa"/>
            <w:noWrap/>
            <w:hideMark/>
          </w:tcPr>
          <w:p w14:paraId="0CC664DE" w14:textId="329F8989"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12.91</w:t>
            </w:r>
          </w:p>
        </w:tc>
      </w:tr>
      <w:tr w:rsidR="00280B70" w:rsidRPr="00616452" w14:paraId="228DBA14" w14:textId="77777777" w:rsidTr="00280B70">
        <w:trPr>
          <w:trHeight w:val="306"/>
        </w:trPr>
        <w:tc>
          <w:tcPr>
            <w:tcW w:w="963" w:type="dxa"/>
            <w:vMerge/>
            <w:vAlign w:val="bottom"/>
          </w:tcPr>
          <w:p w14:paraId="5BDBC65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D86BAA4" w14:textId="32755F74" w:rsidR="00280B70" w:rsidRPr="00616452" w:rsidRDefault="00280B70" w:rsidP="00551434">
            <w:pPr>
              <w:jc w:val="center"/>
              <w:rPr>
                <w:rFonts w:ascii="Times New Roman" w:hAnsi="Times New Roman" w:cs="Times New Roman"/>
              </w:rPr>
            </w:pPr>
          </w:p>
        </w:tc>
        <w:tc>
          <w:tcPr>
            <w:tcW w:w="1721" w:type="dxa"/>
            <w:noWrap/>
            <w:vAlign w:val="center"/>
          </w:tcPr>
          <w:p w14:paraId="00BE6BE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243E2D06" w14:textId="3F05231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-17.87</w:t>
            </w:r>
          </w:p>
        </w:tc>
        <w:tc>
          <w:tcPr>
            <w:tcW w:w="909" w:type="dxa"/>
            <w:noWrap/>
          </w:tcPr>
          <w:p w14:paraId="00520A30" w14:textId="661ADAB1"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-37.81</w:t>
            </w:r>
          </w:p>
        </w:tc>
        <w:tc>
          <w:tcPr>
            <w:tcW w:w="891" w:type="dxa"/>
            <w:noWrap/>
          </w:tcPr>
          <w:p w14:paraId="665D8B98" w14:textId="79250D04"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8.47</w:t>
            </w:r>
          </w:p>
        </w:tc>
      </w:tr>
      <w:tr w:rsidR="00280B70" w:rsidRPr="00616452" w14:paraId="048F1E9B" w14:textId="77777777" w:rsidTr="00280B70">
        <w:trPr>
          <w:trHeight w:val="306"/>
        </w:trPr>
        <w:tc>
          <w:tcPr>
            <w:tcW w:w="963" w:type="dxa"/>
            <w:vMerge/>
            <w:vAlign w:val="bottom"/>
          </w:tcPr>
          <w:p w14:paraId="4C96583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3228645D" w14:textId="1954282F" w:rsidR="00280B70" w:rsidRPr="00616452" w:rsidRDefault="00280B70" w:rsidP="00551434">
            <w:pPr>
              <w:jc w:val="center"/>
              <w:rPr>
                <w:rFonts w:ascii="Times New Roman" w:hAnsi="Times New Roman" w:cs="Times New Roman"/>
              </w:rPr>
            </w:pPr>
          </w:p>
        </w:tc>
        <w:tc>
          <w:tcPr>
            <w:tcW w:w="1721" w:type="dxa"/>
            <w:noWrap/>
            <w:vAlign w:val="center"/>
          </w:tcPr>
          <w:p w14:paraId="3A0759E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71138E1" w14:textId="01B0A4C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-17.63</w:t>
            </w:r>
          </w:p>
        </w:tc>
        <w:tc>
          <w:tcPr>
            <w:tcW w:w="909" w:type="dxa"/>
            <w:noWrap/>
          </w:tcPr>
          <w:p w14:paraId="7ABFE587" w14:textId="08C84EFA"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-40.19</w:t>
            </w:r>
          </w:p>
        </w:tc>
        <w:tc>
          <w:tcPr>
            <w:tcW w:w="891" w:type="dxa"/>
            <w:noWrap/>
          </w:tcPr>
          <w:p w14:paraId="2ED56B6C" w14:textId="65E1C6D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13.44</w:t>
            </w:r>
          </w:p>
        </w:tc>
      </w:tr>
      <w:tr w:rsidR="00280B70" w:rsidRPr="00616452" w14:paraId="42EA2B51" w14:textId="77777777" w:rsidTr="00280B70">
        <w:trPr>
          <w:trHeight w:val="306"/>
        </w:trPr>
        <w:tc>
          <w:tcPr>
            <w:tcW w:w="963" w:type="dxa"/>
            <w:vMerge w:val="restart"/>
            <w:vAlign w:val="center"/>
          </w:tcPr>
          <w:p w14:paraId="7704A8C6" w14:textId="524F39F6"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195C627" w14:textId="3EC3C260" w:rsidR="00280B70" w:rsidRPr="00616452" w:rsidRDefault="00280B70" w:rsidP="003019B5">
            <w:pPr>
              <w:jc w:val="center"/>
              <w:rPr>
                <w:rFonts w:ascii="Times New Roman" w:hAnsi="Times New Roman" w:cs="Times New Roman"/>
              </w:rPr>
            </w:pPr>
          </w:p>
        </w:tc>
        <w:tc>
          <w:tcPr>
            <w:tcW w:w="1721" w:type="dxa"/>
            <w:noWrap/>
          </w:tcPr>
          <w:p w14:paraId="3BBAF297"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DF96D17" w14:textId="77777777" w:rsidR="00280B70" w:rsidRPr="00616452" w:rsidRDefault="00280B70" w:rsidP="003019B5">
            <w:pPr>
              <w:jc w:val="center"/>
              <w:rPr>
                <w:rFonts w:ascii="Times New Roman" w:hAnsi="Times New Roman" w:cs="Times New Roman"/>
                <w:color w:val="000000"/>
              </w:rPr>
            </w:pPr>
          </w:p>
        </w:tc>
        <w:tc>
          <w:tcPr>
            <w:tcW w:w="909" w:type="dxa"/>
            <w:noWrap/>
          </w:tcPr>
          <w:p w14:paraId="34DAC3DA" w14:textId="77777777" w:rsidR="00280B70" w:rsidRPr="00616452" w:rsidRDefault="00280B70" w:rsidP="003019B5">
            <w:pPr>
              <w:jc w:val="center"/>
              <w:rPr>
                <w:rFonts w:ascii="Times New Roman" w:hAnsi="Times New Roman" w:cs="Times New Roman"/>
                <w:color w:val="000000"/>
              </w:rPr>
            </w:pPr>
          </w:p>
        </w:tc>
        <w:tc>
          <w:tcPr>
            <w:tcW w:w="891" w:type="dxa"/>
            <w:noWrap/>
          </w:tcPr>
          <w:p w14:paraId="47985A63" w14:textId="77777777" w:rsidR="00280B70" w:rsidRPr="00616452" w:rsidRDefault="00280B70" w:rsidP="003019B5">
            <w:pPr>
              <w:jc w:val="center"/>
              <w:rPr>
                <w:rFonts w:ascii="Times New Roman" w:hAnsi="Times New Roman" w:cs="Times New Roman"/>
                <w:color w:val="000000"/>
              </w:rPr>
            </w:pPr>
          </w:p>
        </w:tc>
      </w:tr>
      <w:tr w:rsidR="00280B70" w:rsidRPr="00616452" w14:paraId="3717C853" w14:textId="77777777" w:rsidTr="00280B70">
        <w:trPr>
          <w:trHeight w:val="306"/>
        </w:trPr>
        <w:tc>
          <w:tcPr>
            <w:tcW w:w="963" w:type="dxa"/>
            <w:vMerge/>
            <w:vAlign w:val="bottom"/>
          </w:tcPr>
          <w:p w14:paraId="09CD2DE6"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C8C8EEE" w14:textId="08CBB436" w:rsidR="00280B70" w:rsidRPr="00616452" w:rsidRDefault="00280B70" w:rsidP="00551434">
            <w:pPr>
              <w:jc w:val="center"/>
              <w:rPr>
                <w:rFonts w:ascii="Times New Roman" w:hAnsi="Times New Roman" w:cs="Times New Roman"/>
              </w:rPr>
            </w:pPr>
          </w:p>
        </w:tc>
        <w:tc>
          <w:tcPr>
            <w:tcW w:w="1721" w:type="dxa"/>
            <w:noWrap/>
          </w:tcPr>
          <w:p w14:paraId="5D5FD1B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FFDA4D6" w14:textId="25A2359D"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-13.31</w:t>
            </w:r>
          </w:p>
        </w:tc>
        <w:tc>
          <w:tcPr>
            <w:tcW w:w="909" w:type="dxa"/>
            <w:noWrap/>
          </w:tcPr>
          <w:p w14:paraId="00A97E89" w14:textId="31EBF08C"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-34.9</w:t>
            </w:r>
          </w:p>
        </w:tc>
        <w:tc>
          <w:tcPr>
            <w:tcW w:w="891" w:type="dxa"/>
            <w:noWrap/>
          </w:tcPr>
          <w:p w14:paraId="01680A9E" w14:textId="6A28E8EF"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15.43</w:t>
            </w:r>
          </w:p>
        </w:tc>
      </w:tr>
      <w:tr w:rsidR="00280B70" w:rsidRPr="00616452" w14:paraId="79BD427E" w14:textId="77777777" w:rsidTr="00280B70">
        <w:trPr>
          <w:trHeight w:val="306"/>
        </w:trPr>
        <w:tc>
          <w:tcPr>
            <w:tcW w:w="963" w:type="dxa"/>
            <w:vMerge/>
            <w:vAlign w:val="bottom"/>
          </w:tcPr>
          <w:p w14:paraId="3A34A07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266CDB37" w14:textId="1F667F76" w:rsidR="00280B70" w:rsidRPr="00616452" w:rsidRDefault="00280B70" w:rsidP="00551434">
            <w:pPr>
              <w:jc w:val="center"/>
              <w:rPr>
                <w:rFonts w:ascii="Times New Roman" w:hAnsi="Times New Roman" w:cs="Times New Roman"/>
                <w:b/>
                <w:bCs/>
              </w:rPr>
            </w:pPr>
          </w:p>
        </w:tc>
        <w:tc>
          <w:tcPr>
            <w:tcW w:w="1721" w:type="dxa"/>
            <w:noWrap/>
            <w:hideMark/>
          </w:tcPr>
          <w:p w14:paraId="7EEB548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51727EC" w14:textId="1E96469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-7.74</w:t>
            </w:r>
          </w:p>
        </w:tc>
        <w:tc>
          <w:tcPr>
            <w:tcW w:w="909" w:type="dxa"/>
            <w:noWrap/>
            <w:hideMark/>
          </w:tcPr>
          <w:p w14:paraId="046350E5" w14:textId="12E4D8C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-29.12</w:t>
            </w:r>
          </w:p>
        </w:tc>
        <w:tc>
          <w:tcPr>
            <w:tcW w:w="891" w:type="dxa"/>
            <w:noWrap/>
            <w:hideMark/>
          </w:tcPr>
          <w:p w14:paraId="71231198" w14:textId="3832FAC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20.09</w:t>
            </w:r>
          </w:p>
        </w:tc>
      </w:tr>
      <w:tr w:rsidR="00280B70" w:rsidRPr="00616452" w14:paraId="3C1F53CF" w14:textId="77777777" w:rsidTr="00280B70">
        <w:trPr>
          <w:trHeight w:val="306"/>
        </w:trPr>
        <w:tc>
          <w:tcPr>
            <w:tcW w:w="963" w:type="dxa"/>
            <w:vMerge/>
            <w:vAlign w:val="bottom"/>
          </w:tcPr>
          <w:p w14:paraId="73BCF363"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CACE710" w14:textId="0FFCE3D4" w:rsidR="00280B70" w:rsidRPr="00616452" w:rsidRDefault="00280B70" w:rsidP="00551434">
            <w:pPr>
              <w:jc w:val="center"/>
              <w:rPr>
                <w:rFonts w:ascii="Times New Roman" w:hAnsi="Times New Roman" w:cs="Times New Roman"/>
                <w:b/>
                <w:bCs/>
              </w:rPr>
            </w:pPr>
          </w:p>
        </w:tc>
        <w:tc>
          <w:tcPr>
            <w:tcW w:w="1721" w:type="dxa"/>
            <w:noWrap/>
            <w:hideMark/>
          </w:tcPr>
          <w:p w14:paraId="0A32EDE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EDE7F41" w14:textId="381E4CD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-30.31</w:t>
            </w:r>
          </w:p>
        </w:tc>
        <w:tc>
          <w:tcPr>
            <w:tcW w:w="909" w:type="dxa"/>
            <w:noWrap/>
            <w:hideMark/>
          </w:tcPr>
          <w:p w14:paraId="18C4B882" w14:textId="4E82DCF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-48.6</w:t>
            </w:r>
          </w:p>
        </w:tc>
        <w:tc>
          <w:tcPr>
            <w:tcW w:w="891" w:type="dxa"/>
            <w:noWrap/>
            <w:hideMark/>
          </w:tcPr>
          <w:p w14:paraId="4DE7092D" w14:textId="78644C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-5.52</w:t>
            </w:r>
          </w:p>
        </w:tc>
      </w:tr>
      <w:tr w:rsidR="00280B70" w:rsidRPr="00616452" w14:paraId="3D35C7C1" w14:textId="77777777" w:rsidTr="00280B70">
        <w:trPr>
          <w:trHeight w:val="306"/>
        </w:trPr>
        <w:tc>
          <w:tcPr>
            <w:tcW w:w="963" w:type="dxa"/>
            <w:vMerge w:val="restart"/>
            <w:vAlign w:val="center"/>
          </w:tcPr>
          <w:p w14:paraId="3D4C1F1E" w14:textId="62A57F3E"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18DEF6D5" w14:textId="3B919E0B" w:rsidR="00280B70" w:rsidRPr="00E75DAC" w:rsidRDefault="00280B70" w:rsidP="003019B5">
            <w:pPr>
              <w:jc w:val="center"/>
              <w:rPr>
                <w:rFonts w:ascii="Times New Roman" w:hAnsi="Times New Roman" w:cs="Times New Roman"/>
                <w:b/>
                <w:bCs/>
              </w:rPr>
            </w:pPr>
            <w:r w:rsidRPr="00E75DAC">
              <w:rPr>
                <w:rFonts w:ascii="Times New Roman" w:hAnsi="Times New Roman" w:cs="Times New Roman"/>
                <w:b/>
                <w:bCs/>
                <w:color w:val="000000" w:themeColor="text1"/>
              </w:rPr>
              <w:t>BUP</w:t>
            </w:r>
          </w:p>
        </w:tc>
        <w:tc>
          <w:tcPr>
            <w:tcW w:w="1721" w:type="dxa"/>
            <w:noWrap/>
            <w:vAlign w:val="center"/>
            <w:hideMark/>
          </w:tcPr>
          <w:p w14:paraId="4605B4EC" w14:textId="77777777" w:rsidR="00280B70" w:rsidRPr="00AE27F2" w:rsidRDefault="00280B70" w:rsidP="003019B5">
            <w:pPr>
              <w:jc w:val="center"/>
              <w:rPr>
                <w:rFonts w:ascii="Times New Roman" w:hAnsi="Times New Roman" w:cs="Times New Roman"/>
                <w:b/>
                <w:bCs/>
              </w:rPr>
            </w:pPr>
            <w:r w:rsidRPr="00AE27F2">
              <w:rPr>
                <w:rFonts w:ascii="Times New Roman" w:hAnsi="Times New Roman" w:cs="Times New Roman"/>
                <w:b/>
                <w:bCs/>
                <w:highlight w:val="green"/>
              </w:rPr>
              <w:t>High (Ref)</w:t>
            </w:r>
          </w:p>
        </w:tc>
        <w:tc>
          <w:tcPr>
            <w:tcW w:w="1635" w:type="dxa"/>
            <w:noWrap/>
            <w:hideMark/>
          </w:tcPr>
          <w:p w14:paraId="63FA90A2" w14:textId="77777777" w:rsidR="00280B70" w:rsidRPr="00616452" w:rsidRDefault="00280B70" w:rsidP="003019B5">
            <w:pPr>
              <w:jc w:val="center"/>
              <w:rPr>
                <w:rFonts w:ascii="Times New Roman" w:hAnsi="Times New Roman" w:cs="Times New Roman"/>
              </w:rPr>
            </w:pPr>
          </w:p>
        </w:tc>
        <w:tc>
          <w:tcPr>
            <w:tcW w:w="909" w:type="dxa"/>
            <w:noWrap/>
            <w:hideMark/>
          </w:tcPr>
          <w:p w14:paraId="1E8B7AF5" w14:textId="77777777" w:rsidR="00280B70" w:rsidRPr="00616452" w:rsidRDefault="00280B70" w:rsidP="003019B5">
            <w:pPr>
              <w:jc w:val="center"/>
              <w:rPr>
                <w:rFonts w:ascii="Times New Roman" w:hAnsi="Times New Roman" w:cs="Times New Roman"/>
              </w:rPr>
            </w:pPr>
          </w:p>
        </w:tc>
        <w:tc>
          <w:tcPr>
            <w:tcW w:w="891" w:type="dxa"/>
            <w:noWrap/>
            <w:hideMark/>
          </w:tcPr>
          <w:p w14:paraId="67F8D641" w14:textId="77777777" w:rsidR="00280B70" w:rsidRPr="00616452" w:rsidRDefault="00280B70" w:rsidP="003019B5">
            <w:pPr>
              <w:jc w:val="center"/>
              <w:rPr>
                <w:rFonts w:ascii="Times New Roman" w:hAnsi="Times New Roman" w:cs="Times New Roman"/>
              </w:rPr>
            </w:pPr>
          </w:p>
        </w:tc>
      </w:tr>
      <w:tr w:rsidR="00280B70" w:rsidRPr="00616452" w14:paraId="6C09C06B" w14:textId="77777777" w:rsidTr="00280B70">
        <w:trPr>
          <w:trHeight w:val="306"/>
        </w:trPr>
        <w:tc>
          <w:tcPr>
            <w:tcW w:w="963" w:type="dxa"/>
            <w:vMerge/>
            <w:vAlign w:val="bottom"/>
          </w:tcPr>
          <w:p w14:paraId="795B45C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533D130D" w14:textId="2C52A39B" w:rsidR="00280B70" w:rsidRPr="00616452" w:rsidRDefault="00280B70" w:rsidP="00551434">
            <w:pPr>
              <w:jc w:val="center"/>
              <w:rPr>
                <w:rFonts w:ascii="Times New Roman" w:hAnsi="Times New Roman" w:cs="Times New Roman"/>
                <w:b/>
                <w:bCs/>
              </w:rPr>
            </w:pPr>
          </w:p>
        </w:tc>
        <w:tc>
          <w:tcPr>
            <w:tcW w:w="1721" w:type="dxa"/>
            <w:noWrap/>
            <w:vAlign w:val="center"/>
          </w:tcPr>
          <w:p w14:paraId="400A956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7111F60A" w14:textId="0CB025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-0.83</w:t>
            </w:r>
          </w:p>
        </w:tc>
        <w:tc>
          <w:tcPr>
            <w:tcW w:w="909" w:type="dxa"/>
            <w:noWrap/>
          </w:tcPr>
          <w:p w14:paraId="5918E03B" w14:textId="7D54D5B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-14.6</w:t>
            </w:r>
          </w:p>
        </w:tc>
        <w:tc>
          <w:tcPr>
            <w:tcW w:w="891" w:type="dxa"/>
            <w:noWrap/>
          </w:tcPr>
          <w:p w14:paraId="2A5F285A" w14:textId="0E8F5E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15.17</w:t>
            </w:r>
          </w:p>
        </w:tc>
      </w:tr>
      <w:tr w:rsidR="00280B70" w:rsidRPr="00616452" w14:paraId="4E5C809C" w14:textId="77777777" w:rsidTr="00280B70">
        <w:trPr>
          <w:trHeight w:val="306"/>
        </w:trPr>
        <w:tc>
          <w:tcPr>
            <w:tcW w:w="963" w:type="dxa"/>
            <w:vMerge/>
            <w:vAlign w:val="bottom"/>
          </w:tcPr>
          <w:p w14:paraId="5089D395"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27B07F" w14:textId="3D8FCBCA" w:rsidR="00280B70" w:rsidRPr="00616452" w:rsidRDefault="00280B70" w:rsidP="00551434">
            <w:pPr>
              <w:jc w:val="center"/>
              <w:rPr>
                <w:rFonts w:ascii="Times New Roman" w:hAnsi="Times New Roman" w:cs="Times New Roman"/>
                <w:b/>
                <w:bCs/>
              </w:rPr>
            </w:pPr>
          </w:p>
        </w:tc>
        <w:tc>
          <w:tcPr>
            <w:tcW w:w="1721" w:type="dxa"/>
            <w:noWrap/>
            <w:vAlign w:val="center"/>
          </w:tcPr>
          <w:p w14:paraId="637CA786"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033A85B" w14:textId="6E75591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2.28</w:t>
            </w:r>
          </w:p>
        </w:tc>
        <w:tc>
          <w:tcPr>
            <w:tcW w:w="909" w:type="dxa"/>
            <w:noWrap/>
          </w:tcPr>
          <w:p w14:paraId="18CE7B62" w14:textId="4EDB5E0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-12.01</w:t>
            </w:r>
          </w:p>
        </w:tc>
        <w:tc>
          <w:tcPr>
            <w:tcW w:w="891" w:type="dxa"/>
            <w:noWrap/>
          </w:tcPr>
          <w:p w14:paraId="44602DA7" w14:textId="573AD21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18.89</w:t>
            </w:r>
          </w:p>
        </w:tc>
      </w:tr>
      <w:tr w:rsidR="00280B70" w:rsidRPr="00616452" w14:paraId="3956401F" w14:textId="77777777" w:rsidTr="00280B70">
        <w:trPr>
          <w:trHeight w:val="306"/>
        </w:trPr>
        <w:tc>
          <w:tcPr>
            <w:tcW w:w="963" w:type="dxa"/>
            <w:vMerge/>
            <w:vAlign w:val="bottom"/>
          </w:tcPr>
          <w:p w14:paraId="199C6028"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BEB4D1" w14:textId="5286D4BE" w:rsidR="00280B70" w:rsidRPr="00616452" w:rsidRDefault="00280B70" w:rsidP="00551434">
            <w:pPr>
              <w:jc w:val="center"/>
              <w:rPr>
                <w:rFonts w:ascii="Times New Roman" w:hAnsi="Times New Roman" w:cs="Times New Roman"/>
                <w:b/>
                <w:bCs/>
              </w:rPr>
            </w:pPr>
          </w:p>
        </w:tc>
        <w:tc>
          <w:tcPr>
            <w:tcW w:w="1721" w:type="dxa"/>
            <w:noWrap/>
            <w:vAlign w:val="center"/>
          </w:tcPr>
          <w:p w14:paraId="2A1D450A" w14:textId="77777777" w:rsidR="00280B70" w:rsidRPr="00EF5CEF" w:rsidRDefault="00280B70" w:rsidP="00551434">
            <w:pPr>
              <w:jc w:val="center"/>
              <w:rPr>
                <w:rFonts w:ascii="Times New Roman" w:hAnsi="Times New Roman" w:cs="Times New Roman"/>
                <w:b/>
                <w:bCs/>
                <w:highlight w:val="green"/>
              </w:rPr>
            </w:pPr>
            <w:r w:rsidRPr="00EF5CEF">
              <w:rPr>
                <w:rFonts w:ascii="Times New Roman" w:hAnsi="Times New Roman" w:cs="Times New Roman"/>
                <w:b/>
                <w:bCs/>
                <w:highlight w:val="green"/>
              </w:rPr>
              <w:t>Very Low</w:t>
            </w:r>
          </w:p>
        </w:tc>
        <w:tc>
          <w:tcPr>
            <w:tcW w:w="1635" w:type="dxa"/>
            <w:noWrap/>
          </w:tcPr>
          <w:p w14:paraId="3FEE68C0" w14:textId="2CC8FBE3"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5.93</w:t>
            </w:r>
          </w:p>
        </w:tc>
        <w:tc>
          <w:tcPr>
            <w:tcW w:w="909" w:type="dxa"/>
            <w:noWrap/>
          </w:tcPr>
          <w:p w14:paraId="3835589B" w14:textId="3B7AD132"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-11.74</w:t>
            </w:r>
          </w:p>
        </w:tc>
        <w:tc>
          <w:tcPr>
            <w:tcW w:w="891" w:type="dxa"/>
            <w:noWrap/>
          </w:tcPr>
          <w:p w14:paraId="7194F764" w14:textId="4539292A"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27.14</w:t>
            </w:r>
          </w:p>
        </w:tc>
      </w:tr>
      <w:tr w:rsidR="00280B70" w:rsidRPr="00616452" w14:paraId="137AD3D4" w14:textId="77777777" w:rsidTr="00E31BEF">
        <w:trPr>
          <w:trHeight w:val="405"/>
        </w:trPr>
        <w:tc>
          <w:tcPr>
            <w:tcW w:w="963" w:type="dxa"/>
            <w:vMerge w:val="restart"/>
            <w:vAlign w:val="center"/>
          </w:tcPr>
          <w:p w14:paraId="67B433D5" w14:textId="1FCCC57A"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3CE6C445" w14:textId="1F219DEC" w:rsidR="00280B70" w:rsidRPr="00616452" w:rsidRDefault="00280B70" w:rsidP="003019B5">
            <w:pPr>
              <w:jc w:val="center"/>
              <w:rPr>
                <w:rFonts w:ascii="Times New Roman" w:hAnsi="Times New Roman" w:cs="Times New Roman"/>
                <w:b/>
                <w:bCs/>
              </w:rPr>
            </w:pPr>
          </w:p>
        </w:tc>
        <w:tc>
          <w:tcPr>
            <w:tcW w:w="1721" w:type="dxa"/>
            <w:noWrap/>
          </w:tcPr>
          <w:p w14:paraId="517754BE"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9FAE519" w14:textId="77777777" w:rsidR="00280B70" w:rsidRPr="00616452" w:rsidRDefault="00280B70" w:rsidP="003019B5">
            <w:pPr>
              <w:jc w:val="center"/>
              <w:rPr>
                <w:rFonts w:ascii="Times New Roman" w:hAnsi="Times New Roman" w:cs="Times New Roman"/>
              </w:rPr>
            </w:pPr>
          </w:p>
        </w:tc>
        <w:tc>
          <w:tcPr>
            <w:tcW w:w="909" w:type="dxa"/>
            <w:noWrap/>
          </w:tcPr>
          <w:p w14:paraId="5933D562" w14:textId="77777777" w:rsidR="00280B70" w:rsidRPr="00616452" w:rsidRDefault="00280B70" w:rsidP="003019B5">
            <w:pPr>
              <w:jc w:val="center"/>
              <w:rPr>
                <w:rFonts w:ascii="Times New Roman" w:hAnsi="Times New Roman" w:cs="Times New Roman"/>
              </w:rPr>
            </w:pPr>
          </w:p>
        </w:tc>
        <w:tc>
          <w:tcPr>
            <w:tcW w:w="891" w:type="dxa"/>
            <w:noWrap/>
          </w:tcPr>
          <w:p w14:paraId="348E009F" w14:textId="77777777" w:rsidR="00280B70" w:rsidRPr="00616452" w:rsidRDefault="00280B70" w:rsidP="003019B5">
            <w:pPr>
              <w:jc w:val="center"/>
              <w:rPr>
                <w:rFonts w:ascii="Times New Roman" w:hAnsi="Times New Roman" w:cs="Times New Roman"/>
              </w:rPr>
            </w:pPr>
          </w:p>
        </w:tc>
      </w:tr>
      <w:tr w:rsidR="00280B70" w:rsidRPr="00616452" w14:paraId="06CCAFFE" w14:textId="77777777" w:rsidTr="00280B70">
        <w:trPr>
          <w:trHeight w:val="306"/>
        </w:trPr>
        <w:tc>
          <w:tcPr>
            <w:tcW w:w="963" w:type="dxa"/>
            <w:vMerge/>
            <w:vAlign w:val="bottom"/>
          </w:tcPr>
          <w:p w14:paraId="27F275E1"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A1D312C" w14:textId="07356F10" w:rsidR="00280B70" w:rsidRPr="00616452" w:rsidRDefault="00280B70" w:rsidP="00551434">
            <w:pPr>
              <w:jc w:val="center"/>
              <w:rPr>
                <w:rFonts w:ascii="Times New Roman" w:hAnsi="Times New Roman" w:cs="Times New Roman"/>
              </w:rPr>
            </w:pPr>
          </w:p>
        </w:tc>
        <w:tc>
          <w:tcPr>
            <w:tcW w:w="1721" w:type="dxa"/>
            <w:noWrap/>
            <w:hideMark/>
          </w:tcPr>
          <w:p w14:paraId="46E9CB6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2D6386" w14:textId="7F80F398"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-24.64</w:t>
            </w:r>
          </w:p>
        </w:tc>
        <w:tc>
          <w:tcPr>
            <w:tcW w:w="909" w:type="dxa"/>
            <w:noWrap/>
            <w:hideMark/>
          </w:tcPr>
          <w:p w14:paraId="724FC020" w14:textId="6474299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-37.05</w:t>
            </w:r>
          </w:p>
        </w:tc>
        <w:tc>
          <w:tcPr>
            <w:tcW w:w="891" w:type="dxa"/>
            <w:noWrap/>
            <w:hideMark/>
          </w:tcPr>
          <w:p w14:paraId="788A9185" w14:textId="6D70289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-9.77</w:t>
            </w:r>
          </w:p>
        </w:tc>
      </w:tr>
      <w:tr w:rsidR="00280B70" w:rsidRPr="00616452" w14:paraId="3E212610" w14:textId="77777777" w:rsidTr="00280B70">
        <w:trPr>
          <w:trHeight w:val="306"/>
        </w:trPr>
        <w:tc>
          <w:tcPr>
            <w:tcW w:w="963" w:type="dxa"/>
            <w:vMerge/>
            <w:vAlign w:val="bottom"/>
          </w:tcPr>
          <w:p w14:paraId="0D8926FC"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5884CDB" w14:textId="1BA11401" w:rsidR="00280B70" w:rsidRPr="00616452" w:rsidRDefault="00280B70" w:rsidP="00551434">
            <w:pPr>
              <w:jc w:val="center"/>
              <w:rPr>
                <w:rFonts w:ascii="Times New Roman" w:hAnsi="Times New Roman" w:cs="Times New Roman"/>
              </w:rPr>
            </w:pPr>
          </w:p>
        </w:tc>
        <w:tc>
          <w:tcPr>
            <w:tcW w:w="1721" w:type="dxa"/>
            <w:noWrap/>
            <w:hideMark/>
          </w:tcPr>
          <w:p w14:paraId="62DDD00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839295" w14:textId="4BD95A5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-24.73</w:t>
            </w:r>
          </w:p>
        </w:tc>
        <w:tc>
          <w:tcPr>
            <w:tcW w:w="909" w:type="dxa"/>
            <w:noWrap/>
            <w:hideMark/>
          </w:tcPr>
          <w:p w14:paraId="3C9B54BE" w14:textId="020FC0D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-41.24</w:t>
            </w:r>
          </w:p>
        </w:tc>
        <w:tc>
          <w:tcPr>
            <w:tcW w:w="891" w:type="dxa"/>
            <w:noWrap/>
            <w:hideMark/>
          </w:tcPr>
          <w:p w14:paraId="2E0EC52E" w14:textId="7FCDEAE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-3.58</w:t>
            </w:r>
          </w:p>
        </w:tc>
      </w:tr>
      <w:tr w:rsidR="00280B70" w:rsidRPr="00616452" w14:paraId="484DCAB9" w14:textId="77777777" w:rsidTr="00280B70">
        <w:trPr>
          <w:trHeight w:val="306"/>
        </w:trPr>
        <w:tc>
          <w:tcPr>
            <w:tcW w:w="963" w:type="dxa"/>
            <w:vMerge/>
            <w:vAlign w:val="bottom"/>
          </w:tcPr>
          <w:p w14:paraId="357C2C5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18BE190B" w14:textId="61A942FF" w:rsidR="00280B70" w:rsidRPr="00616452" w:rsidRDefault="00280B70" w:rsidP="00551434">
            <w:pPr>
              <w:jc w:val="center"/>
              <w:rPr>
                <w:rFonts w:ascii="Times New Roman" w:hAnsi="Times New Roman" w:cs="Times New Roman"/>
              </w:rPr>
            </w:pPr>
          </w:p>
        </w:tc>
        <w:tc>
          <w:tcPr>
            <w:tcW w:w="1721" w:type="dxa"/>
            <w:noWrap/>
            <w:hideMark/>
          </w:tcPr>
          <w:p w14:paraId="7F896F5F"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68296AE" w14:textId="13725993"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-46.55</w:t>
            </w:r>
          </w:p>
        </w:tc>
        <w:tc>
          <w:tcPr>
            <w:tcW w:w="909" w:type="dxa"/>
            <w:noWrap/>
            <w:hideMark/>
          </w:tcPr>
          <w:p w14:paraId="6ADB851F" w14:textId="397FB2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-59.43</w:t>
            </w:r>
          </w:p>
        </w:tc>
        <w:tc>
          <w:tcPr>
            <w:tcW w:w="891" w:type="dxa"/>
            <w:noWrap/>
            <w:hideMark/>
          </w:tcPr>
          <w:p w14:paraId="028EF665" w14:textId="3827E41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-29.59</w:t>
            </w:r>
          </w:p>
        </w:tc>
      </w:tr>
      <w:tr w:rsidR="00280B70" w:rsidRPr="00616452" w14:paraId="48716A6E" w14:textId="77777777" w:rsidTr="00280B70">
        <w:trPr>
          <w:trHeight w:val="306"/>
        </w:trPr>
        <w:tc>
          <w:tcPr>
            <w:tcW w:w="963" w:type="dxa"/>
            <w:vMerge w:val="restart"/>
            <w:vAlign w:val="center"/>
          </w:tcPr>
          <w:p w14:paraId="4F4DCF3E" w14:textId="0533A945"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Male</w:t>
            </w:r>
          </w:p>
        </w:tc>
        <w:tc>
          <w:tcPr>
            <w:tcW w:w="1329" w:type="dxa"/>
            <w:vMerge w:val="restart"/>
            <w:noWrap/>
            <w:vAlign w:val="center"/>
            <w:hideMark/>
          </w:tcPr>
          <w:p w14:paraId="6B6707C7" w14:textId="710717B5" w:rsidR="00280B70" w:rsidRPr="00616452" w:rsidRDefault="00280B70"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00BB787" w14:textId="77777777" w:rsidR="00280B70" w:rsidRPr="00616452" w:rsidRDefault="00280B70" w:rsidP="003019B5">
            <w:pPr>
              <w:jc w:val="center"/>
              <w:rPr>
                <w:rFonts w:ascii="Times New Roman" w:hAnsi="Times New Roman" w:cs="Times New Roman"/>
              </w:rPr>
            </w:pPr>
          </w:p>
        </w:tc>
        <w:tc>
          <w:tcPr>
            <w:tcW w:w="909" w:type="dxa"/>
            <w:noWrap/>
            <w:hideMark/>
          </w:tcPr>
          <w:p w14:paraId="7C8C83BE" w14:textId="77777777" w:rsidR="00280B70" w:rsidRPr="00616452" w:rsidRDefault="00280B70" w:rsidP="003019B5">
            <w:pPr>
              <w:jc w:val="center"/>
              <w:rPr>
                <w:rFonts w:ascii="Times New Roman" w:hAnsi="Times New Roman" w:cs="Times New Roman"/>
              </w:rPr>
            </w:pPr>
          </w:p>
        </w:tc>
        <w:tc>
          <w:tcPr>
            <w:tcW w:w="891" w:type="dxa"/>
            <w:noWrap/>
            <w:hideMark/>
          </w:tcPr>
          <w:p w14:paraId="35A6F7BA" w14:textId="77777777" w:rsidR="00280B70" w:rsidRPr="00616452" w:rsidRDefault="00280B70" w:rsidP="003019B5">
            <w:pPr>
              <w:jc w:val="center"/>
              <w:rPr>
                <w:rFonts w:ascii="Times New Roman" w:hAnsi="Times New Roman" w:cs="Times New Roman"/>
              </w:rPr>
            </w:pPr>
          </w:p>
        </w:tc>
      </w:tr>
      <w:tr w:rsidR="00280B70" w:rsidRPr="00616452" w14:paraId="1E83C69E" w14:textId="77777777" w:rsidTr="00280B70">
        <w:trPr>
          <w:trHeight w:val="306"/>
        </w:trPr>
        <w:tc>
          <w:tcPr>
            <w:tcW w:w="963" w:type="dxa"/>
            <w:vMerge/>
            <w:vAlign w:val="bottom"/>
          </w:tcPr>
          <w:p w14:paraId="630F14F4"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20CCA63" w14:textId="77145BB5" w:rsidR="00280B70" w:rsidRPr="00616452" w:rsidRDefault="00280B70" w:rsidP="00551434">
            <w:pPr>
              <w:jc w:val="center"/>
              <w:rPr>
                <w:rFonts w:ascii="Times New Roman" w:eastAsia="Aptos" w:hAnsi="Times New Roman" w:cs="Times New Roman"/>
                <w:b/>
              </w:rPr>
            </w:pPr>
          </w:p>
        </w:tc>
        <w:tc>
          <w:tcPr>
            <w:tcW w:w="1721" w:type="dxa"/>
            <w:noWrap/>
            <w:vAlign w:val="center"/>
          </w:tcPr>
          <w:p w14:paraId="14F34B6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54A0864F" w14:textId="3631E11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0.12</w:t>
            </w:r>
          </w:p>
        </w:tc>
        <w:tc>
          <w:tcPr>
            <w:tcW w:w="909" w:type="dxa"/>
            <w:noWrap/>
          </w:tcPr>
          <w:p w14:paraId="2D4D6103" w14:textId="1FCCF87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-17.97</w:t>
            </w:r>
          </w:p>
        </w:tc>
        <w:tc>
          <w:tcPr>
            <w:tcW w:w="891" w:type="dxa"/>
            <w:noWrap/>
          </w:tcPr>
          <w:p w14:paraId="0C8F818A" w14:textId="32B1C8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22.2</w:t>
            </w:r>
          </w:p>
        </w:tc>
      </w:tr>
      <w:tr w:rsidR="00280B70" w:rsidRPr="00616452" w14:paraId="6AE19164" w14:textId="77777777" w:rsidTr="00280B70">
        <w:trPr>
          <w:trHeight w:val="306"/>
        </w:trPr>
        <w:tc>
          <w:tcPr>
            <w:tcW w:w="963" w:type="dxa"/>
            <w:vMerge/>
            <w:vAlign w:val="bottom"/>
          </w:tcPr>
          <w:p w14:paraId="2AC4C42E"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067529F" w14:textId="54A3CB8D" w:rsidR="00280B70" w:rsidRPr="00616452" w:rsidRDefault="00280B70" w:rsidP="00551434">
            <w:pPr>
              <w:jc w:val="center"/>
              <w:rPr>
                <w:rFonts w:ascii="Times New Roman" w:eastAsia="Aptos" w:hAnsi="Times New Roman" w:cs="Times New Roman"/>
                <w:b/>
              </w:rPr>
            </w:pPr>
          </w:p>
        </w:tc>
        <w:tc>
          <w:tcPr>
            <w:tcW w:w="1721" w:type="dxa"/>
            <w:noWrap/>
            <w:vAlign w:val="center"/>
          </w:tcPr>
          <w:p w14:paraId="6F0D894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58701C" w14:textId="0698CF9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13.78</w:t>
            </w:r>
          </w:p>
        </w:tc>
        <w:tc>
          <w:tcPr>
            <w:tcW w:w="909" w:type="dxa"/>
            <w:noWrap/>
          </w:tcPr>
          <w:p w14:paraId="5CD1E405" w14:textId="34F5841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-9.33</w:t>
            </w:r>
          </w:p>
        </w:tc>
        <w:tc>
          <w:tcPr>
            <w:tcW w:w="891" w:type="dxa"/>
            <w:noWrap/>
          </w:tcPr>
          <w:p w14:paraId="7B258BC6" w14:textId="4714D4B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42.78</w:t>
            </w:r>
          </w:p>
        </w:tc>
      </w:tr>
      <w:tr w:rsidR="00280B70" w:rsidRPr="00616452" w14:paraId="1D36EFDB" w14:textId="77777777" w:rsidTr="00280B70">
        <w:trPr>
          <w:trHeight w:val="306"/>
        </w:trPr>
        <w:tc>
          <w:tcPr>
            <w:tcW w:w="963" w:type="dxa"/>
            <w:vMerge/>
            <w:vAlign w:val="bottom"/>
          </w:tcPr>
          <w:p w14:paraId="70BA4AAC"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6A939F30" w14:textId="59A6D806" w:rsidR="00280B70" w:rsidRPr="00616452" w:rsidRDefault="00280B70" w:rsidP="00551434">
            <w:pPr>
              <w:jc w:val="center"/>
              <w:rPr>
                <w:rFonts w:ascii="Times New Roman" w:eastAsia="Aptos" w:hAnsi="Times New Roman" w:cs="Times New Roman"/>
                <w:b/>
              </w:rPr>
            </w:pPr>
          </w:p>
        </w:tc>
        <w:tc>
          <w:tcPr>
            <w:tcW w:w="1721" w:type="dxa"/>
            <w:noWrap/>
            <w:vAlign w:val="center"/>
          </w:tcPr>
          <w:p w14:paraId="3A73DB9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9BCF92B" w14:textId="2D07357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-9.31</w:t>
            </w:r>
          </w:p>
        </w:tc>
        <w:tc>
          <w:tcPr>
            <w:tcW w:w="909" w:type="dxa"/>
            <w:noWrap/>
          </w:tcPr>
          <w:p w14:paraId="31AFA603" w14:textId="639B802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-25.94</w:t>
            </w:r>
          </w:p>
        </w:tc>
        <w:tc>
          <w:tcPr>
            <w:tcW w:w="891" w:type="dxa"/>
            <w:noWrap/>
          </w:tcPr>
          <w:p w14:paraId="3A808E31" w14:textId="6369C9C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11.07</w:t>
            </w:r>
          </w:p>
        </w:tc>
      </w:tr>
      <w:tr w:rsidR="00280B70" w:rsidRPr="00616452" w14:paraId="21CBB89F" w14:textId="77777777" w:rsidTr="00280B70">
        <w:trPr>
          <w:trHeight w:val="306"/>
        </w:trPr>
        <w:tc>
          <w:tcPr>
            <w:tcW w:w="963" w:type="dxa"/>
            <w:vMerge w:val="restart"/>
            <w:vAlign w:val="center"/>
          </w:tcPr>
          <w:p w14:paraId="7A9E38A5" w14:textId="2C628F6A"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Female</w:t>
            </w:r>
          </w:p>
        </w:tc>
        <w:tc>
          <w:tcPr>
            <w:tcW w:w="1329" w:type="dxa"/>
            <w:vMerge/>
            <w:noWrap/>
            <w:vAlign w:val="center"/>
          </w:tcPr>
          <w:p w14:paraId="5F9C6824" w14:textId="35CFA949" w:rsidR="00280B70" w:rsidRPr="00616452" w:rsidRDefault="00280B70" w:rsidP="003019B5">
            <w:pPr>
              <w:jc w:val="center"/>
              <w:rPr>
                <w:rFonts w:ascii="Times New Roman" w:eastAsia="Aptos" w:hAnsi="Times New Roman" w:cs="Times New Roman"/>
                <w:b/>
              </w:rPr>
            </w:pPr>
          </w:p>
        </w:tc>
        <w:tc>
          <w:tcPr>
            <w:tcW w:w="1721" w:type="dxa"/>
            <w:noWrap/>
          </w:tcPr>
          <w:p w14:paraId="4D6E3F6F"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19845760" w14:textId="77777777" w:rsidR="00280B70" w:rsidRPr="00616452" w:rsidRDefault="00280B70" w:rsidP="003019B5">
            <w:pPr>
              <w:jc w:val="center"/>
              <w:rPr>
                <w:rFonts w:ascii="Times New Roman" w:hAnsi="Times New Roman" w:cs="Times New Roman"/>
              </w:rPr>
            </w:pPr>
          </w:p>
        </w:tc>
        <w:tc>
          <w:tcPr>
            <w:tcW w:w="909" w:type="dxa"/>
            <w:noWrap/>
          </w:tcPr>
          <w:p w14:paraId="0518AD62" w14:textId="77777777" w:rsidR="00280B70" w:rsidRPr="00616452" w:rsidRDefault="00280B70" w:rsidP="003019B5">
            <w:pPr>
              <w:jc w:val="center"/>
              <w:rPr>
                <w:rFonts w:ascii="Times New Roman" w:hAnsi="Times New Roman" w:cs="Times New Roman"/>
              </w:rPr>
            </w:pPr>
          </w:p>
        </w:tc>
        <w:tc>
          <w:tcPr>
            <w:tcW w:w="891" w:type="dxa"/>
            <w:noWrap/>
          </w:tcPr>
          <w:p w14:paraId="1EC04239" w14:textId="77777777" w:rsidR="00280B70" w:rsidRPr="00616452" w:rsidRDefault="00280B70" w:rsidP="003019B5">
            <w:pPr>
              <w:jc w:val="center"/>
              <w:rPr>
                <w:rFonts w:ascii="Times New Roman" w:hAnsi="Times New Roman" w:cs="Times New Roman"/>
              </w:rPr>
            </w:pPr>
          </w:p>
        </w:tc>
      </w:tr>
      <w:tr w:rsidR="00280B70" w:rsidRPr="00616452" w14:paraId="3DF1EB26" w14:textId="77777777" w:rsidTr="00280B70">
        <w:trPr>
          <w:trHeight w:val="306"/>
        </w:trPr>
        <w:tc>
          <w:tcPr>
            <w:tcW w:w="963" w:type="dxa"/>
            <w:vMerge/>
            <w:vAlign w:val="center"/>
          </w:tcPr>
          <w:p w14:paraId="70BDF28C" w14:textId="77777777" w:rsidR="00280B70" w:rsidRPr="00616452" w:rsidRDefault="00280B70" w:rsidP="00551434">
            <w:pPr>
              <w:jc w:val="center"/>
              <w:rPr>
                <w:rFonts w:ascii="Times New Roman" w:hAnsi="Times New Roman" w:cs="Times New Roman"/>
              </w:rPr>
            </w:pPr>
          </w:p>
        </w:tc>
        <w:tc>
          <w:tcPr>
            <w:tcW w:w="1329" w:type="dxa"/>
            <w:vMerge/>
            <w:noWrap/>
            <w:hideMark/>
          </w:tcPr>
          <w:p w14:paraId="1F766349" w14:textId="22F01E0F" w:rsidR="00280B70" w:rsidRPr="00616452" w:rsidRDefault="00280B70" w:rsidP="00551434">
            <w:pPr>
              <w:rPr>
                <w:rFonts w:ascii="Times New Roman" w:hAnsi="Times New Roman" w:cs="Times New Roman"/>
              </w:rPr>
            </w:pPr>
          </w:p>
        </w:tc>
        <w:tc>
          <w:tcPr>
            <w:tcW w:w="1721" w:type="dxa"/>
            <w:noWrap/>
            <w:hideMark/>
          </w:tcPr>
          <w:p w14:paraId="7072B2D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B44AABD" w14:textId="022DD85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-20.04</w:t>
            </w:r>
          </w:p>
        </w:tc>
        <w:tc>
          <w:tcPr>
            <w:tcW w:w="909" w:type="dxa"/>
            <w:noWrap/>
            <w:hideMark/>
          </w:tcPr>
          <w:p w14:paraId="1457086D" w14:textId="13E4645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-38.24</w:t>
            </w:r>
          </w:p>
        </w:tc>
        <w:tc>
          <w:tcPr>
            <w:tcW w:w="891" w:type="dxa"/>
            <w:noWrap/>
            <w:hideMark/>
          </w:tcPr>
          <w:p w14:paraId="69EB097F" w14:textId="08A1B60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3.51</w:t>
            </w:r>
          </w:p>
        </w:tc>
      </w:tr>
      <w:tr w:rsidR="00280B70" w:rsidRPr="00616452" w14:paraId="70DD63B7" w14:textId="77777777" w:rsidTr="00280B70">
        <w:trPr>
          <w:trHeight w:val="306"/>
        </w:trPr>
        <w:tc>
          <w:tcPr>
            <w:tcW w:w="963" w:type="dxa"/>
            <w:vMerge/>
            <w:vAlign w:val="center"/>
          </w:tcPr>
          <w:p w14:paraId="4FEF4E90" w14:textId="77777777" w:rsidR="00280B70" w:rsidRPr="00616452" w:rsidRDefault="00280B70" w:rsidP="00551434">
            <w:pPr>
              <w:jc w:val="center"/>
              <w:rPr>
                <w:rFonts w:ascii="Times New Roman" w:hAnsi="Times New Roman" w:cs="Times New Roman"/>
              </w:rPr>
            </w:pPr>
          </w:p>
        </w:tc>
        <w:tc>
          <w:tcPr>
            <w:tcW w:w="1329" w:type="dxa"/>
            <w:vMerge/>
            <w:noWrap/>
            <w:hideMark/>
          </w:tcPr>
          <w:p w14:paraId="04D6E660" w14:textId="420EE18A" w:rsidR="00280B70" w:rsidRPr="00616452" w:rsidRDefault="00280B70" w:rsidP="00551434">
            <w:pPr>
              <w:rPr>
                <w:rFonts w:ascii="Times New Roman" w:hAnsi="Times New Roman" w:cs="Times New Roman"/>
              </w:rPr>
            </w:pPr>
          </w:p>
        </w:tc>
        <w:tc>
          <w:tcPr>
            <w:tcW w:w="1721" w:type="dxa"/>
            <w:noWrap/>
            <w:hideMark/>
          </w:tcPr>
          <w:p w14:paraId="0A3C05A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3BB1DD44" w14:textId="1848B95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-20.29</w:t>
            </w:r>
          </w:p>
        </w:tc>
        <w:tc>
          <w:tcPr>
            <w:tcW w:w="909" w:type="dxa"/>
            <w:noWrap/>
            <w:hideMark/>
          </w:tcPr>
          <w:p w14:paraId="31824E60" w14:textId="657A75B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-38.25</w:t>
            </w:r>
          </w:p>
        </w:tc>
        <w:tc>
          <w:tcPr>
            <w:tcW w:w="891" w:type="dxa"/>
            <w:noWrap/>
            <w:hideMark/>
          </w:tcPr>
          <w:p w14:paraId="6F057617" w14:textId="59CC9F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2.89</w:t>
            </w:r>
          </w:p>
        </w:tc>
      </w:tr>
      <w:tr w:rsidR="00280B70" w:rsidRPr="00C04C41" w14:paraId="46254DB2" w14:textId="77777777" w:rsidTr="00280B70">
        <w:trPr>
          <w:trHeight w:val="306"/>
        </w:trPr>
        <w:tc>
          <w:tcPr>
            <w:tcW w:w="963" w:type="dxa"/>
            <w:vMerge/>
            <w:vAlign w:val="center"/>
          </w:tcPr>
          <w:p w14:paraId="34997B62" w14:textId="77777777" w:rsidR="00280B70" w:rsidRPr="00616452" w:rsidRDefault="00280B70" w:rsidP="00551434">
            <w:pPr>
              <w:jc w:val="center"/>
              <w:rPr>
                <w:rFonts w:ascii="Times New Roman" w:hAnsi="Times New Roman" w:cs="Times New Roman"/>
                <w:b/>
                <w:bCs/>
              </w:rPr>
            </w:pPr>
          </w:p>
        </w:tc>
        <w:tc>
          <w:tcPr>
            <w:tcW w:w="1329" w:type="dxa"/>
            <w:vMerge/>
            <w:noWrap/>
            <w:hideMark/>
          </w:tcPr>
          <w:p w14:paraId="78475824" w14:textId="2AA5C594" w:rsidR="00280B70" w:rsidRPr="00616452" w:rsidRDefault="00280B70" w:rsidP="00551434">
            <w:pPr>
              <w:rPr>
                <w:rFonts w:ascii="Times New Roman" w:hAnsi="Times New Roman" w:cs="Times New Roman"/>
                <w:b/>
                <w:bCs/>
              </w:rPr>
            </w:pPr>
          </w:p>
        </w:tc>
        <w:tc>
          <w:tcPr>
            <w:tcW w:w="1721" w:type="dxa"/>
            <w:noWrap/>
            <w:hideMark/>
          </w:tcPr>
          <w:p w14:paraId="6EB2310F" w14:textId="77777777" w:rsidR="00280B70" w:rsidRPr="00E31BEF" w:rsidRDefault="00280B70" w:rsidP="00551434">
            <w:pPr>
              <w:jc w:val="center"/>
              <w:rPr>
                <w:rFonts w:ascii="Times New Roman" w:hAnsi="Times New Roman" w:cs="Times New Roman"/>
                <w:color w:val="000000" w:themeColor="text1"/>
              </w:rPr>
            </w:pPr>
            <w:r w:rsidRPr="00E31BEF">
              <w:rPr>
                <w:rFonts w:ascii="Times New Roman" w:hAnsi="Times New Roman" w:cs="Times New Roman"/>
                <w:color w:val="000000" w:themeColor="text1"/>
              </w:rPr>
              <w:t>Very Low</w:t>
            </w:r>
          </w:p>
        </w:tc>
        <w:tc>
          <w:tcPr>
            <w:tcW w:w="1635" w:type="dxa"/>
            <w:noWrap/>
            <w:hideMark/>
          </w:tcPr>
          <w:p w14:paraId="4510F08E" w14:textId="5EF1ECB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-38.94</w:t>
            </w:r>
          </w:p>
        </w:tc>
        <w:tc>
          <w:tcPr>
            <w:tcW w:w="909" w:type="dxa"/>
            <w:noWrap/>
            <w:hideMark/>
          </w:tcPr>
          <w:p w14:paraId="35E944D7" w14:textId="3A8168E2"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-53.86</w:t>
            </w:r>
          </w:p>
        </w:tc>
        <w:tc>
          <w:tcPr>
            <w:tcW w:w="891" w:type="dxa"/>
            <w:noWrap/>
            <w:hideMark/>
          </w:tcPr>
          <w:p w14:paraId="5102A9FF" w14:textId="7CFAFA9C"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-19.21</w:t>
            </w:r>
          </w:p>
        </w:tc>
      </w:tr>
      <w:tr w:rsidR="00280B70" w:rsidRPr="00616452" w14:paraId="029473B3" w14:textId="77777777" w:rsidTr="00280B70">
        <w:trPr>
          <w:trHeight w:val="306"/>
        </w:trPr>
        <w:tc>
          <w:tcPr>
            <w:tcW w:w="963" w:type="dxa"/>
            <w:vMerge w:val="restart"/>
            <w:vAlign w:val="center"/>
          </w:tcPr>
          <w:p w14:paraId="6B777C36" w14:textId="7472A175"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lastRenderedPageBreak/>
              <w:t>Female</w:t>
            </w:r>
          </w:p>
        </w:tc>
        <w:tc>
          <w:tcPr>
            <w:tcW w:w="1329" w:type="dxa"/>
            <w:vMerge w:val="restart"/>
            <w:noWrap/>
            <w:vAlign w:val="center"/>
            <w:hideMark/>
          </w:tcPr>
          <w:p w14:paraId="20227AA3" w14:textId="77ED0475"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76923F1" w14:textId="77777777" w:rsidR="00280B70" w:rsidRPr="00616452" w:rsidRDefault="00280B70" w:rsidP="00EC37FD">
            <w:pPr>
              <w:jc w:val="center"/>
              <w:rPr>
                <w:rFonts w:ascii="Times New Roman" w:hAnsi="Times New Roman" w:cs="Times New Roman"/>
              </w:rPr>
            </w:pPr>
          </w:p>
        </w:tc>
        <w:tc>
          <w:tcPr>
            <w:tcW w:w="909" w:type="dxa"/>
            <w:noWrap/>
            <w:hideMark/>
          </w:tcPr>
          <w:p w14:paraId="57949F07" w14:textId="77777777" w:rsidR="00280B70" w:rsidRPr="00616452" w:rsidRDefault="00280B70" w:rsidP="00EC37FD">
            <w:pPr>
              <w:jc w:val="center"/>
              <w:rPr>
                <w:rFonts w:ascii="Times New Roman" w:hAnsi="Times New Roman" w:cs="Times New Roman"/>
              </w:rPr>
            </w:pPr>
          </w:p>
        </w:tc>
        <w:tc>
          <w:tcPr>
            <w:tcW w:w="891" w:type="dxa"/>
            <w:noWrap/>
            <w:hideMark/>
          </w:tcPr>
          <w:p w14:paraId="7BA5BE82" w14:textId="77777777" w:rsidR="00280B70" w:rsidRPr="00616452" w:rsidRDefault="00280B70" w:rsidP="00EC37FD">
            <w:pPr>
              <w:jc w:val="center"/>
              <w:rPr>
                <w:rFonts w:ascii="Times New Roman" w:hAnsi="Times New Roman" w:cs="Times New Roman"/>
              </w:rPr>
            </w:pPr>
          </w:p>
        </w:tc>
      </w:tr>
      <w:tr w:rsidR="00280B70" w:rsidRPr="00616452" w14:paraId="0FB62F43" w14:textId="77777777" w:rsidTr="00280B70">
        <w:trPr>
          <w:trHeight w:val="306"/>
        </w:trPr>
        <w:tc>
          <w:tcPr>
            <w:tcW w:w="963" w:type="dxa"/>
            <w:vMerge/>
            <w:vAlign w:val="center"/>
          </w:tcPr>
          <w:p w14:paraId="2DFB0848" w14:textId="18684D85"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142743C4" w14:textId="61E51F9F" w:rsidR="00280B70" w:rsidRPr="00616452" w:rsidRDefault="00280B70" w:rsidP="00551434">
            <w:pPr>
              <w:jc w:val="center"/>
              <w:rPr>
                <w:rFonts w:ascii="Times New Roman" w:eastAsia="Aptos" w:hAnsi="Times New Roman" w:cs="Times New Roman"/>
                <w:b/>
              </w:rPr>
            </w:pPr>
          </w:p>
        </w:tc>
        <w:tc>
          <w:tcPr>
            <w:tcW w:w="1721" w:type="dxa"/>
            <w:noWrap/>
            <w:vAlign w:val="center"/>
          </w:tcPr>
          <w:p w14:paraId="0565F56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383450F" w14:textId="6892EA9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-3.93</w:t>
            </w:r>
          </w:p>
        </w:tc>
        <w:tc>
          <w:tcPr>
            <w:tcW w:w="909" w:type="dxa"/>
            <w:noWrap/>
          </w:tcPr>
          <w:p w14:paraId="4DFD1A7A" w14:textId="5FCD32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-25.21</w:t>
            </w:r>
          </w:p>
        </w:tc>
        <w:tc>
          <w:tcPr>
            <w:tcW w:w="891" w:type="dxa"/>
            <w:noWrap/>
          </w:tcPr>
          <w:p w14:paraId="01EDA5D9" w14:textId="52B63CA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23.42</w:t>
            </w:r>
          </w:p>
        </w:tc>
      </w:tr>
      <w:tr w:rsidR="00280B70" w:rsidRPr="00616452" w14:paraId="0DF32CCE" w14:textId="77777777" w:rsidTr="00280B70">
        <w:trPr>
          <w:trHeight w:val="306"/>
        </w:trPr>
        <w:tc>
          <w:tcPr>
            <w:tcW w:w="963" w:type="dxa"/>
            <w:vMerge/>
          </w:tcPr>
          <w:p w14:paraId="574DDD3D"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5B3FC68D" w14:textId="12796CC1" w:rsidR="00280B70" w:rsidRPr="00616452" w:rsidRDefault="00280B70" w:rsidP="00551434">
            <w:pPr>
              <w:jc w:val="center"/>
              <w:rPr>
                <w:rFonts w:ascii="Times New Roman" w:eastAsia="Aptos" w:hAnsi="Times New Roman" w:cs="Times New Roman"/>
                <w:b/>
              </w:rPr>
            </w:pPr>
          </w:p>
        </w:tc>
        <w:tc>
          <w:tcPr>
            <w:tcW w:w="1721" w:type="dxa"/>
            <w:noWrap/>
            <w:vAlign w:val="center"/>
          </w:tcPr>
          <w:p w14:paraId="755A22F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DFBABE8" w14:textId="26AF49B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8.59</w:t>
            </w:r>
          </w:p>
        </w:tc>
        <w:tc>
          <w:tcPr>
            <w:tcW w:w="909" w:type="dxa"/>
            <w:noWrap/>
          </w:tcPr>
          <w:p w14:paraId="5AFE9ED9" w14:textId="105EE5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-19.99</w:t>
            </w:r>
          </w:p>
        </w:tc>
        <w:tc>
          <w:tcPr>
            <w:tcW w:w="891" w:type="dxa"/>
            <w:noWrap/>
          </w:tcPr>
          <w:p w14:paraId="7520D42E" w14:textId="0C2A195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47.37</w:t>
            </w:r>
          </w:p>
        </w:tc>
      </w:tr>
      <w:tr w:rsidR="00280B70" w:rsidRPr="00616452" w14:paraId="701EA6C1" w14:textId="77777777" w:rsidTr="00280B70">
        <w:trPr>
          <w:trHeight w:val="306"/>
        </w:trPr>
        <w:tc>
          <w:tcPr>
            <w:tcW w:w="963" w:type="dxa"/>
            <w:vMerge/>
          </w:tcPr>
          <w:p w14:paraId="1FCA8B08"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50AA264" w14:textId="612D3EAE" w:rsidR="00280B70" w:rsidRPr="00616452" w:rsidRDefault="00280B70" w:rsidP="00551434">
            <w:pPr>
              <w:jc w:val="center"/>
              <w:rPr>
                <w:rFonts w:ascii="Times New Roman" w:eastAsia="Aptos" w:hAnsi="Times New Roman" w:cs="Times New Roman"/>
                <w:b/>
              </w:rPr>
            </w:pPr>
          </w:p>
        </w:tc>
        <w:tc>
          <w:tcPr>
            <w:tcW w:w="1721" w:type="dxa"/>
            <w:noWrap/>
            <w:vAlign w:val="center"/>
          </w:tcPr>
          <w:p w14:paraId="0596346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E647980" w14:textId="08E497D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6.41</w:t>
            </w:r>
          </w:p>
        </w:tc>
        <w:tc>
          <w:tcPr>
            <w:tcW w:w="909" w:type="dxa"/>
            <w:noWrap/>
          </w:tcPr>
          <w:p w14:paraId="1F9624E7" w14:textId="775590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-26.1</w:t>
            </w:r>
          </w:p>
        </w:tc>
        <w:tc>
          <w:tcPr>
            <w:tcW w:w="891" w:type="dxa"/>
            <w:noWrap/>
          </w:tcPr>
          <w:p w14:paraId="5E128011" w14:textId="0634B7F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53.22</w:t>
            </w:r>
          </w:p>
        </w:tc>
      </w:tr>
      <w:tr w:rsidR="00280B70" w:rsidRPr="00616452" w14:paraId="5E1D5508" w14:textId="77777777" w:rsidTr="00280B70">
        <w:trPr>
          <w:trHeight w:val="306"/>
        </w:trPr>
        <w:tc>
          <w:tcPr>
            <w:tcW w:w="963" w:type="dxa"/>
            <w:vMerge w:val="restart"/>
            <w:vAlign w:val="center"/>
          </w:tcPr>
          <w:p w14:paraId="3270D818" w14:textId="4963B545" w:rsidR="00280B70" w:rsidRPr="00616452" w:rsidRDefault="00280B70" w:rsidP="00124583">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62F03884" w14:textId="38446203" w:rsidR="00280B70" w:rsidRPr="00616452" w:rsidRDefault="00280B70" w:rsidP="00EC37FD">
            <w:pPr>
              <w:jc w:val="center"/>
              <w:rPr>
                <w:rFonts w:ascii="Times New Roman" w:eastAsia="Aptos" w:hAnsi="Times New Roman" w:cs="Times New Roman"/>
                <w:b/>
              </w:rPr>
            </w:pPr>
          </w:p>
        </w:tc>
        <w:tc>
          <w:tcPr>
            <w:tcW w:w="1721" w:type="dxa"/>
            <w:noWrap/>
          </w:tcPr>
          <w:p w14:paraId="205815F8"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E4F8C34" w14:textId="77777777" w:rsidR="00280B70" w:rsidRPr="00616452" w:rsidRDefault="00280B70" w:rsidP="00EC37FD">
            <w:pPr>
              <w:jc w:val="center"/>
              <w:rPr>
                <w:rFonts w:ascii="Times New Roman" w:hAnsi="Times New Roman" w:cs="Times New Roman"/>
              </w:rPr>
            </w:pPr>
          </w:p>
        </w:tc>
        <w:tc>
          <w:tcPr>
            <w:tcW w:w="909" w:type="dxa"/>
            <w:noWrap/>
          </w:tcPr>
          <w:p w14:paraId="7CC2A12C" w14:textId="77777777" w:rsidR="00280B70" w:rsidRPr="00616452" w:rsidRDefault="00280B70" w:rsidP="00EC37FD">
            <w:pPr>
              <w:jc w:val="center"/>
              <w:rPr>
                <w:rFonts w:ascii="Times New Roman" w:hAnsi="Times New Roman" w:cs="Times New Roman"/>
              </w:rPr>
            </w:pPr>
          </w:p>
        </w:tc>
        <w:tc>
          <w:tcPr>
            <w:tcW w:w="891" w:type="dxa"/>
            <w:noWrap/>
          </w:tcPr>
          <w:p w14:paraId="51ADFF9B" w14:textId="77777777" w:rsidR="00280B70" w:rsidRPr="00616452" w:rsidRDefault="00280B70" w:rsidP="00EC37FD">
            <w:pPr>
              <w:jc w:val="center"/>
              <w:rPr>
                <w:rFonts w:ascii="Times New Roman" w:hAnsi="Times New Roman" w:cs="Times New Roman"/>
              </w:rPr>
            </w:pPr>
          </w:p>
        </w:tc>
      </w:tr>
      <w:tr w:rsidR="00280B70" w:rsidRPr="00616452" w14:paraId="08B43F43" w14:textId="77777777" w:rsidTr="00280B70">
        <w:trPr>
          <w:trHeight w:val="306"/>
        </w:trPr>
        <w:tc>
          <w:tcPr>
            <w:tcW w:w="963" w:type="dxa"/>
            <w:vMerge/>
            <w:vAlign w:val="center"/>
          </w:tcPr>
          <w:p w14:paraId="7213AD63" w14:textId="3444AB1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653F0D2" w14:textId="2E1EE3BE" w:rsidR="00280B70" w:rsidRPr="00616452" w:rsidRDefault="00280B70" w:rsidP="00634BDC">
            <w:pPr>
              <w:jc w:val="center"/>
              <w:rPr>
                <w:rFonts w:ascii="Times New Roman" w:hAnsi="Times New Roman" w:cs="Times New Roman"/>
              </w:rPr>
            </w:pPr>
          </w:p>
        </w:tc>
        <w:tc>
          <w:tcPr>
            <w:tcW w:w="1721" w:type="dxa"/>
            <w:noWrap/>
            <w:hideMark/>
          </w:tcPr>
          <w:p w14:paraId="2A08305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733F0A6" w14:textId="033BE33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-14.99</w:t>
            </w:r>
          </w:p>
        </w:tc>
        <w:tc>
          <w:tcPr>
            <w:tcW w:w="909" w:type="dxa"/>
            <w:noWrap/>
            <w:hideMark/>
          </w:tcPr>
          <w:p w14:paraId="3EA3BEC3" w14:textId="4764FC6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-33.01</w:t>
            </w:r>
          </w:p>
        </w:tc>
        <w:tc>
          <w:tcPr>
            <w:tcW w:w="891" w:type="dxa"/>
            <w:noWrap/>
            <w:hideMark/>
          </w:tcPr>
          <w:p w14:paraId="2ADA09FF" w14:textId="4D3D54F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7.87</w:t>
            </w:r>
          </w:p>
        </w:tc>
      </w:tr>
      <w:tr w:rsidR="00280B70" w:rsidRPr="00616452" w14:paraId="68EAC6A0" w14:textId="77777777" w:rsidTr="00280B70">
        <w:trPr>
          <w:trHeight w:val="306"/>
        </w:trPr>
        <w:tc>
          <w:tcPr>
            <w:tcW w:w="963" w:type="dxa"/>
            <w:vMerge/>
            <w:vAlign w:val="center"/>
          </w:tcPr>
          <w:p w14:paraId="3FC405F1"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05EB926F" w14:textId="77EFA619" w:rsidR="00280B70" w:rsidRPr="00616452" w:rsidRDefault="00280B70" w:rsidP="00634BDC">
            <w:pPr>
              <w:jc w:val="center"/>
              <w:rPr>
                <w:rFonts w:ascii="Times New Roman" w:hAnsi="Times New Roman" w:cs="Times New Roman"/>
              </w:rPr>
            </w:pPr>
          </w:p>
        </w:tc>
        <w:tc>
          <w:tcPr>
            <w:tcW w:w="1721" w:type="dxa"/>
            <w:noWrap/>
            <w:hideMark/>
          </w:tcPr>
          <w:p w14:paraId="4DAFB2F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687180C0" w14:textId="65BD9F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-17.85</w:t>
            </w:r>
          </w:p>
        </w:tc>
        <w:tc>
          <w:tcPr>
            <w:tcW w:w="909" w:type="dxa"/>
            <w:noWrap/>
            <w:hideMark/>
          </w:tcPr>
          <w:p w14:paraId="6565297A" w14:textId="2B1B2EC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-37.03</w:t>
            </w:r>
          </w:p>
        </w:tc>
        <w:tc>
          <w:tcPr>
            <w:tcW w:w="891" w:type="dxa"/>
            <w:noWrap/>
            <w:hideMark/>
          </w:tcPr>
          <w:p w14:paraId="74F52474" w14:textId="6B8C6769"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7.18</w:t>
            </w:r>
          </w:p>
        </w:tc>
      </w:tr>
      <w:tr w:rsidR="00280B70" w:rsidRPr="00616452" w14:paraId="7E707A75" w14:textId="77777777" w:rsidTr="00280B70">
        <w:trPr>
          <w:trHeight w:val="306"/>
        </w:trPr>
        <w:tc>
          <w:tcPr>
            <w:tcW w:w="963" w:type="dxa"/>
            <w:vMerge/>
            <w:vAlign w:val="center"/>
          </w:tcPr>
          <w:p w14:paraId="441736C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1D2E136" w14:textId="5E24C7F0" w:rsidR="00280B70" w:rsidRPr="00616452" w:rsidRDefault="00280B70" w:rsidP="00634BDC">
            <w:pPr>
              <w:jc w:val="center"/>
              <w:rPr>
                <w:rFonts w:ascii="Times New Roman" w:hAnsi="Times New Roman" w:cs="Times New Roman"/>
                <w:b/>
                <w:bCs/>
              </w:rPr>
            </w:pPr>
          </w:p>
        </w:tc>
        <w:tc>
          <w:tcPr>
            <w:tcW w:w="1721" w:type="dxa"/>
            <w:noWrap/>
            <w:hideMark/>
          </w:tcPr>
          <w:p w14:paraId="187DAF3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8B7A1FB" w14:textId="70F9FD7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-26.1</w:t>
            </w:r>
          </w:p>
        </w:tc>
        <w:tc>
          <w:tcPr>
            <w:tcW w:w="909" w:type="dxa"/>
            <w:noWrap/>
            <w:hideMark/>
          </w:tcPr>
          <w:p w14:paraId="27CDDB39" w14:textId="15D356E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-46.97</w:t>
            </w:r>
          </w:p>
        </w:tc>
        <w:tc>
          <w:tcPr>
            <w:tcW w:w="891" w:type="dxa"/>
            <w:noWrap/>
            <w:hideMark/>
          </w:tcPr>
          <w:p w14:paraId="1F5FE6A9" w14:textId="339C450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2.98</w:t>
            </w:r>
          </w:p>
        </w:tc>
      </w:tr>
      <w:tr w:rsidR="00280B70" w:rsidRPr="00616452" w14:paraId="1486011A" w14:textId="77777777" w:rsidTr="00280B70">
        <w:trPr>
          <w:trHeight w:val="306"/>
        </w:trPr>
        <w:tc>
          <w:tcPr>
            <w:tcW w:w="963" w:type="dxa"/>
            <w:vMerge w:val="restart"/>
            <w:vAlign w:val="center"/>
          </w:tcPr>
          <w:p w14:paraId="30156457" w14:textId="1DE88196"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16C487" w14:textId="59C2EEA8"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AB59702" w14:textId="77777777" w:rsidR="00280B70" w:rsidRPr="00616452" w:rsidRDefault="00280B70" w:rsidP="00EC37FD">
            <w:pPr>
              <w:jc w:val="center"/>
              <w:rPr>
                <w:rFonts w:ascii="Times New Roman" w:hAnsi="Times New Roman" w:cs="Times New Roman"/>
              </w:rPr>
            </w:pPr>
          </w:p>
        </w:tc>
        <w:tc>
          <w:tcPr>
            <w:tcW w:w="909" w:type="dxa"/>
            <w:noWrap/>
            <w:hideMark/>
          </w:tcPr>
          <w:p w14:paraId="636EFA72" w14:textId="77777777" w:rsidR="00280B70" w:rsidRPr="00616452" w:rsidRDefault="00280B70" w:rsidP="00EC37FD">
            <w:pPr>
              <w:jc w:val="center"/>
              <w:rPr>
                <w:rFonts w:ascii="Times New Roman" w:hAnsi="Times New Roman" w:cs="Times New Roman"/>
              </w:rPr>
            </w:pPr>
          </w:p>
        </w:tc>
        <w:tc>
          <w:tcPr>
            <w:tcW w:w="891" w:type="dxa"/>
            <w:noWrap/>
            <w:hideMark/>
          </w:tcPr>
          <w:p w14:paraId="338AD5A2" w14:textId="77777777" w:rsidR="00280B70" w:rsidRPr="00616452" w:rsidRDefault="00280B70" w:rsidP="00EC37FD">
            <w:pPr>
              <w:jc w:val="center"/>
              <w:rPr>
                <w:rFonts w:ascii="Times New Roman" w:hAnsi="Times New Roman" w:cs="Times New Roman"/>
              </w:rPr>
            </w:pPr>
          </w:p>
        </w:tc>
      </w:tr>
      <w:tr w:rsidR="00280B70" w:rsidRPr="00616452" w14:paraId="09FE63FA" w14:textId="77777777" w:rsidTr="00280B70">
        <w:trPr>
          <w:trHeight w:val="306"/>
        </w:trPr>
        <w:tc>
          <w:tcPr>
            <w:tcW w:w="963" w:type="dxa"/>
            <w:vMerge/>
            <w:vAlign w:val="center"/>
          </w:tcPr>
          <w:p w14:paraId="6E255824" w14:textId="3ACB221D"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3E4F000" w14:textId="3FB71820" w:rsidR="00280B70" w:rsidRPr="00616452" w:rsidRDefault="00280B70" w:rsidP="00634BDC">
            <w:pPr>
              <w:jc w:val="center"/>
              <w:rPr>
                <w:rFonts w:ascii="Times New Roman" w:eastAsia="Aptos" w:hAnsi="Times New Roman" w:cs="Times New Roman"/>
                <w:b/>
              </w:rPr>
            </w:pPr>
          </w:p>
        </w:tc>
        <w:tc>
          <w:tcPr>
            <w:tcW w:w="1721" w:type="dxa"/>
            <w:noWrap/>
            <w:vAlign w:val="center"/>
          </w:tcPr>
          <w:p w14:paraId="6D8231E1"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6C08910" w14:textId="40FB1DD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-4.53</w:t>
            </w:r>
          </w:p>
        </w:tc>
        <w:tc>
          <w:tcPr>
            <w:tcW w:w="909" w:type="dxa"/>
            <w:noWrap/>
          </w:tcPr>
          <w:p w14:paraId="1356FC1D" w14:textId="61E1215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-28.3</w:t>
            </w:r>
          </w:p>
        </w:tc>
        <w:tc>
          <w:tcPr>
            <w:tcW w:w="891" w:type="dxa"/>
            <w:noWrap/>
          </w:tcPr>
          <w:p w14:paraId="0B129B16" w14:textId="5D114CB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27.13</w:t>
            </w:r>
          </w:p>
        </w:tc>
      </w:tr>
      <w:tr w:rsidR="00280B70" w:rsidRPr="00616452" w14:paraId="3AB6096A" w14:textId="77777777" w:rsidTr="00280B70">
        <w:trPr>
          <w:trHeight w:val="306"/>
        </w:trPr>
        <w:tc>
          <w:tcPr>
            <w:tcW w:w="963" w:type="dxa"/>
            <w:vMerge/>
          </w:tcPr>
          <w:p w14:paraId="606D6C25"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F4E1C46" w14:textId="29B35916" w:rsidR="00280B70" w:rsidRPr="00616452" w:rsidRDefault="00280B70" w:rsidP="00634BDC">
            <w:pPr>
              <w:jc w:val="center"/>
              <w:rPr>
                <w:rFonts w:ascii="Times New Roman" w:eastAsia="Aptos" w:hAnsi="Times New Roman" w:cs="Times New Roman"/>
                <w:b/>
              </w:rPr>
            </w:pPr>
          </w:p>
        </w:tc>
        <w:tc>
          <w:tcPr>
            <w:tcW w:w="1721" w:type="dxa"/>
            <w:noWrap/>
            <w:vAlign w:val="center"/>
          </w:tcPr>
          <w:p w14:paraId="700816F2"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01652473" w14:textId="01CD602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-5.65</w:t>
            </w:r>
          </w:p>
        </w:tc>
        <w:tc>
          <w:tcPr>
            <w:tcW w:w="909" w:type="dxa"/>
            <w:noWrap/>
          </w:tcPr>
          <w:p w14:paraId="2033FDDC" w14:textId="3A7EE86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-34.7</w:t>
            </w:r>
          </w:p>
        </w:tc>
        <w:tc>
          <w:tcPr>
            <w:tcW w:w="891" w:type="dxa"/>
            <w:noWrap/>
          </w:tcPr>
          <w:p w14:paraId="059EAF9A" w14:textId="4562DF8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36.34</w:t>
            </w:r>
          </w:p>
        </w:tc>
      </w:tr>
      <w:tr w:rsidR="00280B70" w:rsidRPr="00616452" w14:paraId="55C226F6" w14:textId="77777777" w:rsidTr="00280B70">
        <w:trPr>
          <w:trHeight w:val="306"/>
        </w:trPr>
        <w:tc>
          <w:tcPr>
            <w:tcW w:w="963" w:type="dxa"/>
            <w:vMerge/>
          </w:tcPr>
          <w:p w14:paraId="3F7B2C8B"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493FA13" w14:textId="60DAA866" w:rsidR="00280B70" w:rsidRPr="00616452" w:rsidRDefault="00280B70" w:rsidP="00634BDC">
            <w:pPr>
              <w:jc w:val="center"/>
              <w:rPr>
                <w:rFonts w:ascii="Times New Roman" w:eastAsia="Aptos" w:hAnsi="Times New Roman" w:cs="Times New Roman"/>
                <w:b/>
              </w:rPr>
            </w:pPr>
          </w:p>
        </w:tc>
        <w:tc>
          <w:tcPr>
            <w:tcW w:w="1721" w:type="dxa"/>
            <w:noWrap/>
            <w:vAlign w:val="center"/>
          </w:tcPr>
          <w:p w14:paraId="18C13170"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692469E" w14:textId="1C1A0417"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3.64</w:t>
            </w:r>
          </w:p>
        </w:tc>
        <w:tc>
          <w:tcPr>
            <w:tcW w:w="909" w:type="dxa"/>
            <w:noWrap/>
          </w:tcPr>
          <w:p w14:paraId="74ABE653" w14:textId="19D4B06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-30.68</w:t>
            </w:r>
          </w:p>
        </w:tc>
        <w:tc>
          <w:tcPr>
            <w:tcW w:w="891" w:type="dxa"/>
            <w:noWrap/>
          </w:tcPr>
          <w:p w14:paraId="01AFF092" w14:textId="67F6197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54.94</w:t>
            </w:r>
          </w:p>
        </w:tc>
      </w:tr>
      <w:tr w:rsidR="00280B70" w:rsidRPr="00616452" w14:paraId="56D5B406" w14:textId="77777777" w:rsidTr="00280B70">
        <w:trPr>
          <w:trHeight w:val="306"/>
        </w:trPr>
        <w:tc>
          <w:tcPr>
            <w:tcW w:w="963" w:type="dxa"/>
            <w:vMerge w:val="restart"/>
            <w:vAlign w:val="center"/>
          </w:tcPr>
          <w:p w14:paraId="101C6546" w14:textId="153E6FA3"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145D9099" w14:textId="7368A204" w:rsidR="00280B70" w:rsidRPr="00616452" w:rsidRDefault="00280B70" w:rsidP="00EC37FD">
            <w:pPr>
              <w:jc w:val="center"/>
              <w:rPr>
                <w:rFonts w:ascii="Times New Roman" w:eastAsia="Aptos" w:hAnsi="Times New Roman" w:cs="Times New Roman"/>
                <w:b/>
              </w:rPr>
            </w:pPr>
          </w:p>
        </w:tc>
        <w:tc>
          <w:tcPr>
            <w:tcW w:w="1721" w:type="dxa"/>
            <w:noWrap/>
          </w:tcPr>
          <w:p w14:paraId="43F423DE"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810DC76" w14:textId="77777777" w:rsidR="00280B70" w:rsidRPr="00616452" w:rsidRDefault="00280B70" w:rsidP="00EC37FD">
            <w:pPr>
              <w:jc w:val="center"/>
              <w:rPr>
                <w:rFonts w:ascii="Times New Roman" w:hAnsi="Times New Roman" w:cs="Times New Roman"/>
              </w:rPr>
            </w:pPr>
          </w:p>
        </w:tc>
        <w:tc>
          <w:tcPr>
            <w:tcW w:w="909" w:type="dxa"/>
            <w:noWrap/>
          </w:tcPr>
          <w:p w14:paraId="09E6420F" w14:textId="77777777" w:rsidR="00280B70" w:rsidRPr="00616452" w:rsidRDefault="00280B70" w:rsidP="00EC37FD">
            <w:pPr>
              <w:jc w:val="center"/>
              <w:rPr>
                <w:rFonts w:ascii="Times New Roman" w:hAnsi="Times New Roman" w:cs="Times New Roman"/>
              </w:rPr>
            </w:pPr>
          </w:p>
        </w:tc>
        <w:tc>
          <w:tcPr>
            <w:tcW w:w="891" w:type="dxa"/>
            <w:noWrap/>
          </w:tcPr>
          <w:p w14:paraId="6180ECD9" w14:textId="77777777" w:rsidR="00280B70" w:rsidRPr="00616452" w:rsidRDefault="00280B70" w:rsidP="00EC37FD">
            <w:pPr>
              <w:jc w:val="center"/>
              <w:rPr>
                <w:rFonts w:ascii="Times New Roman" w:hAnsi="Times New Roman" w:cs="Times New Roman"/>
              </w:rPr>
            </w:pPr>
          </w:p>
        </w:tc>
      </w:tr>
      <w:tr w:rsidR="00280B70" w:rsidRPr="00616452" w14:paraId="3E0376C7" w14:textId="77777777" w:rsidTr="00280B70">
        <w:trPr>
          <w:trHeight w:val="306"/>
        </w:trPr>
        <w:tc>
          <w:tcPr>
            <w:tcW w:w="963" w:type="dxa"/>
            <w:vMerge/>
            <w:vAlign w:val="center"/>
          </w:tcPr>
          <w:p w14:paraId="5B19D8A4" w14:textId="1EC8B7C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5F683FD1" w14:textId="2C65DE9C" w:rsidR="00280B70" w:rsidRPr="00616452" w:rsidRDefault="00280B70" w:rsidP="00634BDC">
            <w:pPr>
              <w:jc w:val="center"/>
              <w:rPr>
                <w:rFonts w:ascii="Times New Roman" w:hAnsi="Times New Roman" w:cs="Times New Roman"/>
              </w:rPr>
            </w:pPr>
          </w:p>
        </w:tc>
        <w:tc>
          <w:tcPr>
            <w:tcW w:w="1721" w:type="dxa"/>
            <w:noWrap/>
            <w:hideMark/>
          </w:tcPr>
          <w:p w14:paraId="69F6FB3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431112ED" w14:textId="7E068A7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-25.71</w:t>
            </w:r>
          </w:p>
        </w:tc>
        <w:tc>
          <w:tcPr>
            <w:tcW w:w="909" w:type="dxa"/>
            <w:noWrap/>
            <w:hideMark/>
          </w:tcPr>
          <w:p w14:paraId="010FD7AE" w14:textId="621F4A8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-44.96</w:t>
            </w:r>
          </w:p>
        </w:tc>
        <w:tc>
          <w:tcPr>
            <w:tcW w:w="891" w:type="dxa"/>
            <w:noWrap/>
            <w:hideMark/>
          </w:tcPr>
          <w:p w14:paraId="57D1EFEC" w14:textId="2ACDD58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0.27</w:t>
            </w:r>
          </w:p>
        </w:tc>
      </w:tr>
      <w:tr w:rsidR="00280B70" w:rsidRPr="00616452" w14:paraId="7D541F13" w14:textId="77777777" w:rsidTr="00280B70">
        <w:trPr>
          <w:trHeight w:val="208"/>
        </w:trPr>
        <w:tc>
          <w:tcPr>
            <w:tcW w:w="963" w:type="dxa"/>
            <w:vMerge/>
          </w:tcPr>
          <w:p w14:paraId="4DC21C36"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5F080C5" w14:textId="099900D8" w:rsidR="00280B70" w:rsidRPr="00616452" w:rsidRDefault="00280B70" w:rsidP="00634BDC">
            <w:pPr>
              <w:jc w:val="center"/>
              <w:rPr>
                <w:rFonts w:ascii="Times New Roman" w:hAnsi="Times New Roman" w:cs="Times New Roman"/>
                <w:b/>
                <w:bCs/>
              </w:rPr>
            </w:pPr>
          </w:p>
        </w:tc>
        <w:tc>
          <w:tcPr>
            <w:tcW w:w="1721" w:type="dxa"/>
            <w:noWrap/>
            <w:hideMark/>
          </w:tcPr>
          <w:p w14:paraId="16A8673D"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558D54EB" w14:textId="7F0382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-22.96</w:t>
            </w:r>
          </w:p>
        </w:tc>
        <w:tc>
          <w:tcPr>
            <w:tcW w:w="909" w:type="dxa"/>
            <w:noWrap/>
            <w:hideMark/>
          </w:tcPr>
          <w:p w14:paraId="29FF9955" w14:textId="77CB12AD"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-46.2</w:t>
            </w:r>
          </w:p>
        </w:tc>
        <w:tc>
          <w:tcPr>
            <w:tcW w:w="891" w:type="dxa"/>
            <w:noWrap/>
            <w:hideMark/>
          </w:tcPr>
          <w:p w14:paraId="4DAA232D" w14:textId="285E1C6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10.31</w:t>
            </w:r>
          </w:p>
        </w:tc>
      </w:tr>
      <w:tr w:rsidR="00280B70" w:rsidRPr="00616452" w14:paraId="468A321C" w14:textId="77777777" w:rsidTr="00280B70">
        <w:trPr>
          <w:trHeight w:val="306"/>
        </w:trPr>
        <w:tc>
          <w:tcPr>
            <w:tcW w:w="963" w:type="dxa"/>
            <w:vMerge/>
          </w:tcPr>
          <w:p w14:paraId="4BB0F8E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F391FDA" w14:textId="2AC110DF" w:rsidR="00280B70" w:rsidRPr="00616452" w:rsidRDefault="00280B70" w:rsidP="00634BDC">
            <w:pPr>
              <w:jc w:val="center"/>
              <w:rPr>
                <w:rFonts w:ascii="Times New Roman" w:hAnsi="Times New Roman" w:cs="Times New Roman"/>
                <w:b/>
                <w:bCs/>
              </w:rPr>
            </w:pPr>
          </w:p>
        </w:tc>
        <w:tc>
          <w:tcPr>
            <w:tcW w:w="1721" w:type="dxa"/>
            <w:noWrap/>
            <w:hideMark/>
          </w:tcPr>
          <w:p w14:paraId="0C541B7B"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11AEF429" w14:textId="0EF5BAE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-44.82</w:t>
            </w:r>
          </w:p>
        </w:tc>
        <w:tc>
          <w:tcPr>
            <w:tcW w:w="909" w:type="dxa"/>
            <w:noWrap/>
            <w:hideMark/>
          </w:tcPr>
          <w:p w14:paraId="7FD97E64" w14:textId="61177DB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-63.63</w:t>
            </w:r>
          </w:p>
        </w:tc>
        <w:tc>
          <w:tcPr>
            <w:tcW w:w="891" w:type="dxa"/>
            <w:noWrap/>
            <w:hideMark/>
          </w:tcPr>
          <w:p w14:paraId="55D2B6B1" w14:textId="384E8CF5"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-16.28</w:t>
            </w:r>
          </w:p>
        </w:tc>
      </w:tr>
      <w:tr w:rsidR="00280B70" w:rsidRPr="00616452" w14:paraId="5B8A3510" w14:textId="77777777" w:rsidTr="00280B70">
        <w:trPr>
          <w:trHeight w:val="306"/>
        </w:trPr>
        <w:tc>
          <w:tcPr>
            <w:tcW w:w="963" w:type="dxa"/>
          </w:tcPr>
          <w:p w14:paraId="5B089E48" w14:textId="77777777" w:rsidR="00280B70" w:rsidRPr="00616452" w:rsidRDefault="00280B70" w:rsidP="00280B70">
            <w:pPr>
              <w:rPr>
                <w:rFonts w:ascii="Times New Roman" w:hAnsi="Times New Roman" w:cs="Times New Roman"/>
                <w:b/>
                <w:bCs/>
              </w:rPr>
            </w:pPr>
          </w:p>
        </w:tc>
        <w:tc>
          <w:tcPr>
            <w:tcW w:w="1329" w:type="dxa"/>
            <w:noWrap/>
            <w:vAlign w:val="center"/>
          </w:tcPr>
          <w:p w14:paraId="74AD2232" w14:textId="77777777" w:rsidR="00280B70" w:rsidRPr="00616452" w:rsidRDefault="00280B70" w:rsidP="00634BDC">
            <w:pPr>
              <w:jc w:val="center"/>
              <w:rPr>
                <w:rFonts w:ascii="Times New Roman" w:hAnsi="Times New Roman" w:cs="Times New Roman"/>
                <w:b/>
                <w:bCs/>
              </w:rPr>
            </w:pPr>
          </w:p>
        </w:tc>
        <w:tc>
          <w:tcPr>
            <w:tcW w:w="1721" w:type="dxa"/>
            <w:noWrap/>
          </w:tcPr>
          <w:p w14:paraId="3105C38A" w14:textId="77777777" w:rsidR="00280B70" w:rsidRPr="00616452" w:rsidRDefault="00280B70" w:rsidP="00634BDC">
            <w:pPr>
              <w:jc w:val="center"/>
              <w:rPr>
                <w:rFonts w:ascii="Times New Roman" w:hAnsi="Times New Roman" w:cs="Times New Roman"/>
              </w:rPr>
            </w:pPr>
          </w:p>
        </w:tc>
        <w:tc>
          <w:tcPr>
            <w:tcW w:w="1635" w:type="dxa"/>
            <w:noWrap/>
          </w:tcPr>
          <w:p w14:paraId="452B43D9" w14:textId="77777777" w:rsidR="00280B70" w:rsidRDefault="00280B70" w:rsidP="00634BDC">
            <w:pPr>
              <w:jc w:val="center"/>
              <w:rPr>
                <w:rFonts w:ascii="Helvetica Neue" w:hAnsi="Helvetica Neue"/>
                <w:color w:val="000000"/>
                <w:sz w:val="15"/>
                <w:szCs w:val="15"/>
              </w:rPr>
            </w:pPr>
          </w:p>
        </w:tc>
        <w:tc>
          <w:tcPr>
            <w:tcW w:w="909" w:type="dxa"/>
            <w:noWrap/>
          </w:tcPr>
          <w:p w14:paraId="27D6B6F2" w14:textId="77777777" w:rsidR="00280B70" w:rsidRDefault="00280B70" w:rsidP="00634BDC">
            <w:pPr>
              <w:jc w:val="center"/>
              <w:rPr>
                <w:rFonts w:ascii="Helvetica Neue" w:hAnsi="Helvetica Neue"/>
                <w:color w:val="000000"/>
                <w:sz w:val="15"/>
                <w:szCs w:val="15"/>
              </w:rPr>
            </w:pPr>
          </w:p>
        </w:tc>
        <w:tc>
          <w:tcPr>
            <w:tcW w:w="891" w:type="dxa"/>
            <w:noWrap/>
          </w:tcPr>
          <w:p w14:paraId="733536F4" w14:textId="77777777" w:rsidR="00280B70" w:rsidRDefault="00280B70" w:rsidP="00634BDC">
            <w:pPr>
              <w:jc w:val="center"/>
              <w:rPr>
                <w:rFonts w:ascii="Helvetica Neue" w:hAnsi="Helvetica Neue"/>
                <w:color w:val="000000"/>
                <w:sz w:val="15"/>
                <w:szCs w:val="15"/>
              </w:rPr>
            </w:pPr>
          </w:p>
        </w:tc>
      </w:tr>
    </w:tbl>
    <w:p w14:paraId="01C128FC" w14:textId="77777777" w:rsidR="00EC37FD" w:rsidRPr="00616452"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616452" w:rsidRDefault="00EC37FD">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2E589C72" w14:textId="2FB7FDC2" w:rsidR="006F5DB7" w:rsidRPr="00616452" w:rsidRDefault="006F5DB7" w:rsidP="006F5DB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Pr>
          <w:rFonts w:ascii="Times New Roman" w:hAnsi="Times New Roman" w:cs="Times New Roman"/>
          <w:b/>
          <w:bCs/>
          <w:color w:val="000000" w:themeColor="text1"/>
          <w:sz w:val="28"/>
          <w:szCs w:val="28"/>
        </w:rPr>
        <w:t>Bisphenol A</w:t>
      </w:r>
      <w:r w:rsidRPr="00616452">
        <w:rPr>
          <w:rFonts w:ascii="Times New Roman" w:hAnsi="Times New Roman" w:cs="Times New Roman"/>
          <w:b/>
          <w:bCs/>
          <w:color w:val="000000" w:themeColor="text1"/>
          <w:sz w:val="28"/>
          <w:szCs w:val="28"/>
        </w:rPr>
        <w:t xml:space="preserve">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616452"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616452" w14:paraId="329ACA20" w14:textId="77777777" w:rsidTr="00A209BE">
        <w:trPr>
          <w:trHeight w:val="300"/>
        </w:trPr>
        <w:tc>
          <w:tcPr>
            <w:tcW w:w="1860" w:type="dxa"/>
            <w:shd w:val="clear" w:color="auto" w:fill="000000" w:themeFill="text1"/>
            <w:noWrap/>
            <w:vAlign w:val="center"/>
            <w:hideMark/>
          </w:tcPr>
          <w:p w14:paraId="18767E7C"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6438B2" w:rsidRPr="00616452" w14:paraId="15F3DFD1" w14:textId="77777777" w:rsidTr="00A209BE">
        <w:trPr>
          <w:trHeight w:val="216"/>
        </w:trPr>
        <w:tc>
          <w:tcPr>
            <w:tcW w:w="1860" w:type="dxa"/>
            <w:vMerge w:val="restart"/>
            <w:noWrap/>
            <w:vAlign w:val="center"/>
            <w:hideMark/>
          </w:tcPr>
          <w:p w14:paraId="7748F301"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616452" w:rsidRDefault="00242F1B" w:rsidP="00C609B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color w:val="000000" w:themeColor="text1"/>
                <w:sz w:val="22"/>
                <w:szCs w:val="22"/>
                <w:highlight w:val="green"/>
              </w:rPr>
              <w:t>High (Ref)</w:t>
            </w:r>
          </w:p>
        </w:tc>
        <w:tc>
          <w:tcPr>
            <w:tcW w:w="1897" w:type="dxa"/>
            <w:noWrap/>
            <w:vAlign w:val="bottom"/>
            <w:hideMark/>
          </w:tcPr>
          <w:p w14:paraId="6F25B170"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09824258" w14:textId="77777777" w:rsidTr="00A209BE">
        <w:trPr>
          <w:trHeight w:val="300"/>
        </w:trPr>
        <w:tc>
          <w:tcPr>
            <w:tcW w:w="1860" w:type="dxa"/>
            <w:vMerge/>
            <w:hideMark/>
          </w:tcPr>
          <w:p w14:paraId="47DE184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7.19</w:t>
            </w:r>
          </w:p>
        </w:tc>
        <w:tc>
          <w:tcPr>
            <w:tcW w:w="827" w:type="dxa"/>
            <w:noWrap/>
            <w:hideMark/>
          </w:tcPr>
          <w:p w14:paraId="078CF605" w14:textId="1936B938"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-9.91</w:t>
            </w:r>
          </w:p>
        </w:tc>
        <w:tc>
          <w:tcPr>
            <w:tcW w:w="1002" w:type="dxa"/>
            <w:noWrap/>
            <w:hideMark/>
          </w:tcPr>
          <w:p w14:paraId="45C6C887" w14:textId="4ECB8EF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27.53</w:t>
            </w:r>
          </w:p>
        </w:tc>
        <w:tc>
          <w:tcPr>
            <w:tcW w:w="901" w:type="dxa"/>
            <w:noWrap/>
            <w:hideMark/>
          </w:tcPr>
          <w:p w14:paraId="1F39DA8E" w14:textId="57748FC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0.72</w:t>
            </w:r>
          </w:p>
        </w:tc>
      </w:tr>
      <w:tr w:rsidR="00A209BE" w:rsidRPr="00616452" w14:paraId="30F6AC82" w14:textId="77777777" w:rsidTr="00A209BE">
        <w:trPr>
          <w:trHeight w:val="300"/>
        </w:trPr>
        <w:tc>
          <w:tcPr>
            <w:tcW w:w="1860" w:type="dxa"/>
            <w:vMerge/>
            <w:hideMark/>
          </w:tcPr>
          <w:p w14:paraId="6537EBC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897" w:type="dxa"/>
            <w:noWrap/>
            <w:hideMark/>
          </w:tcPr>
          <w:p w14:paraId="482B758E" w14:textId="50DFD0C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9.41</w:t>
            </w:r>
          </w:p>
        </w:tc>
        <w:tc>
          <w:tcPr>
            <w:tcW w:w="827" w:type="dxa"/>
            <w:noWrap/>
            <w:hideMark/>
          </w:tcPr>
          <w:p w14:paraId="4649A63F" w14:textId="296D84F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-8.42</w:t>
            </w:r>
          </w:p>
        </w:tc>
        <w:tc>
          <w:tcPr>
            <w:tcW w:w="1002" w:type="dxa"/>
            <w:noWrap/>
            <w:hideMark/>
          </w:tcPr>
          <w:p w14:paraId="127B9AAD" w14:textId="22F6B3D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30.71</w:t>
            </w:r>
          </w:p>
        </w:tc>
        <w:tc>
          <w:tcPr>
            <w:tcW w:w="901" w:type="dxa"/>
            <w:noWrap/>
            <w:hideMark/>
          </w:tcPr>
          <w:p w14:paraId="608D8A12" w14:textId="4B1B6E2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0.54</w:t>
            </w:r>
          </w:p>
        </w:tc>
      </w:tr>
      <w:tr w:rsidR="00A209BE" w:rsidRPr="00616452" w14:paraId="46D50DAC" w14:textId="77777777" w:rsidTr="00A209BE">
        <w:trPr>
          <w:trHeight w:val="278"/>
        </w:trPr>
        <w:tc>
          <w:tcPr>
            <w:tcW w:w="1860" w:type="dxa"/>
            <w:vMerge/>
            <w:hideMark/>
          </w:tcPr>
          <w:p w14:paraId="0244B42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Very Low</w:t>
            </w:r>
          </w:p>
        </w:tc>
        <w:tc>
          <w:tcPr>
            <w:tcW w:w="1897" w:type="dxa"/>
            <w:noWrap/>
            <w:hideMark/>
          </w:tcPr>
          <w:p w14:paraId="48CCC1AB" w14:textId="24D7D53B"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13.96</w:t>
            </w:r>
          </w:p>
        </w:tc>
        <w:tc>
          <w:tcPr>
            <w:tcW w:w="827" w:type="dxa"/>
            <w:noWrap/>
            <w:hideMark/>
          </w:tcPr>
          <w:p w14:paraId="722E9083" w14:textId="599CE89F"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-11.85</w:t>
            </w:r>
          </w:p>
        </w:tc>
        <w:tc>
          <w:tcPr>
            <w:tcW w:w="1002" w:type="dxa"/>
            <w:noWrap/>
            <w:hideMark/>
          </w:tcPr>
          <w:p w14:paraId="7F6AF828" w14:textId="33ECAEA3"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47.32</w:t>
            </w:r>
          </w:p>
        </w:tc>
        <w:tc>
          <w:tcPr>
            <w:tcW w:w="901" w:type="dxa"/>
            <w:noWrap/>
            <w:hideMark/>
          </w:tcPr>
          <w:p w14:paraId="50256D0B" w14:textId="5168EB09"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0.54</w:t>
            </w:r>
          </w:p>
        </w:tc>
      </w:tr>
      <w:tr w:rsidR="006438B2" w:rsidRPr="00616452" w14:paraId="4A6CEED2" w14:textId="77777777" w:rsidTr="00A209BE">
        <w:trPr>
          <w:trHeight w:val="300"/>
        </w:trPr>
        <w:tc>
          <w:tcPr>
            <w:tcW w:w="1860" w:type="dxa"/>
            <w:vMerge w:val="restart"/>
            <w:noWrap/>
            <w:vAlign w:val="center"/>
            <w:hideMark/>
          </w:tcPr>
          <w:p w14:paraId="767A4EAE"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4D296930"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6B6E556D"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7424EB" w:rsidRDefault="006438B2" w:rsidP="00C609B6">
            <w:pPr>
              <w:jc w:val="center"/>
              <w:rPr>
                <w:rFonts w:ascii="Times New Roman" w:hAnsi="Times New Roman" w:cs="Times New Roman"/>
                <w:color w:val="000000" w:themeColor="text1"/>
                <w:sz w:val="22"/>
                <w:szCs w:val="22"/>
              </w:rPr>
            </w:pPr>
          </w:p>
        </w:tc>
      </w:tr>
      <w:tr w:rsidR="004E228B" w:rsidRPr="00616452" w14:paraId="0C29C994" w14:textId="77777777" w:rsidTr="00A209BE">
        <w:trPr>
          <w:trHeight w:val="300"/>
        </w:trPr>
        <w:tc>
          <w:tcPr>
            <w:tcW w:w="1860" w:type="dxa"/>
            <w:vMerge/>
            <w:hideMark/>
          </w:tcPr>
          <w:p w14:paraId="5012C14F"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5F769CA" w14:textId="23F6BA44"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-5.26</w:t>
            </w:r>
          </w:p>
        </w:tc>
        <w:tc>
          <w:tcPr>
            <w:tcW w:w="827" w:type="dxa"/>
            <w:noWrap/>
            <w:hideMark/>
          </w:tcPr>
          <w:p w14:paraId="5FA26A0F" w14:textId="0562D09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-18.24</w:t>
            </w:r>
          </w:p>
        </w:tc>
        <w:tc>
          <w:tcPr>
            <w:tcW w:w="1002" w:type="dxa"/>
            <w:noWrap/>
            <w:hideMark/>
          </w:tcPr>
          <w:p w14:paraId="74CBAF11" w14:textId="6CA442AA"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9.77</w:t>
            </w:r>
          </w:p>
        </w:tc>
        <w:tc>
          <w:tcPr>
            <w:tcW w:w="901" w:type="dxa"/>
            <w:noWrap/>
            <w:hideMark/>
          </w:tcPr>
          <w:p w14:paraId="622A4F1C" w14:textId="79418AA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0.77</w:t>
            </w:r>
          </w:p>
        </w:tc>
      </w:tr>
      <w:tr w:rsidR="004E228B" w:rsidRPr="00616452" w14:paraId="4A5B002C" w14:textId="77777777" w:rsidTr="00A209BE">
        <w:trPr>
          <w:trHeight w:val="300"/>
        </w:trPr>
        <w:tc>
          <w:tcPr>
            <w:tcW w:w="1860" w:type="dxa"/>
            <w:vMerge/>
            <w:hideMark/>
          </w:tcPr>
          <w:p w14:paraId="3A26F587"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2ABA142D" w14:textId="454F0CD3"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1.08</w:t>
            </w:r>
          </w:p>
        </w:tc>
        <w:tc>
          <w:tcPr>
            <w:tcW w:w="827" w:type="dxa"/>
            <w:noWrap/>
            <w:hideMark/>
          </w:tcPr>
          <w:p w14:paraId="3FA4D897" w14:textId="4F6852EB"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-13.76</w:t>
            </w:r>
          </w:p>
        </w:tc>
        <w:tc>
          <w:tcPr>
            <w:tcW w:w="1002" w:type="dxa"/>
            <w:noWrap/>
            <w:hideMark/>
          </w:tcPr>
          <w:p w14:paraId="3215F551" w14:textId="2AD3C929"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18.47</w:t>
            </w:r>
          </w:p>
        </w:tc>
        <w:tc>
          <w:tcPr>
            <w:tcW w:w="901" w:type="dxa"/>
            <w:noWrap/>
            <w:hideMark/>
          </w:tcPr>
          <w:p w14:paraId="7DABFECD" w14:textId="321E3B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4E228B" w:rsidRPr="00616452" w14:paraId="617E2666" w14:textId="77777777" w:rsidTr="00A209BE">
        <w:trPr>
          <w:trHeight w:val="300"/>
        </w:trPr>
        <w:tc>
          <w:tcPr>
            <w:tcW w:w="1860" w:type="dxa"/>
            <w:vMerge/>
            <w:hideMark/>
          </w:tcPr>
          <w:p w14:paraId="20228203"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D12F884" w14:textId="760C72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-0.25</w:t>
            </w:r>
          </w:p>
        </w:tc>
        <w:tc>
          <w:tcPr>
            <w:tcW w:w="827" w:type="dxa"/>
            <w:noWrap/>
            <w:hideMark/>
          </w:tcPr>
          <w:p w14:paraId="3BD4D8AA" w14:textId="398D1DD2"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-15.08</w:t>
            </w:r>
          </w:p>
        </w:tc>
        <w:tc>
          <w:tcPr>
            <w:tcW w:w="1002" w:type="dxa"/>
            <w:noWrap/>
            <w:hideMark/>
          </w:tcPr>
          <w:p w14:paraId="6F88BD22" w14:textId="0F0AF87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17.17</w:t>
            </w:r>
          </w:p>
        </w:tc>
        <w:tc>
          <w:tcPr>
            <w:tcW w:w="901" w:type="dxa"/>
            <w:noWrap/>
            <w:hideMark/>
          </w:tcPr>
          <w:p w14:paraId="279D882E" w14:textId="09E011FF"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EB24692" w14:textId="77777777" w:rsidTr="00A209BE">
        <w:trPr>
          <w:trHeight w:val="300"/>
        </w:trPr>
        <w:tc>
          <w:tcPr>
            <w:tcW w:w="1860" w:type="dxa"/>
            <w:vMerge w:val="restart"/>
            <w:noWrap/>
            <w:vAlign w:val="center"/>
            <w:hideMark/>
          </w:tcPr>
          <w:p w14:paraId="3F940127" w14:textId="77777777" w:rsidR="00A209BE" w:rsidRPr="00616452" w:rsidRDefault="00A209BE" w:rsidP="00A209BE">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2BFD16C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hideMark/>
          </w:tcPr>
          <w:p w14:paraId="3CB2D413" w14:textId="422F9635" w:rsidR="00A209BE" w:rsidRPr="007424EB"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7424EB"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7424EB"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7424EB" w:rsidRDefault="00A209BE" w:rsidP="00A209BE">
            <w:pPr>
              <w:jc w:val="center"/>
              <w:rPr>
                <w:rFonts w:ascii="Times New Roman" w:hAnsi="Times New Roman" w:cs="Times New Roman"/>
                <w:color w:val="000000" w:themeColor="text1"/>
                <w:sz w:val="22"/>
                <w:szCs w:val="22"/>
              </w:rPr>
            </w:pPr>
          </w:p>
        </w:tc>
      </w:tr>
      <w:tr w:rsidR="00A209BE" w:rsidRPr="00616452" w14:paraId="0AB63479" w14:textId="77777777" w:rsidTr="00A209BE">
        <w:trPr>
          <w:trHeight w:val="300"/>
        </w:trPr>
        <w:tc>
          <w:tcPr>
            <w:tcW w:w="1860" w:type="dxa"/>
            <w:vMerge/>
            <w:hideMark/>
          </w:tcPr>
          <w:p w14:paraId="784A3FA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47A20DA3" w14:textId="2FE9A4E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-4.11</w:t>
            </w:r>
          </w:p>
        </w:tc>
        <w:tc>
          <w:tcPr>
            <w:tcW w:w="827" w:type="dxa"/>
            <w:noWrap/>
            <w:hideMark/>
          </w:tcPr>
          <w:p w14:paraId="2EF1F591" w14:textId="1540C9A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-22.52</w:t>
            </w:r>
          </w:p>
        </w:tc>
        <w:tc>
          <w:tcPr>
            <w:tcW w:w="1002" w:type="dxa"/>
            <w:noWrap/>
            <w:hideMark/>
          </w:tcPr>
          <w:p w14:paraId="13667CDE" w14:textId="39535D8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18.67</w:t>
            </w:r>
          </w:p>
        </w:tc>
        <w:tc>
          <w:tcPr>
            <w:tcW w:w="901" w:type="dxa"/>
            <w:noWrap/>
            <w:hideMark/>
          </w:tcPr>
          <w:p w14:paraId="36C04F7D" w14:textId="4DBE560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0.95</w:t>
            </w:r>
          </w:p>
        </w:tc>
      </w:tr>
      <w:tr w:rsidR="00A209BE" w:rsidRPr="00616452" w14:paraId="341ABE7E" w14:textId="77777777" w:rsidTr="00A209BE">
        <w:trPr>
          <w:trHeight w:val="300"/>
        </w:trPr>
        <w:tc>
          <w:tcPr>
            <w:tcW w:w="1860" w:type="dxa"/>
            <w:vMerge/>
            <w:hideMark/>
          </w:tcPr>
          <w:p w14:paraId="0B07B31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0858F189" w14:textId="1284533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0.14</w:t>
            </w:r>
          </w:p>
        </w:tc>
        <w:tc>
          <w:tcPr>
            <w:tcW w:w="827" w:type="dxa"/>
            <w:noWrap/>
            <w:hideMark/>
          </w:tcPr>
          <w:p w14:paraId="5736D8F4" w14:textId="155B466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-14.43</w:t>
            </w:r>
          </w:p>
        </w:tc>
        <w:tc>
          <w:tcPr>
            <w:tcW w:w="1002" w:type="dxa"/>
            <w:noWrap/>
            <w:hideMark/>
          </w:tcPr>
          <w:p w14:paraId="6E2DEDB7" w14:textId="6127765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17.20</w:t>
            </w:r>
          </w:p>
        </w:tc>
        <w:tc>
          <w:tcPr>
            <w:tcW w:w="901" w:type="dxa"/>
            <w:noWrap/>
            <w:hideMark/>
          </w:tcPr>
          <w:p w14:paraId="36173A0C" w14:textId="274F5896"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70FEBD4" w14:textId="77777777" w:rsidTr="00A209BE">
        <w:trPr>
          <w:trHeight w:val="300"/>
        </w:trPr>
        <w:tc>
          <w:tcPr>
            <w:tcW w:w="1860" w:type="dxa"/>
            <w:vMerge/>
            <w:hideMark/>
          </w:tcPr>
          <w:p w14:paraId="010AC35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7EE7EBD4" w14:textId="4CB1415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-11.54</w:t>
            </w:r>
          </w:p>
        </w:tc>
        <w:tc>
          <w:tcPr>
            <w:tcW w:w="827" w:type="dxa"/>
            <w:noWrap/>
            <w:hideMark/>
          </w:tcPr>
          <w:p w14:paraId="224F2083" w14:textId="3586FD93"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-37.31</w:t>
            </w:r>
          </w:p>
        </w:tc>
        <w:tc>
          <w:tcPr>
            <w:tcW w:w="1002" w:type="dxa"/>
            <w:noWrap/>
            <w:hideMark/>
          </w:tcPr>
          <w:p w14:paraId="509F0074" w14:textId="15B70C2A"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24.84</w:t>
            </w:r>
          </w:p>
        </w:tc>
        <w:tc>
          <w:tcPr>
            <w:tcW w:w="901" w:type="dxa"/>
            <w:noWrap/>
            <w:hideMark/>
          </w:tcPr>
          <w:p w14:paraId="240E639B" w14:textId="6ABBC8E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0.78</w:t>
            </w:r>
          </w:p>
        </w:tc>
      </w:tr>
      <w:tr w:rsidR="006438B2" w:rsidRPr="00616452" w14:paraId="77D07781" w14:textId="77777777" w:rsidTr="00A209BE">
        <w:trPr>
          <w:trHeight w:val="300"/>
        </w:trPr>
        <w:tc>
          <w:tcPr>
            <w:tcW w:w="1860" w:type="dxa"/>
            <w:vMerge w:val="restart"/>
            <w:noWrap/>
            <w:vAlign w:val="center"/>
            <w:hideMark/>
          </w:tcPr>
          <w:p w14:paraId="18D6F88A"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0A09756B"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5E0A0A7B"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0AD2BDEE" w14:textId="77777777" w:rsidTr="00A209BE">
        <w:trPr>
          <w:trHeight w:val="300"/>
        </w:trPr>
        <w:tc>
          <w:tcPr>
            <w:tcW w:w="1860" w:type="dxa"/>
            <w:vMerge/>
            <w:hideMark/>
          </w:tcPr>
          <w:p w14:paraId="13859AD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38CDB05" w14:textId="4E9233C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-5.61</w:t>
            </w:r>
          </w:p>
        </w:tc>
        <w:tc>
          <w:tcPr>
            <w:tcW w:w="827" w:type="dxa"/>
            <w:noWrap/>
            <w:hideMark/>
          </w:tcPr>
          <w:p w14:paraId="2DBB38EB" w14:textId="0786B28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-28.16</w:t>
            </w:r>
          </w:p>
        </w:tc>
        <w:tc>
          <w:tcPr>
            <w:tcW w:w="1002" w:type="dxa"/>
            <w:noWrap/>
            <w:hideMark/>
          </w:tcPr>
          <w:p w14:paraId="02834AA5" w14:textId="1DEE319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24.01</w:t>
            </w:r>
          </w:p>
        </w:tc>
        <w:tc>
          <w:tcPr>
            <w:tcW w:w="901" w:type="dxa"/>
            <w:noWrap/>
            <w:hideMark/>
          </w:tcPr>
          <w:p w14:paraId="20C042E3" w14:textId="06C4DDF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0.94</w:t>
            </w:r>
          </w:p>
        </w:tc>
      </w:tr>
      <w:tr w:rsidR="00A209BE" w:rsidRPr="00616452" w14:paraId="4E51F38D" w14:textId="77777777" w:rsidTr="00A209BE">
        <w:trPr>
          <w:trHeight w:val="300"/>
        </w:trPr>
        <w:tc>
          <w:tcPr>
            <w:tcW w:w="1860" w:type="dxa"/>
            <w:vMerge/>
            <w:hideMark/>
          </w:tcPr>
          <w:p w14:paraId="51CCF98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460DC9FE" w14:textId="046B7BFE"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-5.23</w:t>
            </w:r>
          </w:p>
        </w:tc>
        <w:tc>
          <w:tcPr>
            <w:tcW w:w="827" w:type="dxa"/>
            <w:noWrap/>
            <w:hideMark/>
          </w:tcPr>
          <w:p w14:paraId="1A0AF196" w14:textId="1F31A53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-24.30</w:t>
            </w:r>
          </w:p>
        </w:tc>
        <w:tc>
          <w:tcPr>
            <w:tcW w:w="1002" w:type="dxa"/>
            <w:noWrap/>
            <w:hideMark/>
          </w:tcPr>
          <w:p w14:paraId="30E2D8F1" w14:textId="6791C58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18.65</w:t>
            </w:r>
          </w:p>
        </w:tc>
        <w:tc>
          <w:tcPr>
            <w:tcW w:w="901" w:type="dxa"/>
            <w:noWrap/>
            <w:hideMark/>
          </w:tcPr>
          <w:p w14:paraId="40EFE5DC" w14:textId="70202A5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0.92</w:t>
            </w:r>
          </w:p>
        </w:tc>
      </w:tr>
      <w:tr w:rsidR="00A209BE" w:rsidRPr="00616452" w14:paraId="4A235162" w14:textId="77777777" w:rsidTr="00A209BE">
        <w:trPr>
          <w:trHeight w:val="300"/>
        </w:trPr>
        <w:tc>
          <w:tcPr>
            <w:tcW w:w="1860" w:type="dxa"/>
            <w:vMerge/>
            <w:hideMark/>
          </w:tcPr>
          <w:p w14:paraId="38F93EC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0BA3CFD" w14:textId="053C187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2.56</w:t>
            </w:r>
          </w:p>
        </w:tc>
        <w:tc>
          <w:tcPr>
            <w:tcW w:w="827" w:type="dxa"/>
            <w:noWrap/>
            <w:hideMark/>
          </w:tcPr>
          <w:p w14:paraId="13C2A987" w14:textId="68AAE5F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-31.39</w:t>
            </w:r>
          </w:p>
        </w:tc>
        <w:tc>
          <w:tcPr>
            <w:tcW w:w="1002" w:type="dxa"/>
            <w:noWrap/>
            <w:hideMark/>
          </w:tcPr>
          <w:p w14:paraId="2DEE5DEF" w14:textId="0A351F8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53.32</w:t>
            </w:r>
          </w:p>
        </w:tc>
        <w:tc>
          <w:tcPr>
            <w:tcW w:w="901" w:type="dxa"/>
            <w:noWrap/>
            <w:hideMark/>
          </w:tcPr>
          <w:p w14:paraId="2313D01B" w14:textId="1AA9480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6438B2" w:rsidRPr="00616452" w14:paraId="5D98E790" w14:textId="77777777" w:rsidTr="00A209BE">
        <w:trPr>
          <w:trHeight w:val="300"/>
        </w:trPr>
        <w:tc>
          <w:tcPr>
            <w:tcW w:w="1860" w:type="dxa"/>
            <w:vMerge w:val="restart"/>
            <w:noWrap/>
            <w:vAlign w:val="center"/>
            <w:hideMark/>
          </w:tcPr>
          <w:p w14:paraId="47F5F192"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141472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sz w:val="22"/>
                <w:szCs w:val="22"/>
                <w:highlight w:val="green"/>
              </w:rPr>
              <w:t>High (Ref)</w:t>
            </w:r>
          </w:p>
        </w:tc>
        <w:tc>
          <w:tcPr>
            <w:tcW w:w="1897" w:type="dxa"/>
            <w:noWrap/>
            <w:vAlign w:val="bottom"/>
            <w:hideMark/>
          </w:tcPr>
          <w:p w14:paraId="7B45F6A0"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23CEB59F" w14:textId="77777777" w:rsidTr="00697B2F">
        <w:trPr>
          <w:trHeight w:val="300"/>
        </w:trPr>
        <w:tc>
          <w:tcPr>
            <w:tcW w:w="1860" w:type="dxa"/>
            <w:vMerge/>
            <w:hideMark/>
          </w:tcPr>
          <w:p w14:paraId="4DF85DC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7D4DDDEE" w14:textId="03FC9E0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-6.79</w:t>
            </w:r>
          </w:p>
        </w:tc>
        <w:tc>
          <w:tcPr>
            <w:tcW w:w="827" w:type="dxa"/>
            <w:noWrap/>
            <w:hideMark/>
          </w:tcPr>
          <w:p w14:paraId="2F47F16B" w14:textId="6027D1E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-31.10</w:t>
            </w:r>
          </w:p>
        </w:tc>
        <w:tc>
          <w:tcPr>
            <w:tcW w:w="1002" w:type="dxa"/>
            <w:noWrap/>
            <w:hideMark/>
          </w:tcPr>
          <w:p w14:paraId="76055662" w14:textId="0943FF1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26.10</w:t>
            </w:r>
          </w:p>
        </w:tc>
        <w:tc>
          <w:tcPr>
            <w:tcW w:w="901" w:type="dxa"/>
            <w:noWrap/>
            <w:hideMark/>
          </w:tcPr>
          <w:p w14:paraId="5164D1BA" w14:textId="672CBD5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0.93</w:t>
            </w:r>
          </w:p>
        </w:tc>
      </w:tr>
      <w:tr w:rsidR="00A209BE" w:rsidRPr="00616452" w14:paraId="22621275" w14:textId="77777777" w:rsidTr="00697B2F">
        <w:trPr>
          <w:trHeight w:val="300"/>
        </w:trPr>
        <w:tc>
          <w:tcPr>
            <w:tcW w:w="1860" w:type="dxa"/>
            <w:vMerge/>
            <w:hideMark/>
          </w:tcPr>
          <w:p w14:paraId="4C1A6190"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1C293154" w14:textId="650F6B4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36.95</w:t>
            </w:r>
          </w:p>
        </w:tc>
        <w:tc>
          <w:tcPr>
            <w:tcW w:w="827" w:type="dxa"/>
            <w:noWrap/>
            <w:hideMark/>
          </w:tcPr>
          <w:p w14:paraId="73562E37" w14:textId="61DED7D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-16.26</w:t>
            </w:r>
          </w:p>
        </w:tc>
        <w:tc>
          <w:tcPr>
            <w:tcW w:w="1002" w:type="dxa"/>
            <w:noWrap/>
            <w:hideMark/>
          </w:tcPr>
          <w:p w14:paraId="4C37F7DB" w14:textId="23BC86B5"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123.98</w:t>
            </w:r>
          </w:p>
        </w:tc>
        <w:tc>
          <w:tcPr>
            <w:tcW w:w="901" w:type="dxa"/>
            <w:noWrap/>
            <w:hideMark/>
          </w:tcPr>
          <w:p w14:paraId="32953D6B" w14:textId="1CBDE47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0.34</w:t>
            </w:r>
          </w:p>
        </w:tc>
      </w:tr>
      <w:tr w:rsidR="00A209BE" w:rsidRPr="00616452" w14:paraId="202AD6B4" w14:textId="77777777" w:rsidTr="00697B2F">
        <w:trPr>
          <w:trHeight w:val="300"/>
        </w:trPr>
        <w:tc>
          <w:tcPr>
            <w:tcW w:w="1860" w:type="dxa"/>
            <w:vMerge/>
            <w:hideMark/>
          </w:tcPr>
          <w:p w14:paraId="276ACB2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sz w:val="22"/>
                <w:szCs w:val="22"/>
                <w:highlight w:val="green"/>
              </w:rPr>
              <w:t>Very Low</w:t>
            </w:r>
          </w:p>
        </w:tc>
        <w:tc>
          <w:tcPr>
            <w:tcW w:w="1897" w:type="dxa"/>
            <w:noWrap/>
            <w:hideMark/>
          </w:tcPr>
          <w:p w14:paraId="5B61CF7E" w14:textId="78F04E78"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26.41</w:t>
            </w:r>
          </w:p>
        </w:tc>
        <w:tc>
          <w:tcPr>
            <w:tcW w:w="827" w:type="dxa"/>
            <w:noWrap/>
            <w:hideMark/>
          </w:tcPr>
          <w:p w14:paraId="5261FA27" w14:textId="1D98E061"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-18.81</w:t>
            </w:r>
          </w:p>
        </w:tc>
        <w:tc>
          <w:tcPr>
            <w:tcW w:w="1002" w:type="dxa"/>
            <w:noWrap/>
            <w:hideMark/>
          </w:tcPr>
          <w:p w14:paraId="13C67ACB" w14:textId="39B60625"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96.82</w:t>
            </w:r>
          </w:p>
        </w:tc>
        <w:tc>
          <w:tcPr>
            <w:tcW w:w="901" w:type="dxa"/>
            <w:noWrap/>
            <w:hideMark/>
          </w:tcPr>
          <w:p w14:paraId="77D0CBE4" w14:textId="5625F976"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0.50</w:t>
            </w:r>
          </w:p>
        </w:tc>
      </w:tr>
    </w:tbl>
    <w:p w14:paraId="7B9BDB2E" w14:textId="7AD787A0" w:rsidR="005A3BC6" w:rsidRPr="00616452" w:rsidRDefault="005A3BC6" w:rsidP="005A3BC6">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w:t>
      </w:r>
      <w:r w:rsidR="00C032D1" w:rsidRPr="00616452">
        <w:rPr>
          <w:rFonts w:ascii="Times New Roman" w:hAnsi="Times New Roman" w:cs="Times New Roman"/>
          <w:i/>
          <w:iCs/>
          <w:color w:val="000000" w:themeColor="text1"/>
        </w:rPr>
        <w:t xml:space="preserve">Race and </w:t>
      </w:r>
      <w:r w:rsidR="00FC74C6" w:rsidRPr="00616452">
        <w:rPr>
          <w:rFonts w:ascii="Times New Roman" w:hAnsi="Times New Roman" w:cs="Times New Roman"/>
          <w:i/>
          <w:iCs/>
          <w:color w:val="000000" w:themeColor="text1"/>
        </w:rPr>
        <w:t>E</w:t>
      </w:r>
      <w:r w:rsidR="00C032D1" w:rsidRPr="00616452">
        <w:rPr>
          <w:rFonts w:ascii="Times New Roman" w:hAnsi="Times New Roman" w:cs="Times New Roman"/>
          <w:i/>
          <w:iCs/>
          <w:color w:val="000000" w:themeColor="text1"/>
        </w:rPr>
        <w:t>thnicity</w:t>
      </w:r>
      <w:r w:rsidRPr="00616452">
        <w:rPr>
          <w:rFonts w:ascii="Times New Roman" w:hAnsi="Times New Roman" w:cs="Times New Roman"/>
          <w:i/>
          <w:iCs/>
          <w:color w:val="000000" w:themeColor="text1"/>
        </w:rPr>
        <w:t xml:space="preserve"> interaction terms, showing strata-specific estimates. Within each </w:t>
      </w:r>
      <w:r w:rsidR="00C032D1" w:rsidRPr="00616452">
        <w:rPr>
          <w:rFonts w:ascii="Times New Roman" w:hAnsi="Times New Roman" w:cs="Times New Roman"/>
          <w:i/>
          <w:iCs/>
          <w:color w:val="000000" w:themeColor="text1"/>
        </w:rPr>
        <w:t xml:space="preserve">race and </w:t>
      </w:r>
      <w:r w:rsidR="00BF0E49" w:rsidRPr="00616452">
        <w:rPr>
          <w:rFonts w:ascii="Times New Roman" w:hAnsi="Times New Roman" w:cs="Times New Roman"/>
          <w:i/>
          <w:iCs/>
          <w:color w:val="000000" w:themeColor="text1"/>
        </w:rPr>
        <w:t>ethnicity group</w:t>
      </w:r>
      <w:r w:rsidRPr="00616452">
        <w:rPr>
          <w:rFonts w:ascii="Times New Roman" w:hAnsi="Times New Roman" w:cs="Times New Roman"/>
          <w:i/>
          <w:iCs/>
          <w:color w:val="000000" w:themeColor="text1"/>
        </w:rPr>
        <w:t xml:space="preserve"> (</w:t>
      </w:r>
      <w:r w:rsidR="00C032D1" w:rsidRPr="00616452">
        <w:rPr>
          <w:rFonts w:ascii="Times New Roman" w:hAnsi="Times New Roman" w:cs="Times New Roman"/>
          <w:i/>
          <w:iCs/>
          <w:color w:val="000000" w:themeColor="text1"/>
        </w:rPr>
        <w:t>NH White, NH Black, Mexican American, Other Hispanic, Other</w:t>
      </w:r>
      <w:proofErr w:type="gramStart"/>
      <w:r w:rsidRPr="00616452">
        <w:rPr>
          <w:rFonts w:ascii="Times New Roman" w:hAnsi="Times New Roman" w:cs="Times New Roman"/>
          <w:i/>
          <w:iCs/>
          <w:color w:val="000000" w:themeColor="text1"/>
        </w:rPr>
        <w:t>, )</w:t>
      </w:r>
      <w:proofErr w:type="gramEnd"/>
      <w:r w:rsidR="00C032D1"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616452">
        <w:rPr>
          <w:rFonts w:ascii="Times New Roman" w:hAnsi="Times New Roman" w:cs="Times New Roman"/>
          <w:i/>
          <w:iCs/>
          <w:color w:val="000000" w:themeColor="text1"/>
        </w:rPr>
        <w:t>sex</w:t>
      </w:r>
      <w:r w:rsidRPr="00616452">
        <w:rPr>
          <w:rFonts w:ascii="Times New Roman" w:hAnsi="Times New Roman" w:cs="Times New Roman"/>
          <w:i/>
          <w:iCs/>
          <w:color w:val="000000" w:themeColor="text1"/>
        </w:rPr>
        <w:t xml:space="preserve">, education, cycle year, </w:t>
      </w:r>
      <w:r w:rsidR="00362F4F" w:rsidRPr="00616452">
        <w:rPr>
          <w:rFonts w:ascii="Times New Roman" w:hAnsi="Times New Roman" w:cs="Times New Roman"/>
          <w:i/>
          <w:iCs/>
          <w:color w:val="000000" w:themeColor="text1"/>
        </w:rPr>
        <w:t>poverty: income</w:t>
      </w:r>
      <w:r w:rsidRPr="00616452">
        <w:rPr>
          <w:rFonts w:ascii="Times New Roman" w:hAnsi="Times New Roman" w:cs="Times New Roman"/>
          <w:i/>
          <w:iCs/>
          <w:color w:val="000000" w:themeColor="text1"/>
        </w:rPr>
        <w:t xml:space="preserve"> ratio and creatinine. </w:t>
      </w:r>
    </w:p>
    <w:p w14:paraId="68C40335" w14:textId="3405B1F8" w:rsidR="00C032D1" w:rsidRPr="00616452" w:rsidRDefault="00C032D1" w:rsidP="00C032D1">
      <w:pPr>
        <w:pStyle w:val="ListParagraph"/>
        <w:numPr>
          <w:ilvl w:val="0"/>
          <w:numId w:val="1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2AAF508" w14:textId="5CFB697F" w:rsidR="00535379" w:rsidRDefault="005A3BC6" w:rsidP="00C80444">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sidR="00362F4F">
        <w:rPr>
          <w:rFonts w:ascii="Times New Roman" w:hAnsi="Times New Roman" w:cs="Times New Roman"/>
          <w:i/>
          <w:iCs/>
          <w:color w:val="000000" w:themeColor="text1"/>
        </w:rPr>
        <w:t>interval</w:t>
      </w:r>
      <w:bookmarkEnd w:id="448"/>
    </w:p>
    <w:p w14:paraId="35870ABF" w14:textId="062732A4" w:rsidR="00836F57" w:rsidRDefault="00836F57">
      <w:pPr>
        <w:spacing w:after="160" w:line="278" w:lineRule="auto"/>
        <w:rPr>
          <w:rFonts w:ascii="Times New Roman" w:hAnsi="Times New Roman" w:cs="Times New Roman"/>
          <w:i/>
          <w:iCs/>
          <w:color w:val="000000" w:themeColor="text1"/>
        </w:rPr>
      </w:pPr>
      <w:r>
        <w:rPr>
          <w:rFonts w:ascii="Times New Roman" w:hAnsi="Times New Roman" w:cs="Times New Roman"/>
          <w:i/>
          <w:iCs/>
          <w:color w:val="000000" w:themeColor="text1"/>
        </w:rPr>
        <w:br w:type="page"/>
      </w:r>
    </w:p>
    <w:p w14:paraId="11ABE515" w14:textId="6C7ABAEC"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4</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F01B1B">
        <w:rPr>
          <w:rFonts w:ascii="Times New Roman" w:hAnsi="Times New Roman" w:cs="Times New Roman"/>
          <w:b/>
          <w:bCs/>
          <w:color w:val="000000" w:themeColor="text1"/>
          <w:sz w:val="28"/>
          <w:szCs w:val="28"/>
        </w:rPr>
        <w:t>Benzophenone-3</w:t>
      </w:r>
      <w:r w:rsidR="00F01B1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0A800C22"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B472405" w14:textId="77777777" w:rsidTr="0058539A">
        <w:trPr>
          <w:trHeight w:val="300"/>
        </w:trPr>
        <w:tc>
          <w:tcPr>
            <w:tcW w:w="1860" w:type="dxa"/>
            <w:shd w:val="clear" w:color="auto" w:fill="000000" w:themeFill="text1"/>
            <w:noWrap/>
            <w:vAlign w:val="center"/>
            <w:hideMark/>
          </w:tcPr>
          <w:p w14:paraId="6D5E1BFC"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5BC5AFE2" w14:textId="77777777" w:rsidTr="0058539A">
        <w:trPr>
          <w:trHeight w:val="300"/>
        </w:trPr>
        <w:tc>
          <w:tcPr>
            <w:tcW w:w="1860" w:type="dxa"/>
            <w:vMerge w:val="restart"/>
            <w:noWrap/>
            <w:vAlign w:val="center"/>
            <w:hideMark/>
          </w:tcPr>
          <w:p w14:paraId="233DBC91"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3A2F74B" w14:textId="77777777" w:rsidTr="007F63F7">
        <w:trPr>
          <w:trHeight w:val="300"/>
        </w:trPr>
        <w:tc>
          <w:tcPr>
            <w:tcW w:w="1860" w:type="dxa"/>
            <w:vMerge/>
            <w:hideMark/>
          </w:tcPr>
          <w:p w14:paraId="49F95CE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-28.70</w:t>
            </w:r>
          </w:p>
        </w:tc>
        <w:tc>
          <w:tcPr>
            <w:tcW w:w="1016" w:type="dxa"/>
            <w:noWrap/>
            <w:hideMark/>
          </w:tcPr>
          <w:p w14:paraId="776E3CF4" w14:textId="655A4E8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-48.72</w:t>
            </w:r>
          </w:p>
        </w:tc>
        <w:tc>
          <w:tcPr>
            <w:tcW w:w="1002" w:type="dxa"/>
            <w:noWrap/>
            <w:hideMark/>
          </w:tcPr>
          <w:p w14:paraId="5B25556C" w14:textId="61D34C0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-0.87</w:t>
            </w:r>
          </w:p>
        </w:tc>
        <w:tc>
          <w:tcPr>
            <w:tcW w:w="901" w:type="dxa"/>
            <w:noWrap/>
            <w:hideMark/>
          </w:tcPr>
          <w:p w14:paraId="424B08F2" w14:textId="0B4FE8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0.04</w:t>
            </w:r>
          </w:p>
        </w:tc>
      </w:tr>
      <w:tr w:rsidR="00A209BE" w:rsidRPr="00616452" w14:paraId="157BFBD3" w14:textId="77777777" w:rsidTr="007F63F7">
        <w:trPr>
          <w:trHeight w:val="300"/>
        </w:trPr>
        <w:tc>
          <w:tcPr>
            <w:tcW w:w="1860" w:type="dxa"/>
            <w:vMerge/>
            <w:hideMark/>
          </w:tcPr>
          <w:p w14:paraId="2DF5C7B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hideMark/>
          </w:tcPr>
          <w:p w14:paraId="311A4A0D" w14:textId="0FE5932D"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-27.92</w:t>
            </w:r>
          </w:p>
        </w:tc>
        <w:tc>
          <w:tcPr>
            <w:tcW w:w="1016" w:type="dxa"/>
            <w:noWrap/>
            <w:hideMark/>
          </w:tcPr>
          <w:p w14:paraId="589793BC" w14:textId="7AFC0A8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-48.98</w:t>
            </w:r>
          </w:p>
        </w:tc>
        <w:tc>
          <w:tcPr>
            <w:tcW w:w="1002" w:type="dxa"/>
            <w:noWrap/>
            <w:hideMark/>
          </w:tcPr>
          <w:p w14:paraId="4A0B8A48" w14:textId="1B343D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1.84</w:t>
            </w:r>
          </w:p>
        </w:tc>
        <w:tc>
          <w:tcPr>
            <w:tcW w:w="901" w:type="dxa"/>
            <w:noWrap/>
            <w:hideMark/>
          </w:tcPr>
          <w:p w14:paraId="37C4D714" w14:textId="6563BBA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0.07</w:t>
            </w:r>
          </w:p>
        </w:tc>
      </w:tr>
      <w:tr w:rsidR="00A209BE" w:rsidRPr="00616452" w14:paraId="76B98694" w14:textId="77777777" w:rsidTr="007F63F7">
        <w:trPr>
          <w:trHeight w:val="278"/>
        </w:trPr>
        <w:tc>
          <w:tcPr>
            <w:tcW w:w="1860" w:type="dxa"/>
            <w:vMerge/>
            <w:hideMark/>
          </w:tcPr>
          <w:p w14:paraId="5078942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-33.44</w:t>
            </w:r>
          </w:p>
        </w:tc>
        <w:tc>
          <w:tcPr>
            <w:tcW w:w="1016" w:type="dxa"/>
            <w:noWrap/>
            <w:hideMark/>
          </w:tcPr>
          <w:p w14:paraId="2EDFB15E" w14:textId="27B2F60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-58.81</w:t>
            </w:r>
          </w:p>
        </w:tc>
        <w:tc>
          <w:tcPr>
            <w:tcW w:w="1002" w:type="dxa"/>
            <w:noWrap/>
            <w:hideMark/>
          </w:tcPr>
          <w:p w14:paraId="56A41ECA" w14:textId="544D96B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7.56</w:t>
            </w:r>
          </w:p>
        </w:tc>
        <w:tc>
          <w:tcPr>
            <w:tcW w:w="901" w:type="dxa"/>
            <w:noWrap/>
            <w:hideMark/>
          </w:tcPr>
          <w:p w14:paraId="713E1BB3" w14:textId="3A02AF4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0.12</w:t>
            </w:r>
          </w:p>
        </w:tc>
      </w:tr>
      <w:tr w:rsidR="00836F57" w:rsidRPr="00616452" w14:paraId="225C23C9" w14:textId="77777777" w:rsidTr="0058539A">
        <w:trPr>
          <w:trHeight w:val="300"/>
        </w:trPr>
        <w:tc>
          <w:tcPr>
            <w:tcW w:w="1860" w:type="dxa"/>
            <w:vMerge w:val="restart"/>
            <w:noWrap/>
            <w:vAlign w:val="center"/>
            <w:hideMark/>
          </w:tcPr>
          <w:p w14:paraId="466CD2D4"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57E0DA9E"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0B77789A"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04D8FFA3" w14:textId="77777777" w:rsidTr="005412AD">
        <w:trPr>
          <w:trHeight w:val="300"/>
        </w:trPr>
        <w:tc>
          <w:tcPr>
            <w:tcW w:w="1860" w:type="dxa"/>
            <w:vMerge/>
            <w:hideMark/>
          </w:tcPr>
          <w:p w14:paraId="43D5AA2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364502C" w14:textId="14DFF58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-15.93</w:t>
            </w:r>
          </w:p>
        </w:tc>
        <w:tc>
          <w:tcPr>
            <w:tcW w:w="1016" w:type="dxa"/>
            <w:noWrap/>
            <w:hideMark/>
          </w:tcPr>
          <w:p w14:paraId="1A649A8D" w14:textId="53BE21C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-41.65</w:t>
            </w:r>
          </w:p>
        </w:tc>
        <w:tc>
          <w:tcPr>
            <w:tcW w:w="1002" w:type="dxa"/>
            <w:noWrap/>
            <w:hideMark/>
          </w:tcPr>
          <w:p w14:paraId="2089E2A6" w14:textId="7918F1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21.12</w:t>
            </w:r>
          </w:p>
        </w:tc>
        <w:tc>
          <w:tcPr>
            <w:tcW w:w="901" w:type="dxa"/>
            <w:noWrap/>
            <w:hideMark/>
          </w:tcPr>
          <w:p w14:paraId="64C8C275" w14:textId="1E56D68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0.59</w:t>
            </w:r>
          </w:p>
        </w:tc>
      </w:tr>
      <w:tr w:rsidR="00A209BE" w:rsidRPr="00616452" w14:paraId="7823AC4E" w14:textId="77777777" w:rsidTr="005412AD">
        <w:trPr>
          <w:trHeight w:val="300"/>
        </w:trPr>
        <w:tc>
          <w:tcPr>
            <w:tcW w:w="1860" w:type="dxa"/>
            <w:vMerge/>
            <w:hideMark/>
          </w:tcPr>
          <w:p w14:paraId="13D3D0BB"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EF3D956" w14:textId="4BFC8D1A"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-2.98</w:t>
            </w:r>
          </w:p>
        </w:tc>
        <w:tc>
          <w:tcPr>
            <w:tcW w:w="1016" w:type="dxa"/>
            <w:noWrap/>
            <w:hideMark/>
          </w:tcPr>
          <w:p w14:paraId="6BE5AB68" w14:textId="3B724B2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-31.62</w:t>
            </w:r>
          </w:p>
        </w:tc>
        <w:tc>
          <w:tcPr>
            <w:tcW w:w="1002" w:type="dxa"/>
            <w:noWrap/>
            <w:hideMark/>
          </w:tcPr>
          <w:p w14:paraId="64ED95A9" w14:textId="1DFA1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37.65</w:t>
            </w:r>
          </w:p>
        </w:tc>
        <w:tc>
          <w:tcPr>
            <w:tcW w:w="901" w:type="dxa"/>
            <w:noWrap/>
            <w:hideMark/>
          </w:tcPr>
          <w:p w14:paraId="09936F5B" w14:textId="17DA2F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1BA6F243" w14:textId="77777777" w:rsidTr="005412AD">
        <w:trPr>
          <w:trHeight w:val="300"/>
        </w:trPr>
        <w:tc>
          <w:tcPr>
            <w:tcW w:w="1860" w:type="dxa"/>
            <w:vMerge/>
            <w:hideMark/>
          </w:tcPr>
          <w:p w14:paraId="0B9619A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3FCD6117" w14:textId="0F9E957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11.06</w:t>
            </w:r>
          </w:p>
        </w:tc>
        <w:tc>
          <w:tcPr>
            <w:tcW w:w="1016" w:type="dxa"/>
            <w:noWrap/>
            <w:hideMark/>
          </w:tcPr>
          <w:p w14:paraId="45128094" w14:textId="09B546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-27.60</w:t>
            </w:r>
          </w:p>
        </w:tc>
        <w:tc>
          <w:tcPr>
            <w:tcW w:w="1002" w:type="dxa"/>
            <w:noWrap/>
            <w:hideMark/>
          </w:tcPr>
          <w:p w14:paraId="71DB83B5" w14:textId="423934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70.36</w:t>
            </w:r>
          </w:p>
        </w:tc>
        <w:tc>
          <w:tcPr>
            <w:tcW w:w="901" w:type="dxa"/>
            <w:noWrap/>
            <w:hideMark/>
          </w:tcPr>
          <w:p w14:paraId="0D589DB5" w14:textId="50B91B44"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0.92</w:t>
            </w:r>
          </w:p>
        </w:tc>
      </w:tr>
      <w:tr w:rsidR="00836F57" w:rsidRPr="00616452" w14:paraId="14663900" w14:textId="77777777" w:rsidTr="0058539A">
        <w:trPr>
          <w:trHeight w:val="300"/>
        </w:trPr>
        <w:tc>
          <w:tcPr>
            <w:tcW w:w="1860" w:type="dxa"/>
            <w:vMerge w:val="restart"/>
            <w:noWrap/>
            <w:vAlign w:val="center"/>
            <w:hideMark/>
          </w:tcPr>
          <w:p w14:paraId="6EA8AF15"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FC40E3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6D960E08" w14:textId="77777777" w:rsidTr="00AE5EDC">
        <w:trPr>
          <w:trHeight w:val="300"/>
        </w:trPr>
        <w:tc>
          <w:tcPr>
            <w:tcW w:w="1860" w:type="dxa"/>
            <w:vMerge/>
            <w:hideMark/>
          </w:tcPr>
          <w:p w14:paraId="30A5796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40F463CF" w14:textId="754231B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-2.94</w:t>
            </w:r>
          </w:p>
        </w:tc>
        <w:tc>
          <w:tcPr>
            <w:tcW w:w="1016" w:type="dxa"/>
            <w:noWrap/>
            <w:hideMark/>
          </w:tcPr>
          <w:p w14:paraId="7AA5D1B0" w14:textId="1097D9B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-36.16</w:t>
            </w:r>
          </w:p>
        </w:tc>
        <w:tc>
          <w:tcPr>
            <w:tcW w:w="1002" w:type="dxa"/>
            <w:noWrap/>
            <w:hideMark/>
          </w:tcPr>
          <w:p w14:paraId="466A56CE" w14:textId="7F362BC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47.57</w:t>
            </w:r>
          </w:p>
        </w:tc>
        <w:tc>
          <w:tcPr>
            <w:tcW w:w="901" w:type="dxa"/>
            <w:noWrap/>
            <w:hideMark/>
          </w:tcPr>
          <w:p w14:paraId="7890FF10" w14:textId="746A144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ACAB48C" w14:textId="77777777" w:rsidTr="00AE5EDC">
        <w:trPr>
          <w:trHeight w:val="300"/>
        </w:trPr>
        <w:tc>
          <w:tcPr>
            <w:tcW w:w="1860" w:type="dxa"/>
            <w:vMerge/>
            <w:hideMark/>
          </w:tcPr>
          <w:p w14:paraId="30A5477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22510E94" w14:textId="75D568B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c>
          <w:tcPr>
            <w:tcW w:w="1016" w:type="dxa"/>
            <w:noWrap/>
            <w:hideMark/>
          </w:tcPr>
          <w:p w14:paraId="1AA910A5" w14:textId="4A0BCF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-27.35</w:t>
            </w:r>
          </w:p>
        </w:tc>
        <w:tc>
          <w:tcPr>
            <w:tcW w:w="1002" w:type="dxa"/>
            <w:noWrap/>
            <w:hideMark/>
          </w:tcPr>
          <w:p w14:paraId="62F04B5A" w14:textId="5B4EA86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40.41</w:t>
            </w:r>
          </w:p>
        </w:tc>
        <w:tc>
          <w:tcPr>
            <w:tcW w:w="901" w:type="dxa"/>
            <w:noWrap/>
            <w:hideMark/>
          </w:tcPr>
          <w:p w14:paraId="3787AB7D" w14:textId="2B9C446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33B5FAC6" w14:textId="77777777" w:rsidTr="00AE5EDC">
        <w:trPr>
          <w:trHeight w:val="300"/>
        </w:trPr>
        <w:tc>
          <w:tcPr>
            <w:tcW w:w="1860" w:type="dxa"/>
            <w:vMerge/>
            <w:hideMark/>
          </w:tcPr>
          <w:p w14:paraId="7D7D4C6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B62104" w:rsidRDefault="00A209BE" w:rsidP="00A209BE">
            <w:pPr>
              <w:jc w:val="center"/>
              <w:rPr>
                <w:rFonts w:ascii="Times New Roman" w:hAnsi="Times New Roman" w:cs="Times New Roman"/>
                <w:color w:val="C00000"/>
                <w:sz w:val="22"/>
                <w:szCs w:val="22"/>
              </w:rPr>
            </w:pPr>
            <w:r w:rsidRPr="00616452">
              <w:rPr>
                <w:rFonts w:ascii="Times New Roman" w:hAnsi="Times New Roman" w:cs="Times New Roman"/>
                <w:sz w:val="22"/>
                <w:szCs w:val="22"/>
              </w:rPr>
              <w:t>Very Low</w:t>
            </w:r>
          </w:p>
        </w:tc>
        <w:tc>
          <w:tcPr>
            <w:tcW w:w="1596" w:type="dxa"/>
            <w:noWrap/>
            <w:hideMark/>
          </w:tcPr>
          <w:p w14:paraId="20DD744C" w14:textId="7411DDA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3.52</w:t>
            </w:r>
          </w:p>
        </w:tc>
        <w:tc>
          <w:tcPr>
            <w:tcW w:w="1016" w:type="dxa"/>
            <w:noWrap/>
            <w:hideMark/>
          </w:tcPr>
          <w:p w14:paraId="6AC349C5" w14:textId="439016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-38.55</w:t>
            </w:r>
          </w:p>
        </w:tc>
        <w:tc>
          <w:tcPr>
            <w:tcW w:w="1002" w:type="dxa"/>
            <w:noWrap/>
            <w:hideMark/>
          </w:tcPr>
          <w:p w14:paraId="60F1F351" w14:textId="0CBB86B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74.39</w:t>
            </w:r>
          </w:p>
        </w:tc>
        <w:tc>
          <w:tcPr>
            <w:tcW w:w="901" w:type="dxa"/>
            <w:noWrap/>
            <w:hideMark/>
          </w:tcPr>
          <w:p w14:paraId="3D1041B8" w14:textId="075026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836F57" w:rsidRPr="00616452" w14:paraId="2A52E1CB" w14:textId="77777777" w:rsidTr="0058539A">
        <w:trPr>
          <w:trHeight w:val="300"/>
        </w:trPr>
        <w:tc>
          <w:tcPr>
            <w:tcW w:w="1860" w:type="dxa"/>
            <w:vMerge w:val="restart"/>
            <w:noWrap/>
            <w:vAlign w:val="center"/>
            <w:hideMark/>
          </w:tcPr>
          <w:p w14:paraId="676249F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40BD0A0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6430352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B4075B3" w14:textId="77777777" w:rsidTr="00E014AA">
        <w:trPr>
          <w:trHeight w:val="300"/>
        </w:trPr>
        <w:tc>
          <w:tcPr>
            <w:tcW w:w="1860" w:type="dxa"/>
            <w:vMerge/>
            <w:hideMark/>
          </w:tcPr>
          <w:p w14:paraId="48ACE46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41336D0" w14:textId="7D5DDB2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45.85</w:t>
            </w:r>
          </w:p>
        </w:tc>
        <w:tc>
          <w:tcPr>
            <w:tcW w:w="1016" w:type="dxa"/>
            <w:noWrap/>
            <w:hideMark/>
          </w:tcPr>
          <w:p w14:paraId="502ABB74" w14:textId="018821D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-24.66</w:t>
            </w:r>
          </w:p>
        </w:tc>
        <w:tc>
          <w:tcPr>
            <w:tcW w:w="1002" w:type="dxa"/>
            <w:noWrap/>
            <w:hideMark/>
          </w:tcPr>
          <w:p w14:paraId="12662E94" w14:textId="2143B94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182.35</w:t>
            </w:r>
          </w:p>
        </w:tc>
        <w:tc>
          <w:tcPr>
            <w:tcW w:w="901" w:type="dxa"/>
            <w:noWrap/>
            <w:hideMark/>
          </w:tcPr>
          <w:p w14:paraId="7515AAA5" w14:textId="720E095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0.44</w:t>
            </w:r>
          </w:p>
        </w:tc>
      </w:tr>
      <w:tr w:rsidR="00A209BE" w:rsidRPr="00616452" w14:paraId="7A0F8A00" w14:textId="77777777" w:rsidTr="00E014AA">
        <w:trPr>
          <w:trHeight w:val="300"/>
        </w:trPr>
        <w:tc>
          <w:tcPr>
            <w:tcW w:w="1860" w:type="dxa"/>
            <w:vMerge/>
            <w:hideMark/>
          </w:tcPr>
          <w:p w14:paraId="52F0344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6A50825F" w14:textId="752D84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2.52</w:t>
            </w:r>
          </w:p>
        </w:tc>
        <w:tc>
          <w:tcPr>
            <w:tcW w:w="1016" w:type="dxa"/>
            <w:noWrap/>
            <w:hideMark/>
          </w:tcPr>
          <w:p w14:paraId="2DA66CAD" w14:textId="6283E79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-37.93</w:t>
            </w:r>
          </w:p>
        </w:tc>
        <w:tc>
          <w:tcPr>
            <w:tcW w:w="1002" w:type="dxa"/>
            <w:noWrap/>
            <w:hideMark/>
          </w:tcPr>
          <w:p w14:paraId="64A3ED7B" w14:textId="69EA3C5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69.31</w:t>
            </w:r>
          </w:p>
        </w:tc>
        <w:tc>
          <w:tcPr>
            <w:tcW w:w="901" w:type="dxa"/>
            <w:noWrap/>
            <w:hideMark/>
          </w:tcPr>
          <w:p w14:paraId="7FDA7034" w14:textId="03C0097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39320B7" w14:textId="77777777" w:rsidTr="00E014AA">
        <w:trPr>
          <w:trHeight w:val="300"/>
        </w:trPr>
        <w:tc>
          <w:tcPr>
            <w:tcW w:w="1860" w:type="dxa"/>
            <w:vMerge/>
            <w:hideMark/>
          </w:tcPr>
          <w:p w14:paraId="412E1FA8"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45CC499D" w14:textId="542D46A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-9.51</w:t>
            </w:r>
          </w:p>
        </w:tc>
        <w:tc>
          <w:tcPr>
            <w:tcW w:w="1016" w:type="dxa"/>
            <w:noWrap/>
            <w:hideMark/>
          </w:tcPr>
          <w:p w14:paraId="4930DCE2" w14:textId="03F00A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-53.73</w:t>
            </w:r>
          </w:p>
        </w:tc>
        <w:tc>
          <w:tcPr>
            <w:tcW w:w="1002" w:type="dxa"/>
            <w:noWrap/>
            <w:hideMark/>
          </w:tcPr>
          <w:p w14:paraId="7296A390" w14:textId="3919DD3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76.98</w:t>
            </w:r>
          </w:p>
        </w:tc>
        <w:tc>
          <w:tcPr>
            <w:tcW w:w="901" w:type="dxa"/>
            <w:noWrap/>
            <w:hideMark/>
          </w:tcPr>
          <w:p w14:paraId="180DC6DF" w14:textId="62E8334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0.98</w:t>
            </w:r>
          </w:p>
        </w:tc>
      </w:tr>
      <w:tr w:rsidR="00836F57" w:rsidRPr="00616452" w14:paraId="4C7E7473" w14:textId="77777777" w:rsidTr="0058539A">
        <w:trPr>
          <w:trHeight w:val="300"/>
        </w:trPr>
        <w:tc>
          <w:tcPr>
            <w:tcW w:w="1860" w:type="dxa"/>
            <w:vMerge w:val="restart"/>
            <w:noWrap/>
            <w:vAlign w:val="center"/>
            <w:hideMark/>
          </w:tcPr>
          <w:p w14:paraId="1E5B062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2508528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92AF161"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26321160" w14:textId="77777777" w:rsidTr="0035787E">
        <w:trPr>
          <w:trHeight w:val="300"/>
        </w:trPr>
        <w:tc>
          <w:tcPr>
            <w:tcW w:w="1860" w:type="dxa"/>
            <w:vMerge/>
            <w:hideMark/>
          </w:tcPr>
          <w:p w14:paraId="2A464E1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702B530A" w14:textId="3EC9419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-33.54</w:t>
            </w:r>
          </w:p>
        </w:tc>
        <w:tc>
          <w:tcPr>
            <w:tcW w:w="1016" w:type="dxa"/>
            <w:noWrap/>
            <w:hideMark/>
          </w:tcPr>
          <w:p w14:paraId="491D966D" w14:textId="74DAF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-59.54</w:t>
            </w:r>
          </w:p>
        </w:tc>
        <w:tc>
          <w:tcPr>
            <w:tcW w:w="1002" w:type="dxa"/>
            <w:noWrap/>
            <w:hideMark/>
          </w:tcPr>
          <w:p w14:paraId="0F20ADBD" w14:textId="78141E7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9.16</w:t>
            </w:r>
          </w:p>
        </w:tc>
        <w:tc>
          <w:tcPr>
            <w:tcW w:w="901" w:type="dxa"/>
            <w:noWrap/>
            <w:hideMark/>
          </w:tcPr>
          <w:p w14:paraId="73B5F2D7" w14:textId="633522E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0.14</w:t>
            </w:r>
          </w:p>
        </w:tc>
      </w:tr>
      <w:tr w:rsidR="00A209BE" w:rsidRPr="00616452" w14:paraId="764F389C" w14:textId="77777777" w:rsidTr="0035787E">
        <w:trPr>
          <w:trHeight w:val="300"/>
        </w:trPr>
        <w:tc>
          <w:tcPr>
            <w:tcW w:w="1860" w:type="dxa"/>
            <w:vMerge/>
            <w:hideMark/>
          </w:tcPr>
          <w:p w14:paraId="69D15FA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DBE4900" w14:textId="2442FC4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-21.54</w:t>
            </w:r>
          </w:p>
        </w:tc>
        <w:tc>
          <w:tcPr>
            <w:tcW w:w="1016" w:type="dxa"/>
            <w:noWrap/>
            <w:hideMark/>
          </w:tcPr>
          <w:p w14:paraId="080382A9" w14:textId="040A1CF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-54.22</w:t>
            </w:r>
          </w:p>
        </w:tc>
        <w:tc>
          <w:tcPr>
            <w:tcW w:w="1002" w:type="dxa"/>
            <w:noWrap/>
            <w:hideMark/>
          </w:tcPr>
          <w:p w14:paraId="09B8320A" w14:textId="699018D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34.48</w:t>
            </w:r>
          </w:p>
        </w:tc>
        <w:tc>
          <w:tcPr>
            <w:tcW w:w="901" w:type="dxa"/>
            <w:noWrap/>
            <w:hideMark/>
          </w:tcPr>
          <w:p w14:paraId="7A645649" w14:textId="0A6CA9A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0.64</w:t>
            </w:r>
          </w:p>
        </w:tc>
      </w:tr>
      <w:tr w:rsidR="00A209BE" w:rsidRPr="00616452" w14:paraId="209F292A" w14:textId="77777777" w:rsidTr="0035787E">
        <w:trPr>
          <w:trHeight w:val="300"/>
        </w:trPr>
        <w:tc>
          <w:tcPr>
            <w:tcW w:w="1860" w:type="dxa"/>
            <w:vMerge/>
            <w:hideMark/>
          </w:tcPr>
          <w:p w14:paraId="583BAFE2"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7AE7A988" w14:textId="709DAF0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-5.03</w:t>
            </w:r>
          </w:p>
        </w:tc>
        <w:tc>
          <w:tcPr>
            <w:tcW w:w="1016" w:type="dxa"/>
            <w:noWrap/>
            <w:hideMark/>
          </w:tcPr>
          <w:p w14:paraId="245FB980" w14:textId="4DD5F0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-56.58</w:t>
            </w:r>
          </w:p>
        </w:tc>
        <w:tc>
          <w:tcPr>
            <w:tcW w:w="1002" w:type="dxa"/>
            <w:noWrap/>
            <w:hideMark/>
          </w:tcPr>
          <w:p w14:paraId="075C16FB" w14:textId="63CE608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107.74</w:t>
            </w:r>
          </w:p>
        </w:tc>
        <w:tc>
          <w:tcPr>
            <w:tcW w:w="901" w:type="dxa"/>
            <w:noWrap/>
            <w:hideMark/>
          </w:tcPr>
          <w:p w14:paraId="72EA467D" w14:textId="647D1FC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bl>
    <w:p w14:paraId="14FAFE90" w14:textId="77777777" w:rsidR="00836F57" w:rsidRPr="00616452"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616452" w:rsidRDefault="00836F57" w:rsidP="00836F57">
      <w:pPr>
        <w:pStyle w:val="ListParagraph"/>
        <w:numPr>
          <w:ilvl w:val="0"/>
          <w:numId w:val="40"/>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362F4F"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72ADBC3" w14:textId="77777777" w:rsidR="00836F57"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Default="00836F57" w:rsidP="00836F57"/>
    <w:p w14:paraId="016DB0A7" w14:textId="77777777" w:rsidR="00836F57" w:rsidRDefault="00836F57" w:rsidP="00836F57"/>
    <w:p w14:paraId="7980D57C" w14:textId="77777777" w:rsidR="00836F57" w:rsidRDefault="00836F57" w:rsidP="00836F57"/>
    <w:p w14:paraId="13580F89" w14:textId="77777777" w:rsidR="00836F57" w:rsidRDefault="00836F57" w:rsidP="00836F57"/>
    <w:p w14:paraId="4A9FC75C" w14:textId="77777777" w:rsidR="00836F57" w:rsidRPr="00836F57" w:rsidRDefault="00836F57" w:rsidP="00836F57"/>
    <w:p w14:paraId="071FB351" w14:textId="37D41536"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5</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Pr>
          <w:rFonts w:ascii="Times New Roman" w:hAnsi="Times New Roman" w:cs="Times New Roman"/>
          <w:b/>
          <w:bCs/>
          <w:color w:val="000000" w:themeColor="text1"/>
          <w:sz w:val="28"/>
          <w:szCs w:val="28"/>
        </w:rPr>
        <w:t xml:space="preserve">Triclosan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662EE47E"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3AFD38E9" w14:textId="77777777" w:rsidTr="0058539A">
        <w:trPr>
          <w:trHeight w:val="300"/>
        </w:trPr>
        <w:tc>
          <w:tcPr>
            <w:tcW w:w="1860" w:type="dxa"/>
            <w:shd w:val="clear" w:color="auto" w:fill="000000" w:themeFill="text1"/>
            <w:noWrap/>
            <w:vAlign w:val="center"/>
            <w:hideMark/>
          </w:tcPr>
          <w:p w14:paraId="3000AD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642CE7A7" w14:textId="77777777" w:rsidTr="0058539A">
        <w:trPr>
          <w:trHeight w:val="300"/>
        </w:trPr>
        <w:tc>
          <w:tcPr>
            <w:tcW w:w="1860" w:type="dxa"/>
            <w:vMerge w:val="restart"/>
            <w:noWrap/>
            <w:vAlign w:val="center"/>
            <w:hideMark/>
          </w:tcPr>
          <w:p w14:paraId="1F7D206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793F491" w14:textId="77777777" w:rsidR="00836F57" w:rsidRPr="00C6678E" w:rsidRDefault="00836F57" w:rsidP="0058539A">
            <w:pPr>
              <w:jc w:val="center"/>
              <w:rPr>
                <w:rFonts w:ascii="Times New Roman" w:hAnsi="Times New Roman" w:cs="Times New Roman"/>
                <w:color w:val="000000" w:themeColor="text1"/>
              </w:rPr>
            </w:pPr>
          </w:p>
        </w:tc>
        <w:tc>
          <w:tcPr>
            <w:tcW w:w="1016" w:type="dxa"/>
            <w:noWrap/>
            <w:vAlign w:val="bottom"/>
            <w:hideMark/>
          </w:tcPr>
          <w:p w14:paraId="721A331E" w14:textId="77777777" w:rsidR="00836F57" w:rsidRPr="00C6678E" w:rsidRDefault="00836F57" w:rsidP="0058539A">
            <w:pPr>
              <w:jc w:val="center"/>
              <w:rPr>
                <w:rFonts w:ascii="Times New Roman" w:hAnsi="Times New Roman" w:cs="Times New Roman"/>
                <w:color w:val="000000" w:themeColor="text1"/>
              </w:rPr>
            </w:pPr>
          </w:p>
        </w:tc>
        <w:tc>
          <w:tcPr>
            <w:tcW w:w="1002" w:type="dxa"/>
            <w:noWrap/>
            <w:vAlign w:val="bottom"/>
            <w:hideMark/>
          </w:tcPr>
          <w:p w14:paraId="7227FAEF" w14:textId="77777777" w:rsidR="00836F57" w:rsidRPr="00C6678E" w:rsidRDefault="00836F57" w:rsidP="0058539A">
            <w:pPr>
              <w:jc w:val="center"/>
              <w:rPr>
                <w:rFonts w:ascii="Times New Roman" w:hAnsi="Times New Roman" w:cs="Times New Roman"/>
                <w:color w:val="000000" w:themeColor="text1"/>
              </w:rPr>
            </w:pPr>
          </w:p>
        </w:tc>
        <w:tc>
          <w:tcPr>
            <w:tcW w:w="901" w:type="dxa"/>
            <w:noWrap/>
            <w:vAlign w:val="bottom"/>
            <w:hideMark/>
          </w:tcPr>
          <w:p w14:paraId="02D29864" w14:textId="77777777" w:rsidR="00836F57" w:rsidRPr="00C6678E" w:rsidRDefault="00836F57" w:rsidP="0058539A">
            <w:pPr>
              <w:jc w:val="center"/>
              <w:rPr>
                <w:rFonts w:ascii="Times New Roman" w:hAnsi="Times New Roman" w:cs="Times New Roman"/>
                <w:color w:val="000000" w:themeColor="text1"/>
              </w:rPr>
            </w:pPr>
          </w:p>
        </w:tc>
      </w:tr>
      <w:tr w:rsidR="000B7BB3" w:rsidRPr="00616452" w14:paraId="43A500CE" w14:textId="77777777" w:rsidTr="002D710F">
        <w:trPr>
          <w:trHeight w:val="300"/>
        </w:trPr>
        <w:tc>
          <w:tcPr>
            <w:tcW w:w="1860" w:type="dxa"/>
            <w:vMerge/>
            <w:hideMark/>
          </w:tcPr>
          <w:p w14:paraId="29BFDBC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5C30BD92" w14:textId="315864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-19.32</w:t>
            </w:r>
          </w:p>
        </w:tc>
        <w:tc>
          <w:tcPr>
            <w:tcW w:w="1016" w:type="dxa"/>
            <w:noWrap/>
            <w:hideMark/>
          </w:tcPr>
          <w:p w14:paraId="54E57F27" w14:textId="39B2037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-44.37</w:t>
            </w:r>
          </w:p>
        </w:tc>
        <w:tc>
          <w:tcPr>
            <w:tcW w:w="1002" w:type="dxa"/>
            <w:noWrap/>
            <w:hideMark/>
          </w:tcPr>
          <w:p w14:paraId="034BD157" w14:textId="6F57435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17.01</w:t>
            </w:r>
          </w:p>
        </w:tc>
        <w:tc>
          <w:tcPr>
            <w:tcW w:w="901" w:type="dxa"/>
            <w:noWrap/>
            <w:hideMark/>
          </w:tcPr>
          <w:p w14:paraId="0EAAA5BD" w14:textId="4E18E87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0.43</w:t>
            </w:r>
          </w:p>
        </w:tc>
      </w:tr>
      <w:tr w:rsidR="000B7BB3" w:rsidRPr="00616452" w14:paraId="1C19C4B2" w14:textId="77777777" w:rsidTr="002D710F">
        <w:trPr>
          <w:trHeight w:val="300"/>
        </w:trPr>
        <w:tc>
          <w:tcPr>
            <w:tcW w:w="1860" w:type="dxa"/>
            <w:vMerge/>
            <w:hideMark/>
          </w:tcPr>
          <w:p w14:paraId="2C1CB1B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2E1DC1F" w14:textId="616FADA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-21.28</w:t>
            </w:r>
          </w:p>
        </w:tc>
        <w:tc>
          <w:tcPr>
            <w:tcW w:w="1016" w:type="dxa"/>
            <w:noWrap/>
            <w:hideMark/>
          </w:tcPr>
          <w:p w14:paraId="6DC6719E" w14:textId="7BDB05D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-42.74</w:t>
            </w:r>
          </w:p>
        </w:tc>
        <w:tc>
          <w:tcPr>
            <w:tcW w:w="1002" w:type="dxa"/>
            <w:noWrap/>
            <w:hideMark/>
          </w:tcPr>
          <w:p w14:paraId="7101AADD" w14:textId="0CF18AE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8.23</w:t>
            </w:r>
          </w:p>
        </w:tc>
        <w:tc>
          <w:tcPr>
            <w:tcW w:w="901" w:type="dxa"/>
            <w:noWrap/>
            <w:hideMark/>
          </w:tcPr>
          <w:p w14:paraId="6804D2D9" w14:textId="0C0684E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0.20</w:t>
            </w:r>
          </w:p>
        </w:tc>
      </w:tr>
      <w:tr w:rsidR="000B7BB3" w:rsidRPr="00616452" w14:paraId="5002B0FC" w14:textId="77777777" w:rsidTr="002D710F">
        <w:trPr>
          <w:trHeight w:val="278"/>
        </w:trPr>
        <w:tc>
          <w:tcPr>
            <w:tcW w:w="1860" w:type="dxa"/>
            <w:vMerge/>
            <w:hideMark/>
          </w:tcPr>
          <w:p w14:paraId="239BAFC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E9EDB20" w14:textId="6475E92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-27.72</w:t>
            </w:r>
          </w:p>
        </w:tc>
        <w:tc>
          <w:tcPr>
            <w:tcW w:w="1016" w:type="dxa"/>
            <w:noWrap/>
            <w:hideMark/>
          </w:tcPr>
          <w:p w14:paraId="4F492B3F" w14:textId="595886F2"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-49.16</w:t>
            </w:r>
          </w:p>
        </w:tc>
        <w:tc>
          <w:tcPr>
            <w:tcW w:w="1002" w:type="dxa"/>
            <w:noWrap/>
            <w:hideMark/>
          </w:tcPr>
          <w:p w14:paraId="450CFACF" w14:textId="42E96F5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w:t>
            </w:r>
          </w:p>
        </w:tc>
        <w:tc>
          <w:tcPr>
            <w:tcW w:w="901" w:type="dxa"/>
            <w:noWrap/>
            <w:hideMark/>
          </w:tcPr>
          <w:p w14:paraId="1DFEB8C2" w14:textId="75A4937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0.08</w:t>
            </w:r>
          </w:p>
        </w:tc>
      </w:tr>
      <w:tr w:rsidR="00836F57" w:rsidRPr="00616452" w14:paraId="16F606FE" w14:textId="77777777" w:rsidTr="0058539A">
        <w:trPr>
          <w:trHeight w:val="300"/>
        </w:trPr>
        <w:tc>
          <w:tcPr>
            <w:tcW w:w="1860" w:type="dxa"/>
            <w:vMerge w:val="restart"/>
            <w:noWrap/>
            <w:vAlign w:val="center"/>
            <w:hideMark/>
          </w:tcPr>
          <w:p w14:paraId="124C8A7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D68C5AF"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C1A1EA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A66CFB3" w14:textId="77777777" w:rsidTr="00591D48">
        <w:trPr>
          <w:trHeight w:val="300"/>
        </w:trPr>
        <w:tc>
          <w:tcPr>
            <w:tcW w:w="1860" w:type="dxa"/>
            <w:vMerge/>
            <w:hideMark/>
          </w:tcPr>
          <w:p w14:paraId="777701C8"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1B68FFBF" w14:textId="24B6738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3.33</w:t>
            </w:r>
          </w:p>
        </w:tc>
        <w:tc>
          <w:tcPr>
            <w:tcW w:w="1016" w:type="dxa"/>
            <w:noWrap/>
            <w:hideMark/>
          </w:tcPr>
          <w:p w14:paraId="2627F56A" w14:textId="4B50DEE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-31.26</w:t>
            </w:r>
          </w:p>
        </w:tc>
        <w:tc>
          <w:tcPr>
            <w:tcW w:w="1002" w:type="dxa"/>
            <w:noWrap/>
            <w:hideMark/>
          </w:tcPr>
          <w:p w14:paraId="65FEB1BB" w14:textId="73337A5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55.33</w:t>
            </w:r>
          </w:p>
        </w:tc>
        <w:tc>
          <w:tcPr>
            <w:tcW w:w="901" w:type="dxa"/>
            <w:noWrap/>
            <w:hideMark/>
          </w:tcPr>
          <w:p w14:paraId="76F5450C" w14:textId="7561430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0B7BB3" w:rsidRPr="00616452" w14:paraId="4F9B8B63" w14:textId="77777777" w:rsidTr="00591D48">
        <w:trPr>
          <w:trHeight w:val="300"/>
        </w:trPr>
        <w:tc>
          <w:tcPr>
            <w:tcW w:w="1860" w:type="dxa"/>
            <w:vMerge/>
            <w:hideMark/>
          </w:tcPr>
          <w:p w14:paraId="153AE6E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1387DFF" w14:textId="0B72FD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-4.87</w:t>
            </w:r>
          </w:p>
        </w:tc>
        <w:tc>
          <w:tcPr>
            <w:tcW w:w="1016" w:type="dxa"/>
            <w:noWrap/>
            <w:hideMark/>
          </w:tcPr>
          <w:p w14:paraId="4F4679A0" w14:textId="4CB8B3A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-31.91</w:t>
            </w:r>
          </w:p>
        </w:tc>
        <w:tc>
          <w:tcPr>
            <w:tcW w:w="1002" w:type="dxa"/>
            <w:noWrap/>
            <w:hideMark/>
          </w:tcPr>
          <w:p w14:paraId="5DB4CEBB" w14:textId="48A2956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32.92</w:t>
            </w:r>
          </w:p>
        </w:tc>
        <w:tc>
          <w:tcPr>
            <w:tcW w:w="901" w:type="dxa"/>
            <w:noWrap/>
            <w:hideMark/>
          </w:tcPr>
          <w:p w14:paraId="7C6BD371" w14:textId="6B0D6DB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2EF3C62" w14:textId="77777777" w:rsidTr="00591D48">
        <w:trPr>
          <w:trHeight w:val="300"/>
        </w:trPr>
        <w:tc>
          <w:tcPr>
            <w:tcW w:w="1860" w:type="dxa"/>
            <w:vMerge/>
            <w:hideMark/>
          </w:tcPr>
          <w:p w14:paraId="1D3F400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7542442" w14:textId="542F74F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-8.95</w:t>
            </w:r>
          </w:p>
        </w:tc>
        <w:tc>
          <w:tcPr>
            <w:tcW w:w="1016" w:type="dxa"/>
            <w:noWrap/>
            <w:hideMark/>
          </w:tcPr>
          <w:p w14:paraId="71FFE5BE" w14:textId="024FB85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-38.66</w:t>
            </w:r>
          </w:p>
        </w:tc>
        <w:tc>
          <w:tcPr>
            <w:tcW w:w="1002" w:type="dxa"/>
            <w:noWrap/>
            <w:hideMark/>
          </w:tcPr>
          <w:p w14:paraId="011DAE47" w14:textId="5047CB0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6AB37DD5" w14:textId="19E94B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0.92</w:t>
            </w:r>
          </w:p>
        </w:tc>
      </w:tr>
      <w:tr w:rsidR="00836F57" w:rsidRPr="00616452" w14:paraId="1A8452F3" w14:textId="77777777" w:rsidTr="0058539A">
        <w:trPr>
          <w:trHeight w:val="300"/>
        </w:trPr>
        <w:tc>
          <w:tcPr>
            <w:tcW w:w="1860" w:type="dxa"/>
            <w:vMerge w:val="restart"/>
            <w:noWrap/>
            <w:vAlign w:val="center"/>
            <w:hideMark/>
          </w:tcPr>
          <w:p w14:paraId="2EEC3F0A"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83B286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44FEFA7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4545F425" w14:textId="77777777" w:rsidTr="006F5939">
        <w:trPr>
          <w:trHeight w:val="300"/>
        </w:trPr>
        <w:tc>
          <w:tcPr>
            <w:tcW w:w="1860" w:type="dxa"/>
            <w:vMerge/>
            <w:hideMark/>
          </w:tcPr>
          <w:p w14:paraId="616EE25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0502FBD9" w14:textId="34E4985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-10.47</w:t>
            </w:r>
          </w:p>
        </w:tc>
        <w:tc>
          <w:tcPr>
            <w:tcW w:w="1016" w:type="dxa"/>
            <w:noWrap/>
            <w:hideMark/>
          </w:tcPr>
          <w:p w14:paraId="5E847791" w14:textId="077BF36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-41.78</w:t>
            </w:r>
          </w:p>
        </w:tc>
        <w:tc>
          <w:tcPr>
            <w:tcW w:w="1002" w:type="dxa"/>
            <w:noWrap/>
            <w:hideMark/>
          </w:tcPr>
          <w:p w14:paraId="1AEBD74F" w14:textId="6290DF8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37.67</w:t>
            </w:r>
          </w:p>
        </w:tc>
        <w:tc>
          <w:tcPr>
            <w:tcW w:w="901" w:type="dxa"/>
            <w:noWrap/>
            <w:hideMark/>
          </w:tcPr>
          <w:p w14:paraId="64AFBF2C" w14:textId="27737F2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3FDE2CD2" w14:textId="77777777" w:rsidTr="006F5939">
        <w:trPr>
          <w:trHeight w:val="300"/>
        </w:trPr>
        <w:tc>
          <w:tcPr>
            <w:tcW w:w="1860" w:type="dxa"/>
            <w:vMerge/>
            <w:hideMark/>
          </w:tcPr>
          <w:p w14:paraId="27B3FE4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5779C33" w14:textId="3EFEDFF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8.20</w:t>
            </w:r>
          </w:p>
        </w:tc>
        <w:tc>
          <w:tcPr>
            <w:tcW w:w="1016" w:type="dxa"/>
            <w:noWrap/>
            <w:hideMark/>
          </w:tcPr>
          <w:p w14:paraId="38B02F50" w14:textId="57A52A4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-34.34</w:t>
            </w:r>
          </w:p>
        </w:tc>
        <w:tc>
          <w:tcPr>
            <w:tcW w:w="1002" w:type="dxa"/>
            <w:noWrap/>
            <w:hideMark/>
          </w:tcPr>
          <w:p w14:paraId="5A13E149" w14:textId="0B0480D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78.30</w:t>
            </w:r>
          </w:p>
        </w:tc>
        <w:tc>
          <w:tcPr>
            <w:tcW w:w="901" w:type="dxa"/>
            <w:noWrap/>
            <w:hideMark/>
          </w:tcPr>
          <w:p w14:paraId="47B68376" w14:textId="7762C5D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A31EDC5" w14:textId="77777777" w:rsidTr="006F5939">
        <w:trPr>
          <w:trHeight w:val="300"/>
        </w:trPr>
        <w:tc>
          <w:tcPr>
            <w:tcW w:w="1860" w:type="dxa"/>
            <w:vMerge/>
            <w:hideMark/>
          </w:tcPr>
          <w:p w14:paraId="496A3DC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4813E0A" w14:textId="3115FD9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-0.75</w:t>
            </w:r>
          </w:p>
        </w:tc>
        <w:tc>
          <w:tcPr>
            <w:tcW w:w="1016" w:type="dxa"/>
            <w:noWrap/>
            <w:hideMark/>
          </w:tcPr>
          <w:p w14:paraId="1D35F833" w14:textId="3604F8AD"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-47.93</w:t>
            </w:r>
          </w:p>
        </w:tc>
        <w:tc>
          <w:tcPr>
            <w:tcW w:w="1002" w:type="dxa"/>
            <w:noWrap/>
            <w:hideMark/>
          </w:tcPr>
          <w:p w14:paraId="3A7F8C07" w14:textId="54AE8DF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89.18</w:t>
            </w:r>
          </w:p>
        </w:tc>
        <w:tc>
          <w:tcPr>
            <w:tcW w:w="901" w:type="dxa"/>
            <w:noWrap/>
            <w:hideMark/>
          </w:tcPr>
          <w:p w14:paraId="4A2BB7AB" w14:textId="0B7FC1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836F57" w:rsidRPr="00616452" w14:paraId="4ED5368B" w14:textId="77777777" w:rsidTr="0058539A">
        <w:trPr>
          <w:trHeight w:val="300"/>
        </w:trPr>
        <w:tc>
          <w:tcPr>
            <w:tcW w:w="1860" w:type="dxa"/>
            <w:vMerge w:val="restart"/>
            <w:noWrap/>
            <w:vAlign w:val="center"/>
            <w:hideMark/>
          </w:tcPr>
          <w:p w14:paraId="387B5F7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7009CA84"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A1B821C"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57BC5255" w14:textId="77777777" w:rsidTr="00A84AC2">
        <w:trPr>
          <w:trHeight w:val="300"/>
        </w:trPr>
        <w:tc>
          <w:tcPr>
            <w:tcW w:w="1860" w:type="dxa"/>
            <w:vMerge/>
            <w:hideMark/>
          </w:tcPr>
          <w:p w14:paraId="649A532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77D66BBA" w14:textId="3B1D2D1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-12.86</w:t>
            </w:r>
          </w:p>
        </w:tc>
        <w:tc>
          <w:tcPr>
            <w:tcW w:w="1016" w:type="dxa"/>
            <w:noWrap/>
            <w:hideMark/>
          </w:tcPr>
          <w:p w14:paraId="77EFC97C" w14:textId="3A5BEE2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-57.72</w:t>
            </w:r>
          </w:p>
        </w:tc>
        <w:tc>
          <w:tcPr>
            <w:tcW w:w="1002" w:type="dxa"/>
            <w:noWrap/>
            <w:hideMark/>
          </w:tcPr>
          <w:p w14:paraId="4511911C" w14:textId="69D7024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79.59</w:t>
            </w:r>
          </w:p>
        </w:tc>
        <w:tc>
          <w:tcPr>
            <w:tcW w:w="901" w:type="dxa"/>
            <w:noWrap/>
            <w:hideMark/>
          </w:tcPr>
          <w:p w14:paraId="4DF8AAC6" w14:textId="71F13CE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0.96</w:t>
            </w:r>
          </w:p>
        </w:tc>
      </w:tr>
      <w:tr w:rsidR="000B7BB3" w:rsidRPr="00616452" w14:paraId="1FF01AB5" w14:textId="77777777" w:rsidTr="00A84AC2">
        <w:trPr>
          <w:trHeight w:val="300"/>
        </w:trPr>
        <w:tc>
          <w:tcPr>
            <w:tcW w:w="1860" w:type="dxa"/>
            <w:vMerge/>
            <w:hideMark/>
          </w:tcPr>
          <w:p w14:paraId="6EAF7000"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7BA1C88E" w14:textId="48FD081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8.17</w:t>
            </w:r>
          </w:p>
        </w:tc>
        <w:tc>
          <w:tcPr>
            <w:tcW w:w="1016" w:type="dxa"/>
            <w:noWrap/>
            <w:hideMark/>
          </w:tcPr>
          <w:p w14:paraId="0897EC32" w14:textId="5BBC471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-50.51</w:t>
            </w:r>
          </w:p>
        </w:tc>
        <w:tc>
          <w:tcPr>
            <w:tcW w:w="1002" w:type="dxa"/>
            <w:noWrap/>
            <w:hideMark/>
          </w:tcPr>
          <w:p w14:paraId="474CF056" w14:textId="674E032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136.40</w:t>
            </w:r>
          </w:p>
        </w:tc>
        <w:tc>
          <w:tcPr>
            <w:tcW w:w="901" w:type="dxa"/>
            <w:noWrap/>
            <w:hideMark/>
          </w:tcPr>
          <w:p w14:paraId="6DACF997" w14:textId="4737644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0.99</w:t>
            </w:r>
          </w:p>
        </w:tc>
      </w:tr>
      <w:tr w:rsidR="000B7BB3" w:rsidRPr="00616452" w14:paraId="446BA03F" w14:textId="77777777" w:rsidTr="00A84AC2">
        <w:trPr>
          <w:trHeight w:val="300"/>
        </w:trPr>
        <w:tc>
          <w:tcPr>
            <w:tcW w:w="1860" w:type="dxa"/>
            <w:vMerge/>
            <w:hideMark/>
          </w:tcPr>
          <w:p w14:paraId="593D472D"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BD6D307" w14:textId="5C7E4F2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-25.50</w:t>
            </w:r>
          </w:p>
        </w:tc>
        <w:tc>
          <w:tcPr>
            <w:tcW w:w="1016" w:type="dxa"/>
            <w:noWrap/>
            <w:hideMark/>
          </w:tcPr>
          <w:p w14:paraId="1B6A7076" w14:textId="045616D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-58.93</w:t>
            </w:r>
          </w:p>
        </w:tc>
        <w:tc>
          <w:tcPr>
            <w:tcW w:w="1002" w:type="dxa"/>
            <w:noWrap/>
            <w:hideMark/>
          </w:tcPr>
          <w:p w14:paraId="5D692C31" w14:textId="0F4116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26D13F06" w14:textId="1CBC899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0.56</w:t>
            </w:r>
          </w:p>
        </w:tc>
      </w:tr>
      <w:tr w:rsidR="00836F57" w:rsidRPr="00616452" w14:paraId="09984C0E" w14:textId="77777777" w:rsidTr="0058539A">
        <w:trPr>
          <w:trHeight w:val="300"/>
        </w:trPr>
        <w:tc>
          <w:tcPr>
            <w:tcW w:w="1860" w:type="dxa"/>
            <w:vMerge w:val="restart"/>
            <w:noWrap/>
            <w:vAlign w:val="center"/>
            <w:hideMark/>
          </w:tcPr>
          <w:p w14:paraId="6FEF6D4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F3FEED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0AC482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114A3AD" w14:textId="77777777" w:rsidTr="002904B4">
        <w:trPr>
          <w:trHeight w:val="300"/>
        </w:trPr>
        <w:tc>
          <w:tcPr>
            <w:tcW w:w="1860" w:type="dxa"/>
            <w:vMerge/>
            <w:hideMark/>
          </w:tcPr>
          <w:p w14:paraId="32AA588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2216BB06" w14:textId="4969B15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-15.42</w:t>
            </w:r>
          </w:p>
        </w:tc>
        <w:tc>
          <w:tcPr>
            <w:tcW w:w="1016" w:type="dxa"/>
            <w:noWrap/>
            <w:hideMark/>
          </w:tcPr>
          <w:p w14:paraId="5D11934B" w14:textId="7B2452B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-55.96</w:t>
            </w:r>
          </w:p>
        </w:tc>
        <w:tc>
          <w:tcPr>
            <w:tcW w:w="1002" w:type="dxa"/>
            <w:noWrap/>
            <w:hideMark/>
          </w:tcPr>
          <w:p w14:paraId="064C9458" w14:textId="2ADABC0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62.43</w:t>
            </w:r>
          </w:p>
        </w:tc>
        <w:tc>
          <w:tcPr>
            <w:tcW w:w="901" w:type="dxa"/>
            <w:noWrap/>
            <w:hideMark/>
          </w:tcPr>
          <w:p w14:paraId="42E39D41" w14:textId="115E15E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1F5426B0" w14:textId="77777777" w:rsidTr="002904B4">
        <w:trPr>
          <w:trHeight w:val="300"/>
        </w:trPr>
        <w:tc>
          <w:tcPr>
            <w:tcW w:w="1860" w:type="dxa"/>
            <w:vMerge/>
            <w:hideMark/>
          </w:tcPr>
          <w:p w14:paraId="7FD7EE3F"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43E2645" w14:textId="252769A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-28.70</w:t>
            </w:r>
          </w:p>
        </w:tc>
        <w:tc>
          <w:tcPr>
            <w:tcW w:w="1016" w:type="dxa"/>
            <w:noWrap/>
            <w:hideMark/>
          </w:tcPr>
          <w:p w14:paraId="1F4EED60" w14:textId="1FD5D60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-61.22</w:t>
            </w:r>
          </w:p>
        </w:tc>
        <w:tc>
          <w:tcPr>
            <w:tcW w:w="1002" w:type="dxa"/>
            <w:noWrap/>
            <w:hideMark/>
          </w:tcPr>
          <w:p w14:paraId="31F53A37" w14:textId="61C5442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31.08</w:t>
            </w:r>
          </w:p>
        </w:tc>
        <w:tc>
          <w:tcPr>
            <w:tcW w:w="901" w:type="dxa"/>
            <w:noWrap/>
            <w:hideMark/>
          </w:tcPr>
          <w:p w14:paraId="27C72E9E" w14:textId="0D9F1DE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0.46</w:t>
            </w:r>
          </w:p>
        </w:tc>
      </w:tr>
      <w:tr w:rsidR="000B7BB3" w:rsidRPr="00616452" w14:paraId="3DAB8EA4" w14:textId="77777777" w:rsidTr="002904B4">
        <w:trPr>
          <w:trHeight w:val="300"/>
        </w:trPr>
        <w:tc>
          <w:tcPr>
            <w:tcW w:w="1860" w:type="dxa"/>
            <w:vMerge/>
            <w:hideMark/>
          </w:tcPr>
          <w:p w14:paraId="7A5CE5C1"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4BC09E6E" w14:textId="4BC947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-60.86</w:t>
            </w:r>
          </w:p>
        </w:tc>
        <w:tc>
          <w:tcPr>
            <w:tcW w:w="1016" w:type="dxa"/>
            <w:noWrap/>
            <w:hideMark/>
          </w:tcPr>
          <w:p w14:paraId="378AC7A4" w14:textId="1F3133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-83.14</w:t>
            </w:r>
          </w:p>
        </w:tc>
        <w:tc>
          <w:tcPr>
            <w:tcW w:w="1002" w:type="dxa"/>
            <w:noWrap/>
            <w:hideMark/>
          </w:tcPr>
          <w:p w14:paraId="6219A4B6" w14:textId="066D687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-9.11</w:t>
            </w:r>
          </w:p>
        </w:tc>
        <w:tc>
          <w:tcPr>
            <w:tcW w:w="901" w:type="dxa"/>
            <w:noWrap/>
            <w:hideMark/>
          </w:tcPr>
          <w:p w14:paraId="0CD0B48F" w14:textId="654C566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0.02</w:t>
            </w:r>
          </w:p>
        </w:tc>
      </w:tr>
    </w:tbl>
    <w:p w14:paraId="798C085C" w14:textId="77777777" w:rsidR="00836F57" w:rsidRPr="00616452"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616452" w:rsidRDefault="00836F57" w:rsidP="00836F57">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362F4F"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8CE6957" w14:textId="77777777" w:rsidR="00836F57" w:rsidRDefault="00836F57" w:rsidP="00836F57">
      <w:pPr>
        <w:spacing w:after="160" w:line="278" w:lineRule="auto"/>
        <w:rPr>
          <w:rFonts w:ascii="Times New Roman" w:hAnsi="Times New Roman" w:cs="Times New Roman"/>
          <w:i/>
          <w:iCs/>
          <w:color w:val="000000" w:themeColor="text1"/>
        </w:rPr>
      </w:pPr>
    </w:p>
    <w:p w14:paraId="6C9C85CC" w14:textId="77777777" w:rsidR="00836F57" w:rsidRDefault="00836F57" w:rsidP="00836F57">
      <w:pPr>
        <w:spacing w:after="160" w:line="278" w:lineRule="auto"/>
        <w:rPr>
          <w:rFonts w:ascii="Times New Roman" w:hAnsi="Times New Roman" w:cs="Times New Roman"/>
          <w:i/>
          <w:iCs/>
          <w:color w:val="000000" w:themeColor="text1"/>
        </w:rPr>
      </w:pPr>
    </w:p>
    <w:p w14:paraId="7E612BD4" w14:textId="77777777" w:rsidR="00836F57" w:rsidRDefault="00836F57" w:rsidP="00836F57">
      <w:pPr>
        <w:spacing w:after="160" w:line="278" w:lineRule="auto"/>
        <w:rPr>
          <w:rFonts w:ascii="Times New Roman" w:hAnsi="Times New Roman" w:cs="Times New Roman"/>
          <w:i/>
          <w:iCs/>
          <w:color w:val="000000" w:themeColor="text1"/>
        </w:rPr>
      </w:pPr>
    </w:p>
    <w:p w14:paraId="2A337A71" w14:textId="77777777" w:rsidR="00836F57" w:rsidRDefault="00836F57" w:rsidP="00836F57">
      <w:pPr>
        <w:spacing w:after="160" w:line="278" w:lineRule="auto"/>
        <w:rPr>
          <w:rFonts w:ascii="Times New Roman" w:hAnsi="Times New Roman" w:cs="Times New Roman"/>
          <w:i/>
          <w:iCs/>
          <w:color w:val="000000" w:themeColor="text1"/>
        </w:rPr>
      </w:pPr>
    </w:p>
    <w:p w14:paraId="081106D1" w14:textId="77777777" w:rsidR="00836F57" w:rsidRDefault="00836F57" w:rsidP="00836F57">
      <w:pPr>
        <w:spacing w:after="160" w:line="278" w:lineRule="auto"/>
        <w:rPr>
          <w:rFonts w:ascii="Times New Roman" w:hAnsi="Times New Roman" w:cs="Times New Roman"/>
          <w:i/>
          <w:iCs/>
          <w:color w:val="000000" w:themeColor="text1"/>
        </w:rPr>
      </w:pPr>
    </w:p>
    <w:p w14:paraId="64B1FBEE" w14:textId="77777777" w:rsidR="00836F57" w:rsidRDefault="00836F57" w:rsidP="00836F57">
      <w:pPr>
        <w:spacing w:after="160" w:line="278" w:lineRule="auto"/>
        <w:rPr>
          <w:rFonts w:ascii="Times New Roman" w:hAnsi="Times New Roman" w:cs="Times New Roman"/>
          <w:i/>
          <w:iCs/>
          <w:color w:val="000000" w:themeColor="text1"/>
        </w:rPr>
      </w:pPr>
    </w:p>
    <w:p w14:paraId="6F7C27AB" w14:textId="77777777" w:rsidR="00836F57" w:rsidRDefault="00836F57" w:rsidP="00836F57">
      <w:pPr>
        <w:spacing w:after="160" w:line="278" w:lineRule="auto"/>
        <w:rPr>
          <w:rFonts w:ascii="Times New Roman" w:hAnsi="Times New Roman" w:cs="Times New Roman"/>
          <w:i/>
          <w:iCs/>
          <w:color w:val="000000" w:themeColor="text1"/>
        </w:rPr>
      </w:pPr>
    </w:p>
    <w:p w14:paraId="7E2CC0A3" w14:textId="77777777" w:rsidR="00836F57"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6</w:t>
      </w:r>
      <w:r w:rsidRPr="00616452">
        <w:rPr>
          <w:rFonts w:ascii="Times New Roman" w:hAnsi="Times New Roman" w:cs="Times New Roman"/>
          <w:b/>
          <w:bCs/>
          <w:color w:val="000000" w:themeColor="text1"/>
          <w:sz w:val="28"/>
          <w:szCs w:val="28"/>
        </w:rPr>
        <w:t>:  Strata Specific Adjusted Linear Regression Full Table: Self-Reported Food Security Status and Urinary</w:t>
      </w:r>
      <w:r w:rsidR="00A97BED">
        <w:rPr>
          <w:rFonts w:ascii="Times New Roman" w:hAnsi="Times New Roman" w:cs="Times New Roman"/>
          <w:b/>
          <w:bCs/>
          <w:color w:val="000000" w:themeColor="text1"/>
          <w:sz w:val="28"/>
          <w:szCs w:val="28"/>
        </w:rPr>
        <w:t xml:space="preserve"> Butyl Paraben </w:t>
      </w:r>
      <w:r w:rsidRPr="00616452">
        <w:rPr>
          <w:rFonts w:ascii="Times New Roman" w:hAnsi="Times New Roman" w:cs="Times New Roman"/>
          <w:b/>
          <w:bCs/>
          <w:color w:val="000000" w:themeColor="text1"/>
          <w:sz w:val="28"/>
          <w:szCs w:val="28"/>
        </w:rPr>
        <w:t>Metabolites with Race and Ethnicity Interaction</w:t>
      </w:r>
    </w:p>
    <w:p w14:paraId="0682820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4136E6B9" w14:textId="77777777" w:rsidTr="0058539A">
        <w:trPr>
          <w:trHeight w:val="300"/>
        </w:trPr>
        <w:tc>
          <w:tcPr>
            <w:tcW w:w="1860" w:type="dxa"/>
            <w:shd w:val="clear" w:color="auto" w:fill="000000" w:themeFill="text1"/>
            <w:noWrap/>
            <w:vAlign w:val="center"/>
            <w:hideMark/>
          </w:tcPr>
          <w:p w14:paraId="57C31691"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1CDD24ED" w14:textId="77777777" w:rsidTr="0058539A">
        <w:trPr>
          <w:trHeight w:val="300"/>
        </w:trPr>
        <w:tc>
          <w:tcPr>
            <w:tcW w:w="1860" w:type="dxa"/>
            <w:vMerge w:val="restart"/>
            <w:noWrap/>
            <w:vAlign w:val="center"/>
            <w:hideMark/>
          </w:tcPr>
          <w:p w14:paraId="723E11E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B8E3C6D" w14:textId="77777777" w:rsidTr="000679B9">
        <w:trPr>
          <w:trHeight w:val="300"/>
        </w:trPr>
        <w:tc>
          <w:tcPr>
            <w:tcW w:w="1860" w:type="dxa"/>
            <w:vMerge/>
            <w:hideMark/>
          </w:tcPr>
          <w:p w14:paraId="6ADE59CF"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-23.95</w:t>
            </w:r>
          </w:p>
        </w:tc>
        <w:tc>
          <w:tcPr>
            <w:tcW w:w="1016" w:type="dxa"/>
            <w:noWrap/>
            <w:hideMark/>
          </w:tcPr>
          <w:p w14:paraId="3F7ADEC4" w14:textId="2A7B59A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-37.16</w:t>
            </w:r>
          </w:p>
        </w:tc>
        <w:tc>
          <w:tcPr>
            <w:tcW w:w="1002" w:type="dxa"/>
            <w:noWrap/>
            <w:hideMark/>
          </w:tcPr>
          <w:p w14:paraId="67C0D214" w14:textId="73E298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-7.96</w:t>
            </w:r>
          </w:p>
        </w:tc>
        <w:tc>
          <w:tcPr>
            <w:tcW w:w="901" w:type="dxa"/>
            <w:noWrap/>
            <w:hideMark/>
          </w:tcPr>
          <w:p w14:paraId="6B48310A" w14:textId="3AA54F5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284C14" w:rsidRPr="00616452" w14:paraId="3A945B0C" w14:textId="77777777" w:rsidTr="000679B9">
        <w:trPr>
          <w:trHeight w:val="300"/>
        </w:trPr>
        <w:tc>
          <w:tcPr>
            <w:tcW w:w="1860" w:type="dxa"/>
            <w:vMerge/>
            <w:hideMark/>
          </w:tcPr>
          <w:p w14:paraId="2AB0FBB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Low</w:t>
            </w:r>
          </w:p>
        </w:tc>
        <w:tc>
          <w:tcPr>
            <w:tcW w:w="1596" w:type="dxa"/>
            <w:noWrap/>
            <w:hideMark/>
          </w:tcPr>
          <w:p w14:paraId="7A92E598" w14:textId="3EFFAF4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-22.47</w:t>
            </w:r>
          </w:p>
        </w:tc>
        <w:tc>
          <w:tcPr>
            <w:tcW w:w="1016" w:type="dxa"/>
            <w:noWrap/>
            <w:hideMark/>
          </w:tcPr>
          <w:p w14:paraId="707F029C" w14:textId="553BBC7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-37.52</w:t>
            </w:r>
          </w:p>
        </w:tc>
        <w:tc>
          <w:tcPr>
            <w:tcW w:w="1002" w:type="dxa"/>
            <w:noWrap/>
            <w:hideMark/>
          </w:tcPr>
          <w:p w14:paraId="53940764" w14:textId="6E0CF52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-3.79</w:t>
            </w:r>
          </w:p>
        </w:tc>
        <w:tc>
          <w:tcPr>
            <w:tcW w:w="901" w:type="dxa"/>
            <w:noWrap/>
            <w:hideMark/>
          </w:tcPr>
          <w:p w14:paraId="70EC76BE" w14:textId="2760AA0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0.01</w:t>
            </w:r>
          </w:p>
        </w:tc>
      </w:tr>
      <w:tr w:rsidR="00284C14" w:rsidRPr="00616452" w14:paraId="229A57AB" w14:textId="77777777" w:rsidTr="000679B9">
        <w:trPr>
          <w:trHeight w:val="278"/>
        </w:trPr>
        <w:tc>
          <w:tcPr>
            <w:tcW w:w="1860" w:type="dxa"/>
            <w:vMerge/>
            <w:hideMark/>
          </w:tcPr>
          <w:p w14:paraId="6875B725"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-32.29</w:t>
            </w:r>
          </w:p>
        </w:tc>
        <w:tc>
          <w:tcPr>
            <w:tcW w:w="1016" w:type="dxa"/>
            <w:noWrap/>
            <w:hideMark/>
          </w:tcPr>
          <w:p w14:paraId="788AA1ED" w14:textId="3B9F869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-48.42</w:t>
            </w:r>
          </w:p>
        </w:tc>
        <w:tc>
          <w:tcPr>
            <w:tcW w:w="1002" w:type="dxa"/>
            <w:noWrap/>
            <w:hideMark/>
          </w:tcPr>
          <w:p w14:paraId="7972F4C9" w14:textId="64C9812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-11.10</w:t>
            </w:r>
          </w:p>
        </w:tc>
        <w:tc>
          <w:tcPr>
            <w:tcW w:w="901" w:type="dxa"/>
            <w:noWrap/>
            <w:hideMark/>
          </w:tcPr>
          <w:p w14:paraId="4A25AE3E" w14:textId="5F63329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836F57" w:rsidRPr="00616452" w14:paraId="30ED1065" w14:textId="77777777" w:rsidTr="0058539A">
        <w:trPr>
          <w:trHeight w:val="300"/>
        </w:trPr>
        <w:tc>
          <w:tcPr>
            <w:tcW w:w="1860" w:type="dxa"/>
            <w:vMerge w:val="restart"/>
            <w:noWrap/>
            <w:vAlign w:val="center"/>
            <w:hideMark/>
          </w:tcPr>
          <w:p w14:paraId="1621F81E"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303844D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3E353657"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30DE664" w14:textId="77777777" w:rsidTr="00357F00">
        <w:trPr>
          <w:trHeight w:val="300"/>
        </w:trPr>
        <w:tc>
          <w:tcPr>
            <w:tcW w:w="1860" w:type="dxa"/>
            <w:vMerge/>
            <w:hideMark/>
          </w:tcPr>
          <w:p w14:paraId="119AC25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18ADEC1" w14:textId="7363A32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-5.33</w:t>
            </w:r>
          </w:p>
        </w:tc>
        <w:tc>
          <w:tcPr>
            <w:tcW w:w="1016" w:type="dxa"/>
            <w:noWrap/>
            <w:hideMark/>
          </w:tcPr>
          <w:p w14:paraId="5790776A" w14:textId="6F0062C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-27.71</w:t>
            </w:r>
          </w:p>
        </w:tc>
        <w:tc>
          <w:tcPr>
            <w:tcW w:w="1002" w:type="dxa"/>
            <w:noWrap/>
            <w:hideMark/>
          </w:tcPr>
          <w:p w14:paraId="5C420D86" w14:textId="0233C8B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23.98</w:t>
            </w:r>
          </w:p>
        </w:tc>
        <w:tc>
          <w:tcPr>
            <w:tcW w:w="901" w:type="dxa"/>
            <w:noWrap/>
            <w:hideMark/>
          </w:tcPr>
          <w:p w14:paraId="6D0DBCB9" w14:textId="2A6CDE5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0.95</w:t>
            </w:r>
          </w:p>
        </w:tc>
      </w:tr>
      <w:tr w:rsidR="00284C14" w:rsidRPr="00616452" w14:paraId="6BC1D014" w14:textId="77777777" w:rsidTr="00357F00">
        <w:trPr>
          <w:trHeight w:val="300"/>
        </w:trPr>
        <w:tc>
          <w:tcPr>
            <w:tcW w:w="1860" w:type="dxa"/>
            <w:vMerge/>
            <w:hideMark/>
          </w:tcPr>
          <w:p w14:paraId="074C547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07C3FDDD" w14:textId="3EFC3FF6"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-3.31</w:t>
            </w:r>
          </w:p>
        </w:tc>
        <w:tc>
          <w:tcPr>
            <w:tcW w:w="1016" w:type="dxa"/>
            <w:noWrap/>
            <w:hideMark/>
          </w:tcPr>
          <w:p w14:paraId="04EEB751" w14:textId="0C9C97E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-30.20</w:t>
            </w:r>
          </w:p>
        </w:tc>
        <w:tc>
          <w:tcPr>
            <w:tcW w:w="1002" w:type="dxa"/>
            <w:noWrap/>
            <w:hideMark/>
          </w:tcPr>
          <w:p w14:paraId="54FB6276" w14:textId="2F6651D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33.93</w:t>
            </w:r>
          </w:p>
        </w:tc>
        <w:tc>
          <w:tcPr>
            <w:tcW w:w="901" w:type="dxa"/>
            <w:noWrap/>
            <w:hideMark/>
          </w:tcPr>
          <w:p w14:paraId="4AFD2002" w14:textId="5EE1F1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0.99</w:t>
            </w:r>
          </w:p>
        </w:tc>
      </w:tr>
      <w:tr w:rsidR="00284C14" w:rsidRPr="00616452" w14:paraId="4C997830" w14:textId="77777777" w:rsidTr="00357F00">
        <w:trPr>
          <w:trHeight w:val="300"/>
        </w:trPr>
        <w:tc>
          <w:tcPr>
            <w:tcW w:w="1860" w:type="dxa"/>
            <w:vMerge/>
            <w:hideMark/>
          </w:tcPr>
          <w:p w14:paraId="055889E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B1D03D4" w14:textId="66D6E8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-20.74</w:t>
            </w:r>
          </w:p>
        </w:tc>
        <w:tc>
          <w:tcPr>
            <w:tcW w:w="1016" w:type="dxa"/>
            <w:noWrap/>
            <w:hideMark/>
          </w:tcPr>
          <w:p w14:paraId="2328C6A4" w14:textId="4DC6668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-40.46</w:t>
            </w:r>
          </w:p>
        </w:tc>
        <w:tc>
          <w:tcPr>
            <w:tcW w:w="1002" w:type="dxa"/>
            <w:noWrap/>
            <w:hideMark/>
          </w:tcPr>
          <w:p w14:paraId="6E594755" w14:textId="1AD37A3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5.51</w:t>
            </w:r>
          </w:p>
        </w:tc>
        <w:tc>
          <w:tcPr>
            <w:tcW w:w="901" w:type="dxa"/>
            <w:noWrap/>
            <w:hideMark/>
          </w:tcPr>
          <w:p w14:paraId="72128C33" w14:textId="246E63D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0.15</w:t>
            </w:r>
          </w:p>
        </w:tc>
      </w:tr>
      <w:tr w:rsidR="00836F57" w:rsidRPr="00616452" w14:paraId="652D43E4" w14:textId="77777777" w:rsidTr="0058539A">
        <w:trPr>
          <w:trHeight w:val="300"/>
        </w:trPr>
        <w:tc>
          <w:tcPr>
            <w:tcW w:w="1860" w:type="dxa"/>
            <w:vMerge w:val="restart"/>
            <w:noWrap/>
            <w:vAlign w:val="center"/>
            <w:hideMark/>
          </w:tcPr>
          <w:p w14:paraId="36A4A66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6591670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78FE0C8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065EE69" w14:textId="77777777" w:rsidTr="00AF42A7">
        <w:trPr>
          <w:trHeight w:val="300"/>
        </w:trPr>
        <w:tc>
          <w:tcPr>
            <w:tcW w:w="1860" w:type="dxa"/>
            <w:vMerge/>
            <w:hideMark/>
          </w:tcPr>
          <w:p w14:paraId="14925FCB"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BFCD917" w14:textId="5FB93F3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-1.61</w:t>
            </w:r>
          </w:p>
        </w:tc>
        <w:tc>
          <w:tcPr>
            <w:tcW w:w="1016" w:type="dxa"/>
            <w:noWrap/>
            <w:hideMark/>
          </w:tcPr>
          <w:p w14:paraId="0E2137AD" w14:textId="57FCAB3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-31.75</w:t>
            </w:r>
          </w:p>
        </w:tc>
        <w:tc>
          <w:tcPr>
            <w:tcW w:w="1002" w:type="dxa"/>
            <w:noWrap/>
            <w:hideMark/>
          </w:tcPr>
          <w:p w14:paraId="2B61A60A" w14:textId="3B13FB6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41.85</w:t>
            </w:r>
          </w:p>
        </w:tc>
        <w:tc>
          <w:tcPr>
            <w:tcW w:w="901" w:type="dxa"/>
            <w:noWrap/>
            <w:hideMark/>
          </w:tcPr>
          <w:p w14:paraId="5C2B9E54" w14:textId="0088368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284C14" w:rsidRPr="00616452" w14:paraId="421280C2" w14:textId="77777777" w:rsidTr="00AF42A7">
        <w:trPr>
          <w:trHeight w:val="300"/>
        </w:trPr>
        <w:tc>
          <w:tcPr>
            <w:tcW w:w="1860" w:type="dxa"/>
            <w:vMerge/>
            <w:hideMark/>
          </w:tcPr>
          <w:p w14:paraId="3177E93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4D44F970" w14:textId="4257FC14" w:rsidR="00284C14" w:rsidRPr="007514C6" w:rsidRDefault="00284C14" w:rsidP="00284C14">
            <w:pPr>
              <w:jc w:val="center"/>
              <w:rPr>
                <w:rFonts w:ascii="Times New Roman" w:hAnsi="Times New Roman" w:cs="Times New Roman"/>
                <w:b/>
                <w:bCs/>
                <w:color w:val="C00000"/>
                <w:sz w:val="22"/>
                <w:szCs w:val="22"/>
              </w:rPr>
            </w:pPr>
            <w:r w:rsidRPr="007514C6">
              <w:rPr>
                <w:rFonts w:ascii="Times New Roman" w:hAnsi="Times New Roman" w:cs="Times New Roman"/>
                <w:b/>
                <w:bCs/>
                <w:sz w:val="22"/>
                <w:szCs w:val="22"/>
                <w:highlight w:val="green"/>
              </w:rPr>
              <w:t>25.63</w:t>
            </w:r>
          </w:p>
        </w:tc>
        <w:tc>
          <w:tcPr>
            <w:tcW w:w="1016" w:type="dxa"/>
            <w:noWrap/>
            <w:hideMark/>
          </w:tcPr>
          <w:p w14:paraId="6A222037" w14:textId="591FAA7B"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-10.42</w:t>
            </w:r>
          </w:p>
        </w:tc>
        <w:tc>
          <w:tcPr>
            <w:tcW w:w="1002" w:type="dxa"/>
            <w:noWrap/>
            <w:hideMark/>
          </w:tcPr>
          <w:p w14:paraId="3A3AD8B7" w14:textId="4AA38751"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76.19</w:t>
            </w:r>
          </w:p>
        </w:tc>
        <w:tc>
          <w:tcPr>
            <w:tcW w:w="901" w:type="dxa"/>
            <w:noWrap/>
            <w:hideMark/>
          </w:tcPr>
          <w:p w14:paraId="7E98AC2F" w14:textId="3786A1D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0.29</w:t>
            </w:r>
          </w:p>
        </w:tc>
      </w:tr>
      <w:tr w:rsidR="00284C14" w:rsidRPr="00616452" w14:paraId="6539288F" w14:textId="77777777" w:rsidTr="00AF42A7">
        <w:trPr>
          <w:trHeight w:val="300"/>
        </w:trPr>
        <w:tc>
          <w:tcPr>
            <w:tcW w:w="1860" w:type="dxa"/>
            <w:vMerge/>
            <w:hideMark/>
          </w:tcPr>
          <w:p w14:paraId="5AE26BB7"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9991F8F" w14:textId="4712325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w:t>
            </w:r>
          </w:p>
        </w:tc>
        <w:tc>
          <w:tcPr>
            <w:tcW w:w="1016" w:type="dxa"/>
            <w:noWrap/>
            <w:hideMark/>
          </w:tcPr>
          <w:p w14:paraId="025C98E1" w14:textId="2AB9CBC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-30.43</w:t>
            </w:r>
          </w:p>
        </w:tc>
        <w:tc>
          <w:tcPr>
            <w:tcW w:w="1002" w:type="dxa"/>
            <w:noWrap/>
            <w:hideMark/>
          </w:tcPr>
          <w:p w14:paraId="3561A0D1" w14:textId="02EF6BE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40.24</w:t>
            </w:r>
          </w:p>
        </w:tc>
        <w:tc>
          <w:tcPr>
            <w:tcW w:w="901" w:type="dxa"/>
            <w:noWrap/>
            <w:hideMark/>
          </w:tcPr>
          <w:p w14:paraId="7D634ACA" w14:textId="7580754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836F57" w:rsidRPr="00616452" w14:paraId="7A40E521" w14:textId="77777777" w:rsidTr="0058539A">
        <w:trPr>
          <w:trHeight w:val="300"/>
        </w:trPr>
        <w:tc>
          <w:tcPr>
            <w:tcW w:w="1860" w:type="dxa"/>
            <w:vMerge w:val="restart"/>
            <w:noWrap/>
            <w:vAlign w:val="center"/>
            <w:hideMark/>
          </w:tcPr>
          <w:p w14:paraId="5CD5D57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126BC03B"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66D5E9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F25FBE3" w14:textId="77777777" w:rsidTr="000D31AA">
        <w:trPr>
          <w:trHeight w:val="300"/>
        </w:trPr>
        <w:tc>
          <w:tcPr>
            <w:tcW w:w="1860" w:type="dxa"/>
            <w:vMerge/>
            <w:hideMark/>
          </w:tcPr>
          <w:p w14:paraId="26A31B1A"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6252C78C" w14:textId="31FF4110" w:rsidR="00284C14" w:rsidRPr="002601B4" w:rsidRDefault="00284C14" w:rsidP="00284C14">
            <w:pPr>
              <w:jc w:val="center"/>
              <w:rPr>
                <w:rFonts w:ascii="Times New Roman" w:hAnsi="Times New Roman" w:cs="Times New Roman"/>
                <w:color w:val="000000" w:themeColor="text1"/>
                <w:sz w:val="22"/>
                <w:szCs w:val="22"/>
              </w:rPr>
            </w:pPr>
            <w:r w:rsidRPr="002601B4">
              <w:rPr>
                <w:rFonts w:ascii="Times New Roman" w:hAnsi="Times New Roman" w:cs="Times New Roman"/>
                <w:color w:val="000000" w:themeColor="text1"/>
                <w:sz w:val="22"/>
                <w:szCs w:val="22"/>
              </w:rPr>
              <w:t>11.36</w:t>
            </w:r>
          </w:p>
        </w:tc>
        <w:tc>
          <w:tcPr>
            <w:tcW w:w="1016" w:type="dxa"/>
            <w:noWrap/>
            <w:hideMark/>
          </w:tcPr>
          <w:p w14:paraId="1CBE350E" w14:textId="676DB8F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-40.68</w:t>
            </w:r>
          </w:p>
        </w:tc>
        <w:tc>
          <w:tcPr>
            <w:tcW w:w="1002" w:type="dxa"/>
            <w:noWrap/>
            <w:hideMark/>
          </w:tcPr>
          <w:p w14:paraId="480622D7" w14:textId="589F94B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109.06</w:t>
            </w:r>
          </w:p>
        </w:tc>
        <w:tc>
          <w:tcPr>
            <w:tcW w:w="901" w:type="dxa"/>
            <w:noWrap/>
            <w:hideMark/>
          </w:tcPr>
          <w:p w14:paraId="2E737A42" w14:textId="369EDF6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0.97</w:t>
            </w:r>
          </w:p>
        </w:tc>
      </w:tr>
      <w:tr w:rsidR="00284C14" w:rsidRPr="00616452" w14:paraId="207548A5" w14:textId="77777777" w:rsidTr="000D31AA">
        <w:trPr>
          <w:trHeight w:val="300"/>
        </w:trPr>
        <w:tc>
          <w:tcPr>
            <w:tcW w:w="1860" w:type="dxa"/>
            <w:vMerge/>
            <w:hideMark/>
          </w:tcPr>
          <w:p w14:paraId="0F3CF90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7644872C" w14:textId="1018415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-24.56</w:t>
            </w:r>
          </w:p>
        </w:tc>
        <w:tc>
          <w:tcPr>
            <w:tcW w:w="1016" w:type="dxa"/>
            <w:noWrap/>
            <w:hideMark/>
          </w:tcPr>
          <w:p w14:paraId="3E029061" w14:textId="52BB840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-49.68</w:t>
            </w:r>
          </w:p>
        </w:tc>
        <w:tc>
          <w:tcPr>
            <w:tcW w:w="1002" w:type="dxa"/>
            <w:noWrap/>
            <w:hideMark/>
          </w:tcPr>
          <w:p w14:paraId="0369BA93" w14:textId="0983A06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13.09</w:t>
            </w:r>
          </w:p>
        </w:tc>
        <w:tc>
          <w:tcPr>
            <w:tcW w:w="901" w:type="dxa"/>
            <w:noWrap/>
            <w:hideMark/>
          </w:tcPr>
          <w:p w14:paraId="0A274B02" w14:textId="338B0B8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0.26</w:t>
            </w:r>
          </w:p>
        </w:tc>
      </w:tr>
      <w:tr w:rsidR="00284C14" w:rsidRPr="00616452" w14:paraId="07E87EA8" w14:textId="77777777" w:rsidTr="000D31AA">
        <w:trPr>
          <w:trHeight w:val="300"/>
        </w:trPr>
        <w:tc>
          <w:tcPr>
            <w:tcW w:w="1860" w:type="dxa"/>
            <w:vMerge/>
            <w:hideMark/>
          </w:tcPr>
          <w:p w14:paraId="4E70AF44"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024D4A4" w14:textId="0CA195F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-31.89</w:t>
            </w:r>
          </w:p>
        </w:tc>
        <w:tc>
          <w:tcPr>
            <w:tcW w:w="1016" w:type="dxa"/>
            <w:noWrap/>
            <w:hideMark/>
          </w:tcPr>
          <w:p w14:paraId="4FFE965B" w14:textId="5D86D1D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-55.71</w:t>
            </w:r>
          </w:p>
        </w:tc>
        <w:tc>
          <w:tcPr>
            <w:tcW w:w="1002" w:type="dxa"/>
            <w:noWrap/>
            <w:hideMark/>
          </w:tcPr>
          <w:p w14:paraId="74DB07C8" w14:textId="1D1E92C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4.73</w:t>
            </w:r>
          </w:p>
        </w:tc>
        <w:tc>
          <w:tcPr>
            <w:tcW w:w="901" w:type="dxa"/>
            <w:noWrap/>
            <w:hideMark/>
          </w:tcPr>
          <w:p w14:paraId="11C684FC" w14:textId="1114BCD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0.10</w:t>
            </w:r>
          </w:p>
        </w:tc>
      </w:tr>
      <w:tr w:rsidR="00836F57" w:rsidRPr="00616452" w14:paraId="31FFBCB5" w14:textId="77777777" w:rsidTr="0058539A">
        <w:trPr>
          <w:trHeight w:val="300"/>
        </w:trPr>
        <w:tc>
          <w:tcPr>
            <w:tcW w:w="1860" w:type="dxa"/>
            <w:vMerge w:val="restart"/>
            <w:noWrap/>
            <w:vAlign w:val="center"/>
            <w:hideMark/>
          </w:tcPr>
          <w:p w14:paraId="7D4FB4F7"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DE61F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5482633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22B2D930" w14:textId="77777777" w:rsidTr="00FF70ED">
        <w:trPr>
          <w:trHeight w:val="300"/>
        </w:trPr>
        <w:tc>
          <w:tcPr>
            <w:tcW w:w="1860" w:type="dxa"/>
            <w:vMerge/>
            <w:hideMark/>
          </w:tcPr>
          <w:p w14:paraId="3AF7459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27A85792" w14:textId="6D1A5AE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7.27</w:t>
            </w:r>
          </w:p>
        </w:tc>
        <w:tc>
          <w:tcPr>
            <w:tcW w:w="1016" w:type="dxa"/>
            <w:noWrap/>
            <w:hideMark/>
          </w:tcPr>
          <w:p w14:paraId="003447CC" w14:textId="39A7F34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-36.14</w:t>
            </w:r>
          </w:p>
        </w:tc>
        <w:tc>
          <w:tcPr>
            <w:tcW w:w="1002" w:type="dxa"/>
            <w:noWrap/>
            <w:hideMark/>
          </w:tcPr>
          <w:p w14:paraId="70B302B9" w14:textId="0A5BEF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80.19</w:t>
            </w:r>
          </w:p>
        </w:tc>
        <w:tc>
          <w:tcPr>
            <w:tcW w:w="901" w:type="dxa"/>
            <w:noWrap/>
            <w:hideMark/>
          </w:tcPr>
          <w:p w14:paraId="1E7C5418" w14:textId="567776B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0.98</w:t>
            </w:r>
          </w:p>
        </w:tc>
      </w:tr>
      <w:tr w:rsidR="00284C14" w:rsidRPr="00616452" w14:paraId="7B1A7B7A" w14:textId="77777777" w:rsidTr="00FF70ED">
        <w:trPr>
          <w:trHeight w:val="300"/>
        </w:trPr>
        <w:tc>
          <w:tcPr>
            <w:tcW w:w="1860" w:type="dxa"/>
            <w:vMerge/>
            <w:hideMark/>
          </w:tcPr>
          <w:p w14:paraId="4242D051"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50B959CC" w14:textId="0BE401B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-14.83</w:t>
            </w:r>
          </w:p>
        </w:tc>
        <w:tc>
          <w:tcPr>
            <w:tcW w:w="1016" w:type="dxa"/>
            <w:noWrap/>
            <w:hideMark/>
          </w:tcPr>
          <w:p w14:paraId="71B6C810" w14:textId="58E6C03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-42.98</w:t>
            </w:r>
          </w:p>
        </w:tc>
        <w:tc>
          <w:tcPr>
            <w:tcW w:w="1002" w:type="dxa"/>
            <w:noWrap/>
            <w:hideMark/>
          </w:tcPr>
          <w:p w14:paraId="0C260FAB" w14:textId="248194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27.20</w:t>
            </w:r>
          </w:p>
        </w:tc>
        <w:tc>
          <w:tcPr>
            <w:tcW w:w="901" w:type="dxa"/>
            <w:noWrap/>
            <w:hideMark/>
          </w:tcPr>
          <w:p w14:paraId="2B33BE5B" w14:textId="04B0DB0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0.72</w:t>
            </w:r>
          </w:p>
        </w:tc>
      </w:tr>
      <w:tr w:rsidR="00284C14" w:rsidRPr="00616452" w14:paraId="2347093F" w14:textId="77777777" w:rsidTr="00FF70ED">
        <w:trPr>
          <w:trHeight w:val="300"/>
        </w:trPr>
        <w:tc>
          <w:tcPr>
            <w:tcW w:w="1860" w:type="dxa"/>
            <w:vMerge/>
            <w:hideMark/>
          </w:tcPr>
          <w:p w14:paraId="41FFF00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0976D6D6" w14:textId="3580C25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5.63</w:t>
            </w:r>
          </w:p>
        </w:tc>
        <w:tc>
          <w:tcPr>
            <w:tcW w:w="1016" w:type="dxa"/>
            <w:noWrap/>
            <w:hideMark/>
          </w:tcPr>
          <w:p w14:paraId="2F1C7C67" w14:textId="2F16036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-49.97</w:t>
            </w:r>
          </w:p>
        </w:tc>
        <w:tc>
          <w:tcPr>
            <w:tcW w:w="1002" w:type="dxa"/>
            <w:noWrap/>
            <w:hideMark/>
          </w:tcPr>
          <w:p w14:paraId="72DD38C8" w14:textId="360771E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123.05</w:t>
            </w:r>
          </w:p>
        </w:tc>
        <w:tc>
          <w:tcPr>
            <w:tcW w:w="901" w:type="dxa"/>
            <w:noWrap/>
            <w:hideMark/>
          </w:tcPr>
          <w:p w14:paraId="2BD847CB" w14:textId="2D0C765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bl>
    <w:p w14:paraId="773A68D6" w14:textId="77777777" w:rsidR="00836F57" w:rsidRPr="00616452"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616452" w:rsidRDefault="00836F57" w:rsidP="00836F57">
      <w:pPr>
        <w:pStyle w:val="ListParagraph"/>
        <w:numPr>
          <w:ilvl w:val="0"/>
          <w:numId w:val="42"/>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362F4F"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0841684" w14:textId="77777777" w:rsidR="00836F57" w:rsidRDefault="00836F57" w:rsidP="00836F57">
      <w:pPr>
        <w:spacing w:after="160" w:line="278" w:lineRule="auto"/>
        <w:rPr>
          <w:rFonts w:ascii="Times New Roman" w:hAnsi="Times New Roman" w:cs="Times New Roman"/>
          <w:i/>
          <w:iCs/>
          <w:color w:val="000000" w:themeColor="text1"/>
        </w:rPr>
      </w:pPr>
    </w:p>
    <w:p w14:paraId="1916F16B" w14:textId="77777777" w:rsidR="00836F57" w:rsidRDefault="00836F57" w:rsidP="00836F57">
      <w:pPr>
        <w:spacing w:after="160" w:line="278" w:lineRule="auto"/>
        <w:rPr>
          <w:rFonts w:ascii="Times New Roman" w:hAnsi="Times New Roman" w:cs="Times New Roman"/>
          <w:i/>
          <w:iCs/>
          <w:color w:val="000000" w:themeColor="text1"/>
        </w:rPr>
      </w:pPr>
    </w:p>
    <w:p w14:paraId="2EE918E3" w14:textId="77777777" w:rsidR="00836F57" w:rsidRDefault="00836F57" w:rsidP="00836F57">
      <w:pPr>
        <w:spacing w:after="160" w:line="278" w:lineRule="auto"/>
        <w:rPr>
          <w:rFonts w:ascii="Times New Roman" w:hAnsi="Times New Roman" w:cs="Times New Roman"/>
          <w:i/>
          <w:iCs/>
          <w:color w:val="000000" w:themeColor="text1"/>
        </w:rPr>
      </w:pPr>
    </w:p>
    <w:p w14:paraId="4211740E" w14:textId="77777777" w:rsidR="00836F57" w:rsidRDefault="00836F57" w:rsidP="00836F57">
      <w:pPr>
        <w:spacing w:after="160" w:line="278" w:lineRule="auto"/>
        <w:rPr>
          <w:rFonts w:ascii="Times New Roman" w:hAnsi="Times New Roman" w:cs="Times New Roman"/>
          <w:i/>
          <w:iCs/>
          <w:color w:val="000000" w:themeColor="text1"/>
        </w:rPr>
      </w:pPr>
    </w:p>
    <w:p w14:paraId="73CE8BB1" w14:textId="77777777" w:rsidR="00836F57" w:rsidRDefault="00836F57" w:rsidP="00836F57">
      <w:pPr>
        <w:spacing w:after="160" w:line="278" w:lineRule="auto"/>
        <w:rPr>
          <w:rFonts w:ascii="Times New Roman" w:hAnsi="Times New Roman" w:cs="Times New Roman"/>
          <w:i/>
          <w:iCs/>
          <w:color w:val="000000" w:themeColor="text1"/>
        </w:rPr>
      </w:pPr>
    </w:p>
    <w:p w14:paraId="745DE0B7" w14:textId="77777777" w:rsidR="00836F57" w:rsidRDefault="00836F57" w:rsidP="00836F57">
      <w:pPr>
        <w:spacing w:after="160" w:line="278" w:lineRule="auto"/>
        <w:rPr>
          <w:rFonts w:ascii="Times New Roman" w:hAnsi="Times New Roman" w:cs="Times New Roman"/>
          <w:i/>
          <w:iCs/>
          <w:color w:val="000000" w:themeColor="text1"/>
        </w:rPr>
      </w:pPr>
    </w:p>
    <w:p w14:paraId="42BCE0B9" w14:textId="77777777" w:rsidR="00836F57"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7</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Ethyl</w:t>
      </w:r>
      <w:r w:rsidRPr="0061645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5524D47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93DC8E4" w14:textId="77777777" w:rsidTr="001C48B2">
        <w:trPr>
          <w:trHeight w:val="300"/>
        </w:trPr>
        <w:tc>
          <w:tcPr>
            <w:tcW w:w="1860" w:type="dxa"/>
            <w:shd w:val="clear" w:color="auto" w:fill="000000" w:themeFill="text1"/>
            <w:noWrap/>
            <w:vAlign w:val="center"/>
            <w:hideMark/>
          </w:tcPr>
          <w:p w14:paraId="00F7DD68"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01EEBFF2" w14:textId="77777777" w:rsidTr="001C48B2">
        <w:trPr>
          <w:trHeight w:val="300"/>
        </w:trPr>
        <w:tc>
          <w:tcPr>
            <w:tcW w:w="1860" w:type="dxa"/>
            <w:vMerge w:val="restart"/>
            <w:noWrap/>
            <w:vAlign w:val="center"/>
            <w:hideMark/>
          </w:tcPr>
          <w:p w14:paraId="0250BB3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0E17A6A7" w14:textId="77777777" w:rsidTr="001C48B2">
        <w:trPr>
          <w:trHeight w:val="300"/>
        </w:trPr>
        <w:tc>
          <w:tcPr>
            <w:tcW w:w="1860" w:type="dxa"/>
            <w:vMerge/>
            <w:hideMark/>
          </w:tcPr>
          <w:p w14:paraId="3F464915"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-8.68</w:t>
            </w:r>
          </w:p>
        </w:tc>
        <w:tc>
          <w:tcPr>
            <w:tcW w:w="1016" w:type="dxa"/>
            <w:noWrap/>
            <w:hideMark/>
          </w:tcPr>
          <w:p w14:paraId="38F0FC89" w14:textId="0E764FD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-29.52</w:t>
            </w:r>
          </w:p>
        </w:tc>
        <w:tc>
          <w:tcPr>
            <w:tcW w:w="1002" w:type="dxa"/>
            <w:noWrap/>
            <w:hideMark/>
          </w:tcPr>
          <w:p w14:paraId="1014E273" w14:textId="64F35BB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18.34</w:t>
            </w:r>
          </w:p>
        </w:tc>
        <w:tc>
          <w:tcPr>
            <w:tcW w:w="901" w:type="dxa"/>
            <w:noWrap/>
            <w:hideMark/>
          </w:tcPr>
          <w:p w14:paraId="0C3FFE9E" w14:textId="74DF196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0.79</w:t>
            </w:r>
          </w:p>
        </w:tc>
      </w:tr>
      <w:tr w:rsidR="005E5A1A" w:rsidRPr="00616452" w14:paraId="2121DD47" w14:textId="77777777" w:rsidTr="001C48B2">
        <w:trPr>
          <w:trHeight w:val="300"/>
        </w:trPr>
        <w:tc>
          <w:tcPr>
            <w:tcW w:w="1860" w:type="dxa"/>
            <w:vMerge/>
            <w:hideMark/>
          </w:tcPr>
          <w:p w14:paraId="3C61116F"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5DE5258A" w14:textId="55BC2FF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-16.56</w:t>
            </w:r>
          </w:p>
        </w:tc>
        <w:tc>
          <w:tcPr>
            <w:tcW w:w="1016" w:type="dxa"/>
            <w:noWrap/>
            <w:hideMark/>
          </w:tcPr>
          <w:p w14:paraId="3ADE0988" w14:textId="47B51A0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-38.83</w:t>
            </w:r>
          </w:p>
        </w:tc>
        <w:tc>
          <w:tcPr>
            <w:tcW w:w="1002" w:type="dxa"/>
            <w:noWrap/>
            <w:hideMark/>
          </w:tcPr>
          <w:p w14:paraId="73207D8C" w14:textId="0D699B3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13.81</w:t>
            </w:r>
          </w:p>
        </w:tc>
        <w:tc>
          <w:tcPr>
            <w:tcW w:w="901" w:type="dxa"/>
            <w:noWrap/>
            <w:hideMark/>
          </w:tcPr>
          <w:p w14:paraId="407D4737" w14:textId="4BAA10D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0.42</w:t>
            </w:r>
          </w:p>
        </w:tc>
      </w:tr>
      <w:tr w:rsidR="005E5A1A" w:rsidRPr="00616452" w14:paraId="19E60D54" w14:textId="77777777" w:rsidTr="001C48B2">
        <w:trPr>
          <w:trHeight w:val="278"/>
        </w:trPr>
        <w:tc>
          <w:tcPr>
            <w:tcW w:w="1860" w:type="dxa"/>
            <w:vMerge/>
            <w:hideMark/>
          </w:tcPr>
          <w:p w14:paraId="2B32AD88"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-33.81</w:t>
            </w:r>
          </w:p>
        </w:tc>
        <w:tc>
          <w:tcPr>
            <w:tcW w:w="1016" w:type="dxa"/>
            <w:noWrap/>
            <w:hideMark/>
          </w:tcPr>
          <w:p w14:paraId="7B79D257" w14:textId="7632673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-49.12</w:t>
            </w:r>
          </w:p>
        </w:tc>
        <w:tc>
          <w:tcPr>
            <w:tcW w:w="1002" w:type="dxa"/>
            <w:noWrap/>
            <w:hideMark/>
          </w:tcPr>
          <w:p w14:paraId="0B874354" w14:textId="03A3803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-13.90</w:t>
            </w:r>
          </w:p>
        </w:tc>
        <w:tc>
          <w:tcPr>
            <w:tcW w:w="901" w:type="dxa"/>
            <w:noWrap/>
            <w:hideMark/>
          </w:tcPr>
          <w:p w14:paraId="5F2E9A65" w14:textId="28D38EC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0.00</w:t>
            </w:r>
          </w:p>
        </w:tc>
      </w:tr>
      <w:tr w:rsidR="00836F57" w:rsidRPr="00616452" w14:paraId="3B5576F0" w14:textId="77777777" w:rsidTr="001C48B2">
        <w:trPr>
          <w:trHeight w:val="300"/>
        </w:trPr>
        <w:tc>
          <w:tcPr>
            <w:tcW w:w="1860" w:type="dxa"/>
            <w:vMerge w:val="restart"/>
            <w:noWrap/>
            <w:vAlign w:val="center"/>
            <w:hideMark/>
          </w:tcPr>
          <w:p w14:paraId="299A13E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6FB3EB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13E886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5D4B2BD0" w14:textId="77777777" w:rsidTr="001C48B2">
        <w:trPr>
          <w:trHeight w:val="300"/>
        </w:trPr>
        <w:tc>
          <w:tcPr>
            <w:tcW w:w="1860" w:type="dxa"/>
            <w:vMerge/>
            <w:hideMark/>
          </w:tcPr>
          <w:p w14:paraId="58C0B46C"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EE9AD6A" w14:textId="53429A8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-1.33</w:t>
            </w:r>
          </w:p>
        </w:tc>
        <w:tc>
          <w:tcPr>
            <w:tcW w:w="1016" w:type="dxa"/>
            <w:noWrap/>
            <w:hideMark/>
          </w:tcPr>
          <w:p w14:paraId="05AE76DB" w14:textId="5B203F6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-30.77</w:t>
            </w:r>
          </w:p>
        </w:tc>
        <w:tc>
          <w:tcPr>
            <w:tcW w:w="1002" w:type="dxa"/>
            <w:noWrap/>
            <w:hideMark/>
          </w:tcPr>
          <w:p w14:paraId="11125DA5" w14:textId="1FFD041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40.62</w:t>
            </w:r>
          </w:p>
        </w:tc>
        <w:tc>
          <w:tcPr>
            <w:tcW w:w="901" w:type="dxa"/>
            <w:noWrap/>
            <w:hideMark/>
          </w:tcPr>
          <w:p w14:paraId="089F2B42" w14:textId="68D783B1"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E5A1A" w:rsidRPr="00616452" w14:paraId="07166C17" w14:textId="77777777" w:rsidTr="001C48B2">
        <w:trPr>
          <w:trHeight w:val="300"/>
        </w:trPr>
        <w:tc>
          <w:tcPr>
            <w:tcW w:w="1860" w:type="dxa"/>
            <w:vMerge/>
            <w:hideMark/>
          </w:tcPr>
          <w:p w14:paraId="27DCA42E"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1C48B2" w:rsidRDefault="005E5A1A" w:rsidP="005E5A1A">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48ECF901" w14:textId="7F0ABE04" w:rsidR="005E5A1A" w:rsidRPr="00A57F82" w:rsidRDefault="005E5A1A" w:rsidP="005E5A1A">
            <w:pPr>
              <w:jc w:val="center"/>
              <w:rPr>
                <w:rFonts w:ascii="Times New Roman" w:hAnsi="Times New Roman" w:cs="Times New Roman"/>
                <w:b/>
                <w:bCs/>
                <w:color w:val="000000" w:themeColor="text1"/>
                <w:sz w:val="22"/>
                <w:szCs w:val="22"/>
              </w:rPr>
            </w:pPr>
            <w:r w:rsidRPr="00A57F82">
              <w:rPr>
                <w:rFonts w:ascii="Times New Roman" w:hAnsi="Times New Roman" w:cs="Times New Roman"/>
                <w:b/>
                <w:bCs/>
                <w:color w:val="000000" w:themeColor="text1"/>
                <w:sz w:val="22"/>
                <w:szCs w:val="22"/>
                <w:highlight w:val="green"/>
              </w:rPr>
              <w:t>13.88</w:t>
            </w:r>
          </w:p>
        </w:tc>
        <w:tc>
          <w:tcPr>
            <w:tcW w:w="1016" w:type="dxa"/>
            <w:noWrap/>
            <w:hideMark/>
          </w:tcPr>
          <w:p w14:paraId="461971AE" w14:textId="639E807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-15.89</w:t>
            </w:r>
          </w:p>
        </w:tc>
        <w:tc>
          <w:tcPr>
            <w:tcW w:w="1002" w:type="dxa"/>
            <w:noWrap/>
            <w:hideMark/>
          </w:tcPr>
          <w:p w14:paraId="592B03A4" w14:textId="5C6D25C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54.18</w:t>
            </w:r>
          </w:p>
        </w:tc>
        <w:tc>
          <w:tcPr>
            <w:tcW w:w="901" w:type="dxa"/>
            <w:noWrap/>
            <w:hideMark/>
          </w:tcPr>
          <w:p w14:paraId="623785D7" w14:textId="310697F8" w:rsidR="005E5A1A" w:rsidRPr="001C48B2" w:rsidRDefault="005E5A1A" w:rsidP="005E5A1A">
            <w:pPr>
              <w:jc w:val="center"/>
              <w:rPr>
                <w:rFonts w:ascii="Times New Roman" w:hAnsi="Times New Roman" w:cs="Times New Roman"/>
                <w:color w:val="000000" w:themeColor="text1"/>
                <w:sz w:val="22"/>
                <w:szCs w:val="22"/>
              </w:rPr>
            </w:pPr>
            <w:r w:rsidRPr="001C48B2">
              <w:rPr>
                <w:rFonts w:ascii="Times New Roman" w:hAnsi="Times New Roman" w:cs="Times New Roman"/>
                <w:color w:val="000000"/>
                <w:sz w:val="22"/>
                <w:szCs w:val="22"/>
              </w:rPr>
              <w:t>0.67</w:t>
            </w:r>
          </w:p>
        </w:tc>
      </w:tr>
      <w:tr w:rsidR="005E5A1A" w:rsidRPr="00616452" w14:paraId="37D43F3D" w14:textId="77777777" w:rsidTr="001C48B2">
        <w:trPr>
          <w:trHeight w:val="300"/>
        </w:trPr>
        <w:tc>
          <w:tcPr>
            <w:tcW w:w="1860" w:type="dxa"/>
            <w:vMerge/>
            <w:hideMark/>
          </w:tcPr>
          <w:p w14:paraId="023D5FD0"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B512E48" w14:textId="6E3B9F9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-8.10</w:t>
            </w:r>
          </w:p>
        </w:tc>
        <w:tc>
          <w:tcPr>
            <w:tcW w:w="1016" w:type="dxa"/>
            <w:noWrap/>
            <w:hideMark/>
          </w:tcPr>
          <w:p w14:paraId="146945EB" w14:textId="53EAEC4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-38.85</w:t>
            </w:r>
          </w:p>
        </w:tc>
        <w:tc>
          <w:tcPr>
            <w:tcW w:w="1002" w:type="dxa"/>
            <w:noWrap/>
            <w:hideMark/>
          </w:tcPr>
          <w:p w14:paraId="25ABFFF8" w14:textId="3BE3F333"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38.11</w:t>
            </w:r>
          </w:p>
        </w:tc>
        <w:tc>
          <w:tcPr>
            <w:tcW w:w="901" w:type="dxa"/>
            <w:noWrap/>
            <w:hideMark/>
          </w:tcPr>
          <w:p w14:paraId="52879E64" w14:textId="165A1E9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0.95</w:t>
            </w:r>
          </w:p>
        </w:tc>
      </w:tr>
      <w:tr w:rsidR="00836F57" w:rsidRPr="00616452" w14:paraId="241CB12E" w14:textId="77777777" w:rsidTr="001C48B2">
        <w:trPr>
          <w:trHeight w:val="300"/>
        </w:trPr>
        <w:tc>
          <w:tcPr>
            <w:tcW w:w="1860" w:type="dxa"/>
            <w:vMerge w:val="restart"/>
            <w:noWrap/>
            <w:vAlign w:val="center"/>
            <w:hideMark/>
          </w:tcPr>
          <w:p w14:paraId="648AE9F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403F7F27"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B7138EF"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51EC91B" w14:textId="77777777" w:rsidTr="001C48B2">
        <w:trPr>
          <w:trHeight w:val="300"/>
        </w:trPr>
        <w:tc>
          <w:tcPr>
            <w:tcW w:w="1860" w:type="dxa"/>
            <w:vMerge/>
            <w:hideMark/>
          </w:tcPr>
          <w:p w14:paraId="7BC5FD2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0C7680" w14:textId="28B8FC8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-21.44</w:t>
            </w:r>
          </w:p>
        </w:tc>
        <w:tc>
          <w:tcPr>
            <w:tcW w:w="1016" w:type="dxa"/>
            <w:noWrap/>
            <w:hideMark/>
          </w:tcPr>
          <w:p w14:paraId="532AD0D5" w14:textId="6B7DF1E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-40.49</w:t>
            </w:r>
          </w:p>
        </w:tc>
        <w:tc>
          <w:tcPr>
            <w:tcW w:w="1002" w:type="dxa"/>
            <w:noWrap/>
            <w:hideMark/>
          </w:tcPr>
          <w:p w14:paraId="2C9A6E65" w14:textId="4A203A8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3.71</w:t>
            </w:r>
          </w:p>
        </w:tc>
        <w:tc>
          <w:tcPr>
            <w:tcW w:w="901" w:type="dxa"/>
            <w:noWrap/>
            <w:hideMark/>
          </w:tcPr>
          <w:p w14:paraId="3B89EB90" w14:textId="519048D2"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0.11</w:t>
            </w:r>
          </w:p>
        </w:tc>
      </w:tr>
      <w:tr w:rsidR="00525F9C" w:rsidRPr="00616452" w14:paraId="03DF7BC8" w14:textId="77777777" w:rsidTr="001C48B2">
        <w:trPr>
          <w:trHeight w:val="300"/>
        </w:trPr>
        <w:tc>
          <w:tcPr>
            <w:tcW w:w="1860" w:type="dxa"/>
            <w:vMerge/>
            <w:hideMark/>
          </w:tcPr>
          <w:p w14:paraId="7915E9D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1C48B2" w:rsidRDefault="00525F9C" w:rsidP="00525F9C">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5D79EE7B" w14:textId="5785A19D"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17.21</w:t>
            </w:r>
          </w:p>
        </w:tc>
        <w:tc>
          <w:tcPr>
            <w:tcW w:w="1016" w:type="dxa"/>
            <w:noWrap/>
            <w:hideMark/>
          </w:tcPr>
          <w:p w14:paraId="29BED30E" w14:textId="5E5EF5AC"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-13.39</w:t>
            </w:r>
          </w:p>
        </w:tc>
        <w:tc>
          <w:tcPr>
            <w:tcW w:w="1002" w:type="dxa"/>
            <w:noWrap/>
            <w:hideMark/>
          </w:tcPr>
          <w:p w14:paraId="18B388EB" w14:textId="34A3C40E"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58.63</w:t>
            </w:r>
          </w:p>
        </w:tc>
        <w:tc>
          <w:tcPr>
            <w:tcW w:w="901" w:type="dxa"/>
            <w:noWrap/>
            <w:hideMark/>
          </w:tcPr>
          <w:p w14:paraId="3A986821" w14:textId="1E68F411" w:rsidR="00525F9C" w:rsidRPr="00B646C7" w:rsidRDefault="00525F9C" w:rsidP="00525F9C">
            <w:pPr>
              <w:jc w:val="center"/>
              <w:rPr>
                <w:rFonts w:ascii="Times New Roman" w:hAnsi="Times New Roman" w:cs="Times New Roman"/>
                <w:color w:val="000000" w:themeColor="text1"/>
                <w:sz w:val="22"/>
                <w:szCs w:val="22"/>
              </w:rPr>
            </w:pPr>
            <w:r w:rsidRPr="00B646C7">
              <w:rPr>
                <w:rFonts w:ascii="Times New Roman" w:hAnsi="Times New Roman" w:cs="Times New Roman"/>
                <w:color w:val="000000"/>
                <w:sz w:val="22"/>
                <w:szCs w:val="22"/>
              </w:rPr>
              <w:t>0.51</w:t>
            </w:r>
          </w:p>
        </w:tc>
      </w:tr>
      <w:tr w:rsidR="00525F9C" w:rsidRPr="00616452" w14:paraId="069977A7" w14:textId="77777777" w:rsidTr="001C48B2">
        <w:trPr>
          <w:trHeight w:val="300"/>
        </w:trPr>
        <w:tc>
          <w:tcPr>
            <w:tcW w:w="1860" w:type="dxa"/>
            <w:vMerge/>
            <w:hideMark/>
          </w:tcPr>
          <w:p w14:paraId="2F9C4734"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3283D54" w14:textId="1E97ACA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-5.39</w:t>
            </w:r>
          </w:p>
        </w:tc>
        <w:tc>
          <w:tcPr>
            <w:tcW w:w="1016" w:type="dxa"/>
            <w:noWrap/>
            <w:hideMark/>
          </w:tcPr>
          <w:p w14:paraId="29C59B4E" w14:textId="13981C3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-35.55</w:t>
            </w:r>
          </w:p>
        </w:tc>
        <w:tc>
          <w:tcPr>
            <w:tcW w:w="1002" w:type="dxa"/>
            <w:noWrap/>
            <w:hideMark/>
          </w:tcPr>
          <w:p w14:paraId="1CE3C65F" w14:textId="1548658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38.87</w:t>
            </w:r>
          </w:p>
        </w:tc>
        <w:tc>
          <w:tcPr>
            <w:tcW w:w="901" w:type="dxa"/>
            <w:noWrap/>
            <w:hideMark/>
          </w:tcPr>
          <w:p w14:paraId="693DE57A" w14:textId="6F9F6A7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0.98</w:t>
            </w:r>
          </w:p>
        </w:tc>
      </w:tr>
      <w:tr w:rsidR="00836F57" w:rsidRPr="00616452" w14:paraId="2B9CD0C1" w14:textId="77777777" w:rsidTr="001C48B2">
        <w:trPr>
          <w:trHeight w:val="300"/>
        </w:trPr>
        <w:tc>
          <w:tcPr>
            <w:tcW w:w="1860" w:type="dxa"/>
            <w:vMerge w:val="restart"/>
            <w:noWrap/>
            <w:vAlign w:val="center"/>
            <w:hideMark/>
          </w:tcPr>
          <w:p w14:paraId="488FFE9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57268DD1"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19066E0"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4643A7A5" w14:textId="77777777" w:rsidTr="001C48B2">
        <w:trPr>
          <w:trHeight w:val="300"/>
        </w:trPr>
        <w:tc>
          <w:tcPr>
            <w:tcW w:w="1860" w:type="dxa"/>
            <w:vMerge/>
            <w:hideMark/>
          </w:tcPr>
          <w:p w14:paraId="3A01433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2F036AD" w14:textId="04C3013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-13.89</w:t>
            </w:r>
          </w:p>
        </w:tc>
        <w:tc>
          <w:tcPr>
            <w:tcW w:w="1016" w:type="dxa"/>
            <w:noWrap/>
            <w:hideMark/>
          </w:tcPr>
          <w:p w14:paraId="246E54A7" w14:textId="2213D73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-51.65</w:t>
            </w:r>
          </w:p>
        </w:tc>
        <w:tc>
          <w:tcPr>
            <w:tcW w:w="1002" w:type="dxa"/>
            <w:noWrap/>
            <w:hideMark/>
          </w:tcPr>
          <w:p w14:paraId="37B26149" w14:textId="40386AF3"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53.35</w:t>
            </w:r>
          </w:p>
        </w:tc>
        <w:tc>
          <w:tcPr>
            <w:tcW w:w="901" w:type="dxa"/>
            <w:noWrap/>
            <w:hideMark/>
          </w:tcPr>
          <w:p w14:paraId="514B0675" w14:textId="74E13B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0.90</w:t>
            </w:r>
          </w:p>
        </w:tc>
      </w:tr>
      <w:tr w:rsidR="00525F9C" w:rsidRPr="00616452" w14:paraId="0FC5F6E5" w14:textId="77777777" w:rsidTr="001C48B2">
        <w:trPr>
          <w:trHeight w:val="300"/>
        </w:trPr>
        <w:tc>
          <w:tcPr>
            <w:tcW w:w="1860" w:type="dxa"/>
            <w:vMerge/>
            <w:hideMark/>
          </w:tcPr>
          <w:p w14:paraId="2C83496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0F6324D" w14:textId="17F10F2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-23.94</w:t>
            </w:r>
          </w:p>
        </w:tc>
        <w:tc>
          <w:tcPr>
            <w:tcW w:w="1016" w:type="dxa"/>
            <w:noWrap/>
            <w:hideMark/>
          </w:tcPr>
          <w:p w14:paraId="6FF47E60" w14:textId="07E3F64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-52.24</w:t>
            </w:r>
          </w:p>
        </w:tc>
        <w:tc>
          <w:tcPr>
            <w:tcW w:w="1002" w:type="dxa"/>
            <w:noWrap/>
            <w:hideMark/>
          </w:tcPr>
          <w:p w14:paraId="11A110E1" w14:textId="10500D9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21.12</w:t>
            </w:r>
          </w:p>
        </w:tc>
        <w:tc>
          <w:tcPr>
            <w:tcW w:w="901" w:type="dxa"/>
            <w:noWrap/>
            <w:hideMark/>
          </w:tcPr>
          <w:p w14:paraId="6B113FB5" w14:textId="5B400F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0.41</w:t>
            </w:r>
          </w:p>
        </w:tc>
      </w:tr>
      <w:tr w:rsidR="00525F9C" w:rsidRPr="00616452" w14:paraId="4BD1D321" w14:textId="77777777" w:rsidTr="001C48B2">
        <w:trPr>
          <w:trHeight w:val="300"/>
        </w:trPr>
        <w:tc>
          <w:tcPr>
            <w:tcW w:w="1860" w:type="dxa"/>
            <w:vMerge/>
            <w:hideMark/>
          </w:tcPr>
          <w:p w14:paraId="389D777F"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225D94F" w14:textId="0A6F020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-37.32</w:t>
            </w:r>
          </w:p>
        </w:tc>
        <w:tc>
          <w:tcPr>
            <w:tcW w:w="1016" w:type="dxa"/>
            <w:noWrap/>
            <w:hideMark/>
          </w:tcPr>
          <w:p w14:paraId="110E89E3" w14:textId="1B0CBC10"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-67.00</w:t>
            </w:r>
          </w:p>
        </w:tc>
        <w:tc>
          <w:tcPr>
            <w:tcW w:w="1002" w:type="dxa"/>
            <w:noWrap/>
            <w:hideMark/>
          </w:tcPr>
          <w:p w14:paraId="75CC894D" w14:textId="175FFF2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19.05</w:t>
            </w:r>
          </w:p>
        </w:tc>
        <w:tc>
          <w:tcPr>
            <w:tcW w:w="901" w:type="dxa"/>
            <w:noWrap/>
            <w:hideMark/>
          </w:tcPr>
          <w:p w14:paraId="42BC45E2" w14:textId="4F11EF6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0.23</w:t>
            </w:r>
          </w:p>
        </w:tc>
      </w:tr>
      <w:tr w:rsidR="00836F57" w:rsidRPr="00616452" w14:paraId="1AA8907F" w14:textId="77777777" w:rsidTr="001C48B2">
        <w:trPr>
          <w:trHeight w:val="300"/>
        </w:trPr>
        <w:tc>
          <w:tcPr>
            <w:tcW w:w="1860" w:type="dxa"/>
            <w:vMerge w:val="restart"/>
            <w:noWrap/>
            <w:vAlign w:val="center"/>
            <w:hideMark/>
          </w:tcPr>
          <w:p w14:paraId="4B9D85A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1C803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284BC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2B68A17" w14:textId="77777777" w:rsidTr="001C48B2">
        <w:trPr>
          <w:trHeight w:val="300"/>
        </w:trPr>
        <w:tc>
          <w:tcPr>
            <w:tcW w:w="1860" w:type="dxa"/>
            <w:vMerge/>
            <w:hideMark/>
          </w:tcPr>
          <w:p w14:paraId="4FBC2B0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3A62A1" w14:textId="4ED182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-13.86</w:t>
            </w:r>
          </w:p>
        </w:tc>
        <w:tc>
          <w:tcPr>
            <w:tcW w:w="1016" w:type="dxa"/>
            <w:noWrap/>
            <w:hideMark/>
          </w:tcPr>
          <w:p w14:paraId="34E67FF3" w14:textId="757DF90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-44.63</w:t>
            </w:r>
          </w:p>
        </w:tc>
        <w:tc>
          <w:tcPr>
            <w:tcW w:w="1002" w:type="dxa"/>
            <w:noWrap/>
            <w:hideMark/>
          </w:tcPr>
          <w:p w14:paraId="09C74F5E" w14:textId="27577C3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34.02</w:t>
            </w:r>
          </w:p>
        </w:tc>
        <w:tc>
          <w:tcPr>
            <w:tcW w:w="901" w:type="dxa"/>
            <w:noWrap/>
            <w:hideMark/>
          </w:tcPr>
          <w:p w14:paraId="3E3C8491" w14:textId="7FE0CBB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0.81</w:t>
            </w:r>
          </w:p>
        </w:tc>
      </w:tr>
      <w:tr w:rsidR="00525F9C" w:rsidRPr="00616452" w14:paraId="4788D932" w14:textId="77777777" w:rsidTr="001C48B2">
        <w:trPr>
          <w:trHeight w:val="300"/>
        </w:trPr>
        <w:tc>
          <w:tcPr>
            <w:tcW w:w="1860" w:type="dxa"/>
            <w:vMerge/>
            <w:hideMark/>
          </w:tcPr>
          <w:p w14:paraId="1FDC5EE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5F88937" w14:textId="702DC0D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2.35</w:t>
            </w:r>
          </w:p>
        </w:tc>
        <w:tc>
          <w:tcPr>
            <w:tcW w:w="1016" w:type="dxa"/>
            <w:noWrap/>
            <w:hideMark/>
          </w:tcPr>
          <w:p w14:paraId="1AB4C43F" w14:textId="4457D2F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-41.84</w:t>
            </w:r>
          </w:p>
        </w:tc>
        <w:tc>
          <w:tcPr>
            <w:tcW w:w="1002" w:type="dxa"/>
            <w:noWrap/>
            <w:hideMark/>
          </w:tcPr>
          <w:p w14:paraId="23D96062" w14:textId="02DA55A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80.11</w:t>
            </w:r>
          </w:p>
        </w:tc>
        <w:tc>
          <w:tcPr>
            <w:tcW w:w="901" w:type="dxa"/>
            <w:noWrap/>
            <w:hideMark/>
          </w:tcPr>
          <w:p w14:paraId="65534B9E" w14:textId="0885D31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25F9C" w:rsidRPr="00616452" w14:paraId="345703A4" w14:textId="77777777" w:rsidTr="001C48B2">
        <w:trPr>
          <w:trHeight w:val="300"/>
        </w:trPr>
        <w:tc>
          <w:tcPr>
            <w:tcW w:w="1860" w:type="dxa"/>
            <w:vMerge/>
            <w:hideMark/>
          </w:tcPr>
          <w:p w14:paraId="6801231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9D589DB" w14:textId="2F0E249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-21.85</w:t>
            </w:r>
          </w:p>
        </w:tc>
        <w:tc>
          <w:tcPr>
            <w:tcW w:w="1016" w:type="dxa"/>
            <w:noWrap/>
            <w:hideMark/>
          </w:tcPr>
          <w:p w14:paraId="501666CE" w14:textId="21610CD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-54.36</w:t>
            </w:r>
          </w:p>
        </w:tc>
        <w:tc>
          <w:tcPr>
            <w:tcW w:w="1002" w:type="dxa"/>
            <w:noWrap/>
            <w:hideMark/>
          </w:tcPr>
          <w:p w14:paraId="0672DB49" w14:textId="095E7F3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33.80</w:t>
            </w:r>
          </w:p>
        </w:tc>
        <w:tc>
          <w:tcPr>
            <w:tcW w:w="901" w:type="dxa"/>
            <w:noWrap/>
            <w:hideMark/>
          </w:tcPr>
          <w:p w14:paraId="7F5328F4" w14:textId="7AD1444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0.62</w:t>
            </w:r>
          </w:p>
        </w:tc>
      </w:tr>
    </w:tbl>
    <w:p w14:paraId="09336CBE" w14:textId="77777777" w:rsidR="00836F57" w:rsidRPr="00616452"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616452" w:rsidRDefault="00836F57" w:rsidP="00836F57">
      <w:pPr>
        <w:pStyle w:val="ListParagraph"/>
        <w:numPr>
          <w:ilvl w:val="0"/>
          <w:numId w:val="43"/>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362F4F"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D44E6E8" w14:textId="77777777" w:rsidR="00836F57" w:rsidRDefault="00836F57" w:rsidP="00836F57">
      <w:pPr>
        <w:spacing w:after="160" w:line="278" w:lineRule="auto"/>
        <w:rPr>
          <w:rFonts w:ascii="Times New Roman" w:hAnsi="Times New Roman" w:cs="Times New Roman"/>
          <w:i/>
          <w:iCs/>
          <w:color w:val="000000" w:themeColor="text1"/>
        </w:rPr>
      </w:pPr>
    </w:p>
    <w:p w14:paraId="3A820D3D" w14:textId="77777777" w:rsidR="00753D7C" w:rsidRDefault="00753D7C" w:rsidP="00836F57">
      <w:pPr>
        <w:spacing w:after="160" w:line="278" w:lineRule="auto"/>
        <w:rPr>
          <w:rFonts w:ascii="Times New Roman" w:hAnsi="Times New Roman" w:cs="Times New Roman"/>
          <w:i/>
          <w:iCs/>
          <w:color w:val="000000" w:themeColor="text1"/>
        </w:rPr>
      </w:pPr>
    </w:p>
    <w:p w14:paraId="5ADDFEE8" w14:textId="77777777" w:rsidR="00753D7C" w:rsidRDefault="00753D7C" w:rsidP="00836F57">
      <w:pPr>
        <w:spacing w:after="160" w:line="278" w:lineRule="auto"/>
        <w:rPr>
          <w:rFonts w:ascii="Times New Roman" w:hAnsi="Times New Roman" w:cs="Times New Roman"/>
          <w:i/>
          <w:iCs/>
          <w:color w:val="000000" w:themeColor="text1"/>
        </w:rPr>
      </w:pPr>
    </w:p>
    <w:p w14:paraId="4C6AA202" w14:textId="77777777" w:rsidR="00753D7C" w:rsidRDefault="00753D7C" w:rsidP="00836F57">
      <w:pPr>
        <w:spacing w:after="160" w:line="278" w:lineRule="auto"/>
        <w:rPr>
          <w:rFonts w:ascii="Times New Roman" w:hAnsi="Times New Roman" w:cs="Times New Roman"/>
          <w:i/>
          <w:iCs/>
          <w:color w:val="000000" w:themeColor="text1"/>
        </w:rPr>
      </w:pPr>
    </w:p>
    <w:p w14:paraId="7D308631" w14:textId="77777777" w:rsidR="00753D7C" w:rsidRDefault="00753D7C" w:rsidP="00836F57">
      <w:pPr>
        <w:spacing w:after="160" w:line="278" w:lineRule="auto"/>
        <w:rPr>
          <w:rFonts w:ascii="Times New Roman" w:hAnsi="Times New Roman" w:cs="Times New Roman"/>
          <w:i/>
          <w:iCs/>
          <w:color w:val="000000" w:themeColor="text1"/>
        </w:rPr>
      </w:pPr>
    </w:p>
    <w:p w14:paraId="13146691" w14:textId="77777777" w:rsidR="00525F9C" w:rsidRDefault="00525F9C" w:rsidP="00836F57">
      <w:pPr>
        <w:spacing w:after="160" w:line="278" w:lineRule="auto"/>
        <w:rPr>
          <w:rFonts w:ascii="Times New Roman" w:hAnsi="Times New Roman" w:cs="Times New Roman"/>
          <w:i/>
          <w:iCs/>
          <w:color w:val="000000" w:themeColor="text1"/>
        </w:rPr>
      </w:pPr>
    </w:p>
    <w:p w14:paraId="3734F619" w14:textId="77777777" w:rsidR="00525F9C" w:rsidRDefault="00525F9C" w:rsidP="00836F57">
      <w:pPr>
        <w:spacing w:after="160" w:line="278" w:lineRule="auto"/>
        <w:rPr>
          <w:rFonts w:ascii="Times New Roman" w:hAnsi="Times New Roman" w:cs="Times New Roman"/>
          <w:i/>
          <w:iCs/>
          <w:color w:val="000000" w:themeColor="text1"/>
        </w:rPr>
      </w:pPr>
    </w:p>
    <w:p w14:paraId="64257FF4" w14:textId="77777777" w:rsidR="00525F9C"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616452" w:rsidRDefault="00525F9C" w:rsidP="00525F9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8</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Methyl</w:t>
      </w:r>
      <w:r w:rsidRPr="00616452">
        <w:rPr>
          <w:rFonts w:ascii="Times New Roman" w:hAnsi="Times New Roman" w:cs="Times New Roman"/>
          <w:b/>
          <w:bCs/>
          <w:color w:val="000000" w:themeColor="text1"/>
          <w:sz w:val="28"/>
          <w:szCs w:val="28"/>
        </w:rPr>
        <w:t xml:space="preserve"> </w:t>
      </w:r>
      <w:r w:rsidR="001E6FF5">
        <w:rPr>
          <w:rFonts w:ascii="Times New Roman" w:hAnsi="Times New Roman" w:cs="Times New Roman"/>
          <w:b/>
          <w:bCs/>
          <w:color w:val="000000" w:themeColor="text1"/>
          <w:sz w:val="28"/>
          <w:szCs w:val="28"/>
        </w:rPr>
        <w:t>Paraben</w:t>
      </w:r>
      <w:r w:rsidRPr="00616452">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616452"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616452" w14:paraId="1807B106" w14:textId="77777777" w:rsidTr="0058539A">
        <w:trPr>
          <w:trHeight w:val="300"/>
        </w:trPr>
        <w:tc>
          <w:tcPr>
            <w:tcW w:w="1860" w:type="dxa"/>
            <w:shd w:val="clear" w:color="auto" w:fill="000000" w:themeFill="text1"/>
            <w:noWrap/>
            <w:vAlign w:val="center"/>
            <w:hideMark/>
          </w:tcPr>
          <w:p w14:paraId="3BE59D07"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525F9C" w:rsidRPr="00616452" w14:paraId="324C4A7C" w14:textId="77777777" w:rsidTr="0058539A">
        <w:trPr>
          <w:trHeight w:val="300"/>
        </w:trPr>
        <w:tc>
          <w:tcPr>
            <w:tcW w:w="1860" w:type="dxa"/>
            <w:vMerge w:val="restart"/>
            <w:noWrap/>
            <w:vAlign w:val="center"/>
            <w:hideMark/>
          </w:tcPr>
          <w:p w14:paraId="7A1EF1F7"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616452" w:rsidRDefault="00104F43"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5D4773BA" w14:textId="77777777" w:rsidTr="00DF7966">
        <w:trPr>
          <w:trHeight w:val="300"/>
        </w:trPr>
        <w:tc>
          <w:tcPr>
            <w:tcW w:w="1860" w:type="dxa"/>
            <w:vMerge/>
            <w:hideMark/>
          </w:tcPr>
          <w:p w14:paraId="33D25801"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-19.89</w:t>
            </w:r>
          </w:p>
        </w:tc>
        <w:tc>
          <w:tcPr>
            <w:tcW w:w="1016" w:type="dxa"/>
            <w:noWrap/>
            <w:hideMark/>
          </w:tcPr>
          <w:p w14:paraId="59239914" w14:textId="7EB9E4A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-38.16</w:t>
            </w:r>
          </w:p>
        </w:tc>
        <w:tc>
          <w:tcPr>
            <w:tcW w:w="1002" w:type="dxa"/>
            <w:noWrap/>
            <w:hideMark/>
          </w:tcPr>
          <w:p w14:paraId="45B46DA8" w14:textId="1290079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3.77</w:t>
            </w:r>
          </w:p>
        </w:tc>
        <w:tc>
          <w:tcPr>
            <w:tcW w:w="901" w:type="dxa"/>
            <w:noWrap/>
            <w:hideMark/>
          </w:tcPr>
          <w:p w14:paraId="35DF9442" w14:textId="067A0AC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0.12</w:t>
            </w:r>
          </w:p>
        </w:tc>
      </w:tr>
      <w:tr w:rsidR="006264AF" w:rsidRPr="00616452" w14:paraId="79FBFEDF" w14:textId="77777777" w:rsidTr="00DF7966">
        <w:trPr>
          <w:trHeight w:val="300"/>
        </w:trPr>
        <w:tc>
          <w:tcPr>
            <w:tcW w:w="1860" w:type="dxa"/>
            <w:vMerge/>
            <w:hideMark/>
          </w:tcPr>
          <w:p w14:paraId="192F98EA"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697237F4" w14:textId="4ED04FD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-13.26</w:t>
            </w:r>
          </w:p>
        </w:tc>
        <w:tc>
          <w:tcPr>
            <w:tcW w:w="1016" w:type="dxa"/>
            <w:noWrap/>
            <w:hideMark/>
          </w:tcPr>
          <w:p w14:paraId="5DD97D15" w14:textId="4BD13D3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-46.67</w:t>
            </w:r>
          </w:p>
        </w:tc>
        <w:tc>
          <w:tcPr>
            <w:tcW w:w="1002" w:type="dxa"/>
            <w:noWrap/>
            <w:hideMark/>
          </w:tcPr>
          <w:p w14:paraId="7BA0689D" w14:textId="29A299E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41.08</w:t>
            </w:r>
          </w:p>
        </w:tc>
        <w:tc>
          <w:tcPr>
            <w:tcW w:w="901" w:type="dxa"/>
            <w:noWrap/>
            <w:hideMark/>
          </w:tcPr>
          <w:p w14:paraId="53DA5502" w14:textId="424AA5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0.87</w:t>
            </w:r>
          </w:p>
        </w:tc>
      </w:tr>
      <w:tr w:rsidR="006264AF" w:rsidRPr="00616452" w14:paraId="723EBE11" w14:textId="77777777" w:rsidTr="00DF7966">
        <w:trPr>
          <w:trHeight w:val="278"/>
        </w:trPr>
        <w:tc>
          <w:tcPr>
            <w:tcW w:w="1860" w:type="dxa"/>
            <w:vMerge/>
            <w:hideMark/>
          </w:tcPr>
          <w:p w14:paraId="536DA659"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-27.98</w:t>
            </w:r>
          </w:p>
        </w:tc>
        <w:tc>
          <w:tcPr>
            <w:tcW w:w="1016" w:type="dxa"/>
            <w:noWrap/>
            <w:hideMark/>
          </w:tcPr>
          <w:p w14:paraId="08752119" w14:textId="549A25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-53.43</w:t>
            </w:r>
          </w:p>
        </w:tc>
        <w:tc>
          <w:tcPr>
            <w:tcW w:w="1002" w:type="dxa"/>
            <w:noWrap/>
            <w:hideMark/>
          </w:tcPr>
          <w:p w14:paraId="1083837E" w14:textId="6146D42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11.37</w:t>
            </w:r>
          </w:p>
        </w:tc>
        <w:tc>
          <w:tcPr>
            <w:tcW w:w="901" w:type="dxa"/>
            <w:noWrap/>
            <w:hideMark/>
          </w:tcPr>
          <w:p w14:paraId="20583039" w14:textId="0B5EFF3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0.20</w:t>
            </w:r>
          </w:p>
        </w:tc>
      </w:tr>
      <w:tr w:rsidR="00525F9C" w:rsidRPr="00616452" w14:paraId="59D9C48B" w14:textId="77777777" w:rsidTr="006264AF">
        <w:trPr>
          <w:trHeight w:val="396"/>
        </w:trPr>
        <w:tc>
          <w:tcPr>
            <w:tcW w:w="1860" w:type="dxa"/>
            <w:vMerge w:val="restart"/>
            <w:noWrap/>
            <w:vAlign w:val="center"/>
            <w:hideMark/>
          </w:tcPr>
          <w:p w14:paraId="6C0E775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0204B39A"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602AA62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D0D89FF" w14:textId="77777777" w:rsidTr="00831866">
        <w:trPr>
          <w:trHeight w:val="300"/>
        </w:trPr>
        <w:tc>
          <w:tcPr>
            <w:tcW w:w="1860" w:type="dxa"/>
            <w:vMerge/>
            <w:hideMark/>
          </w:tcPr>
          <w:p w14:paraId="1255EBDB"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 xml:space="preserve">Marginal </w:t>
            </w:r>
          </w:p>
        </w:tc>
        <w:tc>
          <w:tcPr>
            <w:tcW w:w="1596" w:type="dxa"/>
            <w:noWrap/>
            <w:hideMark/>
          </w:tcPr>
          <w:p w14:paraId="026BA109" w14:textId="03000E6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14.92</w:t>
            </w:r>
          </w:p>
        </w:tc>
        <w:tc>
          <w:tcPr>
            <w:tcW w:w="1016" w:type="dxa"/>
            <w:noWrap/>
            <w:hideMark/>
          </w:tcPr>
          <w:p w14:paraId="760D88C5" w14:textId="776A4B28"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-13.72</w:t>
            </w:r>
          </w:p>
        </w:tc>
        <w:tc>
          <w:tcPr>
            <w:tcW w:w="1002" w:type="dxa"/>
            <w:noWrap/>
            <w:hideMark/>
          </w:tcPr>
          <w:p w14:paraId="0044D7BF" w14:textId="744C3E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53.06</w:t>
            </w:r>
          </w:p>
        </w:tc>
        <w:tc>
          <w:tcPr>
            <w:tcW w:w="901" w:type="dxa"/>
            <w:noWrap/>
            <w:hideMark/>
          </w:tcPr>
          <w:p w14:paraId="6C156D43" w14:textId="6B3F0D0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0.58</w:t>
            </w:r>
          </w:p>
        </w:tc>
      </w:tr>
      <w:tr w:rsidR="006264AF" w:rsidRPr="00616452" w14:paraId="26914DEA" w14:textId="77777777" w:rsidTr="00831866">
        <w:trPr>
          <w:trHeight w:val="300"/>
        </w:trPr>
        <w:tc>
          <w:tcPr>
            <w:tcW w:w="1860" w:type="dxa"/>
            <w:vMerge/>
            <w:hideMark/>
          </w:tcPr>
          <w:p w14:paraId="5B73B7A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9210649" w14:textId="0F47A32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11.32</w:t>
            </w:r>
          </w:p>
        </w:tc>
        <w:tc>
          <w:tcPr>
            <w:tcW w:w="1016" w:type="dxa"/>
            <w:noWrap/>
            <w:hideMark/>
          </w:tcPr>
          <w:p w14:paraId="72FAE3E6" w14:textId="3E1AAFD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-17.07</w:t>
            </w:r>
          </w:p>
        </w:tc>
        <w:tc>
          <w:tcPr>
            <w:tcW w:w="1002" w:type="dxa"/>
            <w:noWrap/>
            <w:hideMark/>
          </w:tcPr>
          <w:p w14:paraId="1E05F667" w14:textId="46E5BBA0"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49.43</w:t>
            </w:r>
          </w:p>
        </w:tc>
        <w:tc>
          <w:tcPr>
            <w:tcW w:w="901" w:type="dxa"/>
            <w:noWrap/>
            <w:hideMark/>
          </w:tcPr>
          <w:p w14:paraId="65CA8D08" w14:textId="3B3BF96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0.77</w:t>
            </w:r>
          </w:p>
        </w:tc>
      </w:tr>
      <w:tr w:rsidR="006264AF" w:rsidRPr="00616452" w14:paraId="0235A183" w14:textId="77777777" w:rsidTr="00831866">
        <w:trPr>
          <w:trHeight w:val="300"/>
        </w:trPr>
        <w:tc>
          <w:tcPr>
            <w:tcW w:w="1860" w:type="dxa"/>
            <w:vMerge/>
            <w:hideMark/>
          </w:tcPr>
          <w:p w14:paraId="2F66D3F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sz w:val="22"/>
                <w:szCs w:val="22"/>
                <w:highlight w:val="green"/>
              </w:rPr>
              <w:t>Very Low</w:t>
            </w:r>
          </w:p>
        </w:tc>
        <w:tc>
          <w:tcPr>
            <w:tcW w:w="1596" w:type="dxa"/>
            <w:noWrap/>
            <w:hideMark/>
          </w:tcPr>
          <w:p w14:paraId="61D9CBDA" w14:textId="4C8B44E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10.52</w:t>
            </w:r>
          </w:p>
        </w:tc>
        <w:tc>
          <w:tcPr>
            <w:tcW w:w="1016" w:type="dxa"/>
            <w:noWrap/>
            <w:hideMark/>
          </w:tcPr>
          <w:p w14:paraId="7B6E47A1" w14:textId="224745C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-22.45</w:t>
            </w:r>
          </w:p>
        </w:tc>
        <w:tc>
          <w:tcPr>
            <w:tcW w:w="1002" w:type="dxa"/>
            <w:noWrap/>
            <w:hideMark/>
          </w:tcPr>
          <w:p w14:paraId="50BED8BC" w14:textId="438A3998"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57.50</w:t>
            </w:r>
          </w:p>
        </w:tc>
        <w:tc>
          <w:tcPr>
            <w:tcW w:w="901" w:type="dxa"/>
            <w:noWrap/>
            <w:hideMark/>
          </w:tcPr>
          <w:p w14:paraId="448D77B1" w14:textId="5D81F81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0.88</w:t>
            </w:r>
          </w:p>
        </w:tc>
      </w:tr>
      <w:tr w:rsidR="00525F9C" w:rsidRPr="00616452" w14:paraId="41A63F28" w14:textId="77777777" w:rsidTr="0058539A">
        <w:trPr>
          <w:trHeight w:val="300"/>
        </w:trPr>
        <w:tc>
          <w:tcPr>
            <w:tcW w:w="1860" w:type="dxa"/>
            <w:vMerge w:val="restart"/>
            <w:noWrap/>
            <w:vAlign w:val="center"/>
            <w:hideMark/>
          </w:tcPr>
          <w:p w14:paraId="5E81DAC1" w14:textId="77777777" w:rsidR="00525F9C" w:rsidRPr="00616452" w:rsidRDefault="00525F9C"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6B218D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0CDD6DC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67AB7A20" w14:textId="77777777" w:rsidTr="005A64F3">
        <w:trPr>
          <w:trHeight w:val="300"/>
        </w:trPr>
        <w:tc>
          <w:tcPr>
            <w:tcW w:w="1860" w:type="dxa"/>
            <w:vMerge/>
            <w:hideMark/>
          </w:tcPr>
          <w:p w14:paraId="21D1C91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8827191" w14:textId="6A40FE1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-13.25</w:t>
            </w:r>
          </w:p>
        </w:tc>
        <w:tc>
          <w:tcPr>
            <w:tcW w:w="1016" w:type="dxa"/>
            <w:noWrap/>
            <w:hideMark/>
          </w:tcPr>
          <w:p w14:paraId="5F4B74C8" w14:textId="5BAC3E4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-40.63</w:t>
            </w:r>
          </w:p>
        </w:tc>
        <w:tc>
          <w:tcPr>
            <w:tcW w:w="1002" w:type="dxa"/>
            <w:noWrap/>
            <w:hideMark/>
          </w:tcPr>
          <w:p w14:paraId="6CCC03D5" w14:textId="724A80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26.75</w:t>
            </w:r>
          </w:p>
        </w:tc>
        <w:tc>
          <w:tcPr>
            <w:tcW w:w="901" w:type="dxa"/>
            <w:noWrap/>
            <w:hideMark/>
          </w:tcPr>
          <w:p w14:paraId="69BBE0C9" w14:textId="15113A4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0.75</w:t>
            </w:r>
          </w:p>
        </w:tc>
      </w:tr>
      <w:tr w:rsidR="006264AF" w:rsidRPr="00616452" w14:paraId="00AE254D" w14:textId="77777777" w:rsidTr="005A64F3">
        <w:trPr>
          <w:trHeight w:val="300"/>
        </w:trPr>
        <w:tc>
          <w:tcPr>
            <w:tcW w:w="1860" w:type="dxa"/>
            <w:vMerge/>
            <w:hideMark/>
          </w:tcPr>
          <w:p w14:paraId="3879082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Low</w:t>
            </w:r>
          </w:p>
        </w:tc>
        <w:tc>
          <w:tcPr>
            <w:tcW w:w="1596" w:type="dxa"/>
            <w:noWrap/>
            <w:hideMark/>
          </w:tcPr>
          <w:p w14:paraId="5C6DE624" w14:textId="67A523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24.69</w:t>
            </w:r>
          </w:p>
        </w:tc>
        <w:tc>
          <w:tcPr>
            <w:tcW w:w="1016" w:type="dxa"/>
            <w:noWrap/>
            <w:hideMark/>
          </w:tcPr>
          <w:p w14:paraId="7F22D335" w14:textId="75B50A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-10.20</w:t>
            </w:r>
          </w:p>
        </w:tc>
        <w:tc>
          <w:tcPr>
            <w:tcW w:w="1002" w:type="dxa"/>
            <w:noWrap/>
            <w:hideMark/>
          </w:tcPr>
          <w:p w14:paraId="760D9A2D" w14:textId="197409BF"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73.13</w:t>
            </w:r>
          </w:p>
        </w:tc>
        <w:tc>
          <w:tcPr>
            <w:tcW w:w="901" w:type="dxa"/>
            <w:noWrap/>
            <w:hideMark/>
          </w:tcPr>
          <w:p w14:paraId="02E0AF35" w14:textId="788471C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0.29</w:t>
            </w:r>
          </w:p>
        </w:tc>
      </w:tr>
      <w:tr w:rsidR="006264AF" w:rsidRPr="00616452" w14:paraId="5AAF2BF3" w14:textId="77777777" w:rsidTr="005A64F3">
        <w:trPr>
          <w:trHeight w:val="300"/>
        </w:trPr>
        <w:tc>
          <w:tcPr>
            <w:tcW w:w="1860" w:type="dxa"/>
            <w:vMerge/>
            <w:hideMark/>
          </w:tcPr>
          <w:p w14:paraId="33D9B26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Very Low</w:t>
            </w:r>
          </w:p>
        </w:tc>
        <w:tc>
          <w:tcPr>
            <w:tcW w:w="1596" w:type="dxa"/>
            <w:noWrap/>
            <w:hideMark/>
          </w:tcPr>
          <w:p w14:paraId="7B215637" w14:textId="376D402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42.53</w:t>
            </w:r>
          </w:p>
        </w:tc>
        <w:tc>
          <w:tcPr>
            <w:tcW w:w="1016" w:type="dxa"/>
            <w:noWrap/>
            <w:hideMark/>
          </w:tcPr>
          <w:p w14:paraId="48F58241" w14:textId="3E26FE90"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-2.18</w:t>
            </w:r>
          </w:p>
        </w:tc>
        <w:tc>
          <w:tcPr>
            <w:tcW w:w="1002" w:type="dxa"/>
            <w:noWrap/>
            <w:hideMark/>
          </w:tcPr>
          <w:p w14:paraId="0D92CCA9" w14:textId="28BBE87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107.69</w:t>
            </w:r>
          </w:p>
        </w:tc>
        <w:tc>
          <w:tcPr>
            <w:tcW w:w="901" w:type="dxa"/>
            <w:noWrap/>
            <w:hideMark/>
          </w:tcPr>
          <w:p w14:paraId="53C22917" w14:textId="68ABAE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0.07</w:t>
            </w:r>
          </w:p>
        </w:tc>
      </w:tr>
      <w:tr w:rsidR="00525F9C" w:rsidRPr="00616452" w14:paraId="4A025F39" w14:textId="77777777" w:rsidTr="0058539A">
        <w:trPr>
          <w:trHeight w:val="300"/>
        </w:trPr>
        <w:tc>
          <w:tcPr>
            <w:tcW w:w="1860" w:type="dxa"/>
            <w:vMerge w:val="restart"/>
            <w:noWrap/>
            <w:vAlign w:val="center"/>
            <w:hideMark/>
          </w:tcPr>
          <w:p w14:paraId="0D35E5E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67C122C8"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56BB2B0"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8F654D3" w14:textId="77777777" w:rsidTr="00EC216A">
        <w:trPr>
          <w:trHeight w:val="300"/>
        </w:trPr>
        <w:tc>
          <w:tcPr>
            <w:tcW w:w="1860" w:type="dxa"/>
            <w:vMerge/>
            <w:hideMark/>
          </w:tcPr>
          <w:p w14:paraId="580BF82E"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FDFAE5A" w14:textId="6F8DAC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35.32</w:t>
            </w:r>
          </w:p>
        </w:tc>
        <w:tc>
          <w:tcPr>
            <w:tcW w:w="1016" w:type="dxa"/>
            <w:noWrap/>
            <w:hideMark/>
          </w:tcPr>
          <w:p w14:paraId="63306FE9" w14:textId="0D849CB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-18.18</w:t>
            </w:r>
          </w:p>
        </w:tc>
        <w:tc>
          <w:tcPr>
            <w:tcW w:w="1002" w:type="dxa"/>
            <w:noWrap/>
            <w:hideMark/>
          </w:tcPr>
          <w:p w14:paraId="544226D8" w14:textId="507C234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123.81</w:t>
            </w:r>
          </w:p>
        </w:tc>
        <w:tc>
          <w:tcPr>
            <w:tcW w:w="901" w:type="dxa"/>
            <w:noWrap/>
            <w:hideMark/>
          </w:tcPr>
          <w:p w14:paraId="08D90736" w14:textId="7D7731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0.39</w:t>
            </w:r>
          </w:p>
        </w:tc>
      </w:tr>
      <w:tr w:rsidR="006264AF" w:rsidRPr="00616452" w14:paraId="21C7E6F5" w14:textId="77777777" w:rsidTr="00EC216A">
        <w:trPr>
          <w:trHeight w:val="300"/>
        </w:trPr>
        <w:tc>
          <w:tcPr>
            <w:tcW w:w="1860" w:type="dxa"/>
            <w:vMerge/>
            <w:hideMark/>
          </w:tcPr>
          <w:p w14:paraId="6D20CA9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C65F305" w14:textId="230C36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-19.58</w:t>
            </w:r>
          </w:p>
        </w:tc>
        <w:tc>
          <w:tcPr>
            <w:tcW w:w="1016" w:type="dxa"/>
            <w:noWrap/>
            <w:hideMark/>
          </w:tcPr>
          <w:p w14:paraId="5E28D7D0" w14:textId="22631D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-51.35</w:t>
            </w:r>
          </w:p>
        </w:tc>
        <w:tc>
          <w:tcPr>
            <w:tcW w:w="1002" w:type="dxa"/>
            <w:noWrap/>
            <w:hideMark/>
          </w:tcPr>
          <w:p w14:paraId="5FEC2DF6" w14:textId="209F2C2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32.94</w:t>
            </w:r>
          </w:p>
        </w:tc>
        <w:tc>
          <w:tcPr>
            <w:tcW w:w="901" w:type="dxa"/>
            <w:noWrap/>
            <w:hideMark/>
          </w:tcPr>
          <w:p w14:paraId="02AC29B0" w14:textId="1A437D8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0.66</w:t>
            </w:r>
          </w:p>
        </w:tc>
      </w:tr>
      <w:tr w:rsidR="006264AF" w:rsidRPr="00616452" w14:paraId="09E307D2" w14:textId="77777777" w:rsidTr="00EC216A">
        <w:trPr>
          <w:trHeight w:val="300"/>
        </w:trPr>
        <w:tc>
          <w:tcPr>
            <w:tcW w:w="1860" w:type="dxa"/>
            <w:vMerge/>
            <w:hideMark/>
          </w:tcPr>
          <w:p w14:paraId="0CF40A52"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1D5BAB3" w14:textId="6C5E0656" w:rsidR="006264AF" w:rsidRPr="00653F6D" w:rsidRDefault="006264AF" w:rsidP="006264AF">
            <w:pPr>
              <w:jc w:val="center"/>
              <w:rPr>
                <w:rFonts w:ascii="Times New Roman" w:hAnsi="Times New Roman" w:cs="Times New Roman"/>
                <w:color w:val="C00000"/>
                <w:sz w:val="22"/>
                <w:szCs w:val="22"/>
              </w:rPr>
            </w:pPr>
            <w:r w:rsidRPr="00653F6D">
              <w:rPr>
                <w:rFonts w:ascii="Times New Roman" w:hAnsi="Times New Roman" w:cs="Times New Roman"/>
                <w:color w:val="000000" w:themeColor="text1"/>
                <w:sz w:val="22"/>
                <w:szCs w:val="22"/>
              </w:rPr>
              <w:t>7.16</w:t>
            </w:r>
          </w:p>
        </w:tc>
        <w:tc>
          <w:tcPr>
            <w:tcW w:w="1016" w:type="dxa"/>
            <w:noWrap/>
            <w:hideMark/>
          </w:tcPr>
          <w:p w14:paraId="4F681043" w14:textId="41E31D5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-38.14</w:t>
            </w:r>
          </w:p>
        </w:tc>
        <w:tc>
          <w:tcPr>
            <w:tcW w:w="1002" w:type="dxa"/>
            <w:noWrap/>
            <w:hideMark/>
          </w:tcPr>
          <w:p w14:paraId="6644ACC2" w14:textId="576D920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85.64</w:t>
            </w:r>
          </w:p>
        </w:tc>
        <w:tc>
          <w:tcPr>
            <w:tcW w:w="901" w:type="dxa"/>
            <w:noWrap/>
            <w:hideMark/>
          </w:tcPr>
          <w:p w14:paraId="73A4872F" w14:textId="64C4C4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0.99</w:t>
            </w:r>
          </w:p>
        </w:tc>
      </w:tr>
      <w:tr w:rsidR="00525F9C" w:rsidRPr="00616452" w14:paraId="3A4D7019" w14:textId="77777777" w:rsidTr="0058539A">
        <w:trPr>
          <w:trHeight w:val="300"/>
        </w:trPr>
        <w:tc>
          <w:tcPr>
            <w:tcW w:w="1860" w:type="dxa"/>
            <w:vMerge w:val="restart"/>
            <w:noWrap/>
            <w:vAlign w:val="center"/>
            <w:hideMark/>
          </w:tcPr>
          <w:p w14:paraId="65AFAC6C"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1F76A0B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5CDB173"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3E554661" w14:textId="77777777" w:rsidTr="007C1278">
        <w:trPr>
          <w:trHeight w:val="300"/>
        </w:trPr>
        <w:tc>
          <w:tcPr>
            <w:tcW w:w="1860" w:type="dxa"/>
            <w:vMerge/>
            <w:hideMark/>
          </w:tcPr>
          <w:p w14:paraId="47D2411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4F417FF7" w14:textId="1425292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-3.62</w:t>
            </w:r>
          </w:p>
        </w:tc>
        <w:tc>
          <w:tcPr>
            <w:tcW w:w="1016" w:type="dxa"/>
            <w:noWrap/>
            <w:hideMark/>
          </w:tcPr>
          <w:p w14:paraId="1ED7096A" w14:textId="1FDB53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-37.52</w:t>
            </w:r>
          </w:p>
        </w:tc>
        <w:tc>
          <w:tcPr>
            <w:tcW w:w="1002" w:type="dxa"/>
            <w:noWrap/>
            <w:hideMark/>
          </w:tcPr>
          <w:p w14:paraId="3A90E373" w14:textId="7A4D0422"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48.67</w:t>
            </w:r>
          </w:p>
        </w:tc>
        <w:tc>
          <w:tcPr>
            <w:tcW w:w="901" w:type="dxa"/>
            <w:noWrap/>
            <w:hideMark/>
          </w:tcPr>
          <w:p w14:paraId="6372989A" w14:textId="7AF6A04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6264AF" w:rsidRPr="00616452" w14:paraId="477B03C8" w14:textId="77777777" w:rsidTr="007C1278">
        <w:trPr>
          <w:trHeight w:val="300"/>
        </w:trPr>
        <w:tc>
          <w:tcPr>
            <w:tcW w:w="1860" w:type="dxa"/>
            <w:vMerge/>
            <w:hideMark/>
          </w:tcPr>
          <w:p w14:paraId="6879C96F"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7EF9FC4E" w14:textId="628E30E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-18.07</w:t>
            </w:r>
          </w:p>
        </w:tc>
        <w:tc>
          <w:tcPr>
            <w:tcW w:w="1016" w:type="dxa"/>
            <w:noWrap/>
            <w:hideMark/>
          </w:tcPr>
          <w:p w14:paraId="57513C63" w14:textId="220328FE"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-46.61</w:t>
            </w:r>
          </w:p>
        </w:tc>
        <w:tc>
          <w:tcPr>
            <w:tcW w:w="1002" w:type="dxa"/>
            <w:noWrap/>
            <w:hideMark/>
          </w:tcPr>
          <w:p w14:paraId="62868C23" w14:textId="68971F0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25.72</w:t>
            </w:r>
          </w:p>
        </w:tc>
        <w:tc>
          <w:tcPr>
            <w:tcW w:w="901" w:type="dxa"/>
            <w:noWrap/>
            <w:hideMark/>
          </w:tcPr>
          <w:p w14:paraId="5EBB0350" w14:textId="3CFC4A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0.61</w:t>
            </w:r>
          </w:p>
        </w:tc>
      </w:tr>
      <w:tr w:rsidR="006264AF" w:rsidRPr="00616452" w14:paraId="0BF656B2" w14:textId="77777777" w:rsidTr="007C1278">
        <w:trPr>
          <w:trHeight w:val="300"/>
        </w:trPr>
        <w:tc>
          <w:tcPr>
            <w:tcW w:w="1860" w:type="dxa"/>
            <w:vMerge/>
            <w:hideMark/>
          </w:tcPr>
          <w:p w14:paraId="554CE2D3"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93E2109" w14:textId="7E04B40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-24.38</w:t>
            </w:r>
          </w:p>
        </w:tc>
        <w:tc>
          <w:tcPr>
            <w:tcW w:w="1016" w:type="dxa"/>
            <w:noWrap/>
            <w:hideMark/>
          </w:tcPr>
          <w:p w14:paraId="3F863401" w14:textId="2FBA2A3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-70.22</w:t>
            </w:r>
          </w:p>
        </w:tc>
        <w:tc>
          <w:tcPr>
            <w:tcW w:w="1002" w:type="dxa"/>
            <w:noWrap/>
            <w:hideMark/>
          </w:tcPr>
          <w:p w14:paraId="1A85ED1F" w14:textId="5962FA4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92.06</w:t>
            </w:r>
          </w:p>
        </w:tc>
        <w:tc>
          <w:tcPr>
            <w:tcW w:w="901" w:type="dxa"/>
            <w:noWrap/>
            <w:hideMark/>
          </w:tcPr>
          <w:p w14:paraId="1EE6812D" w14:textId="4775685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0.86</w:t>
            </w:r>
          </w:p>
        </w:tc>
      </w:tr>
    </w:tbl>
    <w:p w14:paraId="046898C0" w14:textId="77777777" w:rsidR="00525F9C" w:rsidRPr="00616452"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616452" w:rsidRDefault="00525F9C" w:rsidP="00525F9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362F4F"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7B4034C" w14:textId="77777777" w:rsidR="00525F9C" w:rsidRDefault="00525F9C" w:rsidP="00836F57">
      <w:pPr>
        <w:spacing w:after="160" w:line="278" w:lineRule="auto"/>
        <w:rPr>
          <w:rFonts w:ascii="Times New Roman" w:hAnsi="Times New Roman" w:cs="Times New Roman"/>
          <w:i/>
          <w:iCs/>
          <w:color w:val="000000" w:themeColor="text1"/>
        </w:rPr>
      </w:pPr>
    </w:p>
    <w:p w14:paraId="1C060BC3" w14:textId="77777777" w:rsidR="00525F9C" w:rsidRDefault="00525F9C" w:rsidP="00836F57">
      <w:pPr>
        <w:spacing w:after="160" w:line="278" w:lineRule="auto"/>
        <w:rPr>
          <w:rFonts w:ascii="Times New Roman" w:hAnsi="Times New Roman" w:cs="Times New Roman"/>
          <w:i/>
          <w:iCs/>
          <w:color w:val="000000" w:themeColor="text1"/>
        </w:rPr>
      </w:pPr>
    </w:p>
    <w:p w14:paraId="5FBA82C4" w14:textId="77777777" w:rsidR="00525F9C" w:rsidRDefault="00525F9C" w:rsidP="00836F57">
      <w:pPr>
        <w:spacing w:after="160" w:line="278" w:lineRule="auto"/>
        <w:rPr>
          <w:rFonts w:ascii="Times New Roman" w:hAnsi="Times New Roman" w:cs="Times New Roman"/>
          <w:i/>
          <w:iCs/>
          <w:color w:val="000000" w:themeColor="text1"/>
        </w:rPr>
      </w:pPr>
    </w:p>
    <w:p w14:paraId="1AAF175B" w14:textId="77777777" w:rsidR="00525F9C" w:rsidRDefault="00525F9C" w:rsidP="00836F57">
      <w:pPr>
        <w:spacing w:after="160" w:line="278" w:lineRule="auto"/>
        <w:rPr>
          <w:rFonts w:ascii="Times New Roman" w:hAnsi="Times New Roman" w:cs="Times New Roman"/>
          <w:i/>
          <w:iCs/>
          <w:color w:val="000000" w:themeColor="text1"/>
        </w:rPr>
      </w:pPr>
    </w:p>
    <w:p w14:paraId="3ED35075" w14:textId="77777777" w:rsidR="00525F9C" w:rsidRDefault="00525F9C" w:rsidP="00836F57">
      <w:pPr>
        <w:spacing w:after="160" w:line="278" w:lineRule="auto"/>
        <w:rPr>
          <w:rFonts w:ascii="Times New Roman" w:hAnsi="Times New Roman" w:cs="Times New Roman"/>
          <w:i/>
          <w:iCs/>
          <w:color w:val="000000" w:themeColor="text1"/>
        </w:rPr>
      </w:pPr>
    </w:p>
    <w:p w14:paraId="7C16FDBE" w14:textId="77777777" w:rsidR="00525F9C" w:rsidRDefault="00525F9C" w:rsidP="00836F57">
      <w:pPr>
        <w:spacing w:after="160" w:line="278" w:lineRule="auto"/>
        <w:rPr>
          <w:rFonts w:ascii="Times New Roman" w:hAnsi="Times New Roman" w:cs="Times New Roman"/>
          <w:i/>
          <w:iCs/>
          <w:color w:val="000000" w:themeColor="text1"/>
        </w:rPr>
      </w:pPr>
    </w:p>
    <w:p w14:paraId="7B3B4B00" w14:textId="77777777" w:rsidR="00753D7C"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616452" w:rsidRDefault="00753D7C" w:rsidP="00753D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C05DA1">
        <w:rPr>
          <w:rFonts w:ascii="Times New Roman" w:hAnsi="Times New Roman" w:cs="Times New Roman"/>
          <w:b/>
          <w:bCs/>
          <w:color w:val="000000" w:themeColor="text1"/>
          <w:sz w:val="28"/>
          <w:szCs w:val="28"/>
        </w:rPr>
        <w:t>9</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Pr>
          <w:rFonts w:ascii="Times New Roman" w:hAnsi="Times New Roman" w:cs="Times New Roman"/>
          <w:b/>
          <w:bCs/>
          <w:color w:val="000000" w:themeColor="text1"/>
          <w:sz w:val="28"/>
          <w:szCs w:val="28"/>
        </w:rPr>
        <w:t>P</w:t>
      </w:r>
      <w:r w:rsidR="003E1671" w:rsidRPr="00E539CD">
        <w:rPr>
          <w:rFonts w:ascii="Times New Roman" w:hAnsi="Times New Roman" w:cs="Times New Roman"/>
          <w:b/>
          <w:bCs/>
          <w:color w:val="000000" w:themeColor="text1"/>
          <w:sz w:val="28"/>
          <w:szCs w:val="28"/>
        </w:rPr>
        <w:t>ropyl</w:t>
      </w:r>
      <w:r w:rsidR="003E1671" w:rsidRPr="00616452">
        <w:rPr>
          <w:rFonts w:ascii="Times New Roman" w:hAnsi="Times New Roman" w:cs="Times New Roman"/>
          <w:i/>
          <w:iCs/>
          <w:color w:val="000000" w:themeColor="text1"/>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73E19E33" w14:textId="77777777" w:rsidR="00753D7C" w:rsidRPr="00616452"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616452" w14:paraId="54AE5798" w14:textId="77777777" w:rsidTr="0058539A">
        <w:trPr>
          <w:trHeight w:val="300"/>
        </w:trPr>
        <w:tc>
          <w:tcPr>
            <w:tcW w:w="1860" w:type="dxa"/>
            <w:shd w:val="clear" w:color="auto" w:fill="000000" w:themeFill="text1"/>
            <w:noWrap/>
            <w:vAlign w:val="center"/>
            <w:hideMark/>
          </w:tcPr>
          <w:p w14:paraId="317F0EED"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753D7C" w:rsidRPr="00616452" w14:paraId="4365EB06" w14:textId="77777777" w:rsidTr="0058539A">
        <w:trPr>
          <w:trHeight w:val="300"/>
        </w:trPr>
        <w:tc>
          <w:tcPr>
            <w:tcW w:w="1860" w:type="dxa"/>
            <w:vMerge w:val="restart"/>
            <w:noWrap/>
            <w:vAlign w:val="center"/>
            <w:hideMark/>
          </w:tcPr>
          <w:p w14:paraId="3F633DA2"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BA405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BA405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BA405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BA4058" w:rsidRDefault="00753D7C" w:rsidP="0058539A">
            <w:pPr>
              <w:jc w:val="center"/>
              <w:rPr>
                <w:rFonts w:ascii="Times New Roman" w:hAnsi="Times New Roman" w:cs="Times New Roman"/>
                <w:color w:val="000000" w:themeColor="text1"/>
              </w:rPr>
            </w:pPr>
          </w:p>
        </w:tc>
      </w:tr>
      <w:tr w:rsidR="00CF5216" w:rsidRPr="00616452" w14:paraId="435A309A" w14:textId="77777777" w:rsidTr="00281857">
        <w:trPr>
          <w:trHeight w:val="300"/>
        </w:trPr>
        <w:tc>
          <w:tcPr>
            <w:tcW w:w="1860" w:type="dxa"/>
            <w:vMerge/>
            <w:hideMark/>
          </w:tcPr>
          <w:p w14:paraId="37F60B9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-30.53</w:t>
            </w:r>
          </w:p>
        </w:tc>
        <w:tc>
          <w:tcPr>
            <w:tcW w:w="1016" w:type="dxa"/>
            <w:noWrap/>
            <w:hideMark/>
          </w:tcPr>
          <w:p w14:paraId="7D24C035" w14:textId="56ABD00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-49.58</w:t>
            </w:r>
          </w:p>
        </w:tc>
        <w:tc>
          <w:tcPr>
            <w:tcW w:w="1002" w:type="dxa"/>
            <w:noWrap/>
            <w:hideMark/>
          </w:tcPr>
          <w:p w14:paraId="05EEA7DF" w14:textId="21500EB0"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-4.29</w:t>
            </w:r>
          </w:p>
        </w:tc>
        <w:tc>
          <w:tcPr>
            <w:tcW w:w="901" w:type="dxa"/>
            <w:noWrap/>
            <w:hideMark/>
          </w:tcPr>
          <w:p w14:paraId="2FAAB7CE" w14:textId="7E705E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0.02</w:t>
            </w:r>
          </w:p>
        </w:tc>
      </w:tr>
      <w:tr w:rsidR="00CF5216" w:rsidRPr="00616452" w14:paraId="68A36E83" w14:textId="77777777" w:rsidTr="00281857">
        <w:trPr>
          <w:trHeight w:val="300"/>
        </w:trPr>
        <w:tc>
          <w:tcPr>
            <w:tcW w:w="1860" w:type="dxa"/>
            <w:vMerge/>
            <w:hideMark/>
          </w:tcPr>
          <w:p w14:paraId="76076AD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Low</w:t>
            </w:r>
          </w:p>
        </w:tc>
        <w:tc>
          <w:tcPr>
            <w:tcW w:w="1596" w:type="dxa"/>
            <w:noWrap/>
            <w:hideMark/>
          </w:tcPr>
          <w:p w14:paraId="5C209BCE" w14:textId="6565B7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-27.15</w:t>
            </w:r>
          </w:p>
        </w:tc>
        <w:tc>
          <w:tcPr>
            <w:tcW w:w="1016" w:type="dxa"/>
            <w:noWrap/>
            <w:hideMark/>
          </w:tcPr>
          <w:p w14:paraId="6A062100" w14:textId="4575BB5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-59.22</w:t>
            </w:r>
          </w:p>
        </w:tc>
        <w:tc>
          <w:tcPr>
            <w:tcW w:w="1002" w:type="dxa"/>
            <w:noWrap/>
            <w:hideMark/>
          </w:tcPr>
          <w:p w14:paraId="082CDDD0" w14:textId="69D8256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30.15</w:t>
            </w:r>
          </w:p>
        </w:tc>
        <w:tc>
          <w:tcPr>
            <w:tcW w:w="901" w:type="dxa"/>
            <w:noWrap/>
            <w:hideMark/>
          </w:tcPr>
          <w:p w14:paraId="3C461BC0" w14:textId="7480765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0.48</w:t>
            </w:r>
          </w:p>
        </w:tc>
      </w:tr>
      <w:tr w:rsidR="00CF5216" w:rsidRPr="00616452" w14:paraId="4544D3AB" w14:textId="77777777" w:rsidTr="00281857">
        <w:trPr>
          <w:trHeight w:val="278"/>
        </w:trPr>
        <w:tc>
          <w:tcPr>
            <w:tcW w:w="1860" w:type="dxa"/>
            <w:vMerge/>
            <w:hideMark/>
          </w:tcPr>
          <w:p w14:paraId="60D388A8"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-48.19</w:t>
            </w:r>
          </w:p>
        </w:tc>
        <w:tc>
          <w:tcPr>
            <w:tcW w:w="1016" w:type="dxa"/>
            <w:noWrap/>
            <w:hideMark/>
          </w:tcPr>
          <w:p w14:paraId="7B1BF7E3" w14:textId="36944F5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-70.35</w:t>
            </w:r>
          </w:p>
        </w:tc>
        <w:tc>
          <w:tcPr>
            <w:tcW w:w="1002" w:type="dxa"/>
            <w:noWrap/>
            <w:hideMark/>
          </w:tcPr>
          <w:p w14:paraId="7B01C4D5" w14:textId="07A57EB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-9.46</w:t>
            </w:r>
          </w:p>
        </w:tc>
        <w:tc>
          <w:tcPr>
            <w:tcW w:w="901" w:type="dxa"/>
            <w:noWrap/>
            <w:hideMark/>
          </w:tcPr>
          <w:p w14:paraId="0DE92BDF" w14:textId="330F0AF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0.01</w:t>
            </w:r>
          </w:p>
        </w:tc>
      </w:tr>
      <w:tr w:rsidR="00753D7C" w:rsidRPr="00616452" w14:paraId="756C5F19" w14:textId="77777777" w:rsidTr="0058539A">
        <w:trPr>
          <w:trHeight w:val="300"/>
        </w:trPr>
        <w:tc>
          <w:tcPr>
            <w:tcW w:w="1860" w:type="dxa"/>
            <w:vMerge w:val="restart"/>
            <w:noWrap/>
            <w:vAlign w:val="center"/>
            <w:hideMark/>
          </w:tcPr>
          <w:p w14:paraId="7C790FCC"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Black</w:t>
            </w:r>
          </w:p>
        </w:tc>
        <w:tc>
          <w:tcPr>
            <w:tcW w:w="1613" w:type="dxa"/>
            <w:vMerge/>
            <w:hideMark/>
          </w:tcPr>
          <w:p w14:paraId="4B600CA7"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25CC31D8"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48A3826A" w14:textId="77777777" w:rsidTr="003D7AFE">
        <w:trPr>
          <w:trHeight w:val="300"/>
        </w:trPr>
        <w:tc>
          <w:tcPr>
            <w:tcW w:w="1860" w:type="dxa"/>
            <w:vMerge/>
            <w:hideMark/>
          </w:tcPr>
          <w:p w14:paraId="59893F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575AB19E" w14:textId="0BC0DD3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-10.84</w:t>
            </w:r>
          </w:p>
        </w:tc>
        <w:tc>
          <w:tcPr>
            <w:tcW w:w="1016" w:type="dxa"/>
            <w:noWrap/>
            <w:hideMark/>
          </w:tcPr>
          <w:p w14:paraId="4D5CDDAE" w14:textId="0603A9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-37.63</w:t>
            </w:r>
          </w:p>
        </w:tc>
        <w:tc>
          <w:tcPr>
            <w:tcW w:w="1002" w:type="dxa"/>
            <w:noWrap/>
            <w:hideMark/>
          </w:tcPr>
          <w:p w14:paraId="7EB12989" w14:textId="47B2919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27.46</w:t>
            </w:r>
          </w:p>
        </w:tc>
        <w:tc>
          <w:tcPr>
            <w:tcW w:w="901" w:type="dxa"/>
            <w:noWrap/>
            <w:hideMark/>
          </w:tcPr>
          <w:p w14:paraId="6D9357FD" w14:textId="160103B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0.83</w:t>
            </w:r>
          </w:p>
        </w:tc>
      </w:tr>
      <w:tr w:rsidR="00CF5216" w:rsidRPr="00616452" w14:paraId="43E7273C" w14:textId="77777777" w:rsidTr="003D7AFE">
        <w:trPr>
          <w:trHeight w:val="300"/>
        </w:trPr>
        <w:tc>
          <w:tcPr>
            <w:tcW w:w="1860" w:type="dxa"/>
            <w:vMerge/>
            <w:hideMark/>
          </w:tcPr>
          <w:p w14:paraId="43CEFFF0"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Low</w:t>
            </w:r>
          </w:p>
        </w:tc>
        <w:tc>
          <w:tcPr>
            <w:tcW w:w="1596" w:type="dxa"/>
            <w:noWrap/>
            <w:hideMark/>
          </w:tcPr>
          <w:p w14:paraId="3730AD5E" w14:textId="5E7EB388"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w:t>
            </w:r>
          </w:p>
        </w:tc>
        <w:tc>
          <w:tcPr>
            <w:tcW w:w="1016" w:type="dxa"/>
            <w:noWrap/>
            <w:hideMark/>
          </w:tcPr>
          <w:p w14:paraId="6177CB75" w14:textId="322F672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-24.99</w:t>
            </w:r>
          </w:p>
        </w:tc>
        <w:tc>
          <w:tcPr>
            <w:tcW w:w="1002" w:type="dxa"/>
            <w:noWrap/>
            <w:hideMark/>
          </w:tcPr>
          <w:p w14:paraId="4BC53F50" w14:textId="6E9C2292"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40.49</w:t>
            </w:r>
          </w:p>
        </w:tc>
        <w:tc>
          <w:tcPr>
            <w:tcW w:w="901" w:type="dxa"/>
            <w:noWrap/>
            <w:hideMark/>
          </w:tcPr>
          <w:p w14:paraId="691ACAE8" w14:textId="1E3D7DB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CF5216" w:rsidRPr="00616452" w14:paraId="05C499B1" w14:textId="77777777" w:rsidTr="003D7AFE">
        <w:trPr>
          <w:trHeight w:val="300"/>
        </w:trPr>
        <w:tc>
          <w:tcPr>
            <w:tcW w:w="1860" w:type="dxa"/>
            <w:vMerge/>
            <w:hideMark/>
          </w:tcPr>
          <w:p w14:paraId="15D8F36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Very Low</w:t>
            </w:r>
          </w:p>
        </w:tc>
        <w:tc>
          <w:tcPr>
            <w:tcW w:w="1596" w:type="dxa"/>
            <w:noWrap/>
            <w:hideMark/>
          </w:tcPr>
          <w:p w14:paraId="004F07A0" w14:textId="3375E6B0"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10.44</w:t>
            </w:r>
          </w:p>
        </w:tc>
        <w:tc>
          <w:tcPr>
            <w:tcW w:w="1016" w:type="dxa"/>
            <w:noWrap/>
            <w:hideMark/>
          </w:tcPr>
          <w:p w14:paraId="72E442DD" w14:textId="554045F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-25.02</w:t>
            </w:r>
          </w:p>
        </w:tc>
        <w:tc>
          <w:tcPr>
            <w:tcW w:w="1002" w:type="dxa"/>
            <w:noWrap/>
            <w:hideMark/>
          </w:tcPr>
          <w:p w14:paraId="39E60BE7" w14:textId="5DD4D665"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62.69</w:t>
            </w:r>
          </w:p>
        </w:tc>
        <w:tc>
          <w:tcPr>
            <w:tcW w:w="901" w:type="dxa"/>
            <w:noWrap/>
            <w:hideMark/>
          </w:tcPr>
          <w:p w14:paraId="4963691F" w14:textId="13A586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0.90</w:t>
            </w:r>
          </w:p>
        </w:tc>
      </w:tr>
      <w:tr w:rsidR="00753D7C" w:rsidRPr="00616452" w14:paraId="71C522E0" w14:textId="77777777" w:rsidTr="0058539A">
        <w:trPr>
          <w:trHeight w:val="300"/>
        </w:trPr>
        <w:tc>
          <w:tcPr>
            <w:tcW w:w="1860" w:type="dxa"/>
            <w:vMerge w:val="restart"/>
            <w:noWrap/>
            <w:vAlign w:val="center"/>
            <w:hideMark/>
          </w:tcPr>
          <w:p w14:paraId="6248BD17" w14:textId="77777777" w:rsidR="00753D7C" w:rsidRPr="00BA4058" w:rsidRDefault="00753D7C" w:rsidP="0058539A">
            <w:pPr>
              <w:jc w:val="center"/>
              <w:rPr>
                <w:rFonts w:ascii="Times New Roman" w:hAnsi="Times New Roman" w:cs="Times New Roman"/>
                <w:b/>
                <w:bCs/>
                <w:color w:val="000000" w:themeColor="text1"/>
              </w:rPr>
            </w:pPr>
            <w:proofErr w:type="gramStart"/>
            <w:r w:rsidRPr="00BA4058">
              <w:rPr>
                <w:rFonts w:ascii="Times New Roman" w:hAnsi="Times New Roman" w:cs="Times New Roman"/>
                <w:b/>
                <w:bCs/>
                <w:color w:val="000000" w:themeColor="text1"/>
              </w:rPr>
              <w:t>Mexican-American</w:t>
            </w:r>
            <w:proofErr w:type="gramEnd"/>
          </w:p>
        </w:tc>
        <w:tc>
          <w:tcPr>
            <w:tcW w:w="1613" w:type="dxa"/>
            <w:vMerge/>
            <w:hideMark/>
          </w:tcPr>
          <w:p w14:paraId="1B8B187D"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5ACFCDA2"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0A632551" w14:textId="77777777" w:rsidTr="00CE3993">
        <w:trPr>
          <w:trHeight w:val="300"/>
        </w:trPr>
        <w:tc>
          <w:tcPr>
            <w:tcW w:w="1860" w:type="dxa"/>
            <w:vMerge/>
            <w:hideMark/>
          </w:tcPr>
          <w:p w14:paraId="32D7DF4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70CF7E20" w14:textId="097773A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-5.81</w:t>
            </w:r>
          </w:p>
        </w:tc>
        <w:tc>
          <w:tcPr>
            <w:tcW w:w="1016" w:type="dxa"/>
            <w:noWrap/>
            <w:hideMark/>
          </w:tcPr>
          <w:p w14:paraId="63268636" w14:textId="74F217B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-40.05</w:t>
            </w:r>
          </w:p>
        </w:tc>
        <w:tc>
          <w:tcPr>
            <w:tcW w:w="1002" w:type="dxa"/>
            <w:noWrap/>
            <w:hideMark/>
          </w:tcPr>
          <w:p w14:paraId="57F7B7BB" w14:textId="55CCD69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47.98</w:t>
            </w:r>
          </w:p>
        </w:tc>
        <w:tc>
          <w:tcPr>
            <w:tcW w:w="901" w:type="dxa"/>
            <w:noWrap/>
            <w:hideMark/>
          </w:tcPr>
          <w:p w14:paraId="55507346" w14:textId="044DE1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r w:rsidR="00CF5216" w:rsidRPr="00616452" w14:paraId="6B0746AF" w14:textId="77777777" w:rsidTr="00CE3993">
        <w:trPr>
          <w:trHeight w:val="300"/>
        </w:trPr>
        <w:tc>
          <w:tcPr>
            <w:tcW w:w="1860" w:type="dxa"/>
            <w:vMerge/>
            <w:hideMark/>
          </w:tcPr>
          <w:p w14:paraId="189B42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Low</w:t>
            </w:r>
          </w:p>
        </w:tc>
        <w:tc>
          <w:tcPr>
            <w:tcW w:w="1596" w:type="dxa"/>
            <w:noWrap/>
            <w:hideMark/>
          </w:tcPr>
          <w:p w14:paraId="4E9CDCB7" w14:textId="2E6CFB7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26.54</w:t>
            </w:r>
          </w:p>
        </w:tc>
        <w:tc>
          <w:tcPr>
            <w:tcW w:w="1016" w:type="dxa"/>
            <w:noWrap/>
            <w:hideMark/>
          </w:tcPr>
          <w:p w14:paraId="72CC3816" w14:textId="4C04D3B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-13.62</w:t>
            </w:r>
          </w:p>
        </w:tc>
        <w:tc>
          <w:tcPr>
            <w:tcW w:w="1002" w:type="dxa"/>
            <w:noWrap/>
            <w:hideMark/>
          </w:tcPr>
          <w:p w14:paraId="1F909B81" w14:textId="0914D8C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85.37</w:t>
            </w:r>
          </w:p>
        </w:tc>
        <w:tc>
          <w:tcPr>
            <w:tcW w:w="901" w:type="dxa"/>
            <w:noWrap/>
            <w:hideMark/>
          </w:tcPr>
          <w:p w14:paraId="09AA72EB" w14:textId="144225E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0.37</w:t>
            </w:r>
          </w:p>
        </w:tc>
      </w:tr>
      <w:tr w:rsidR="00CF5216" w:rsidRPr="00616452" w14:paraId="322E5143" w14:textId="77777777" w:rsidTr="00CE3993">
        <w:trPr>
          <w:trHeight w:val="300"/>
        </w:trPr>
        <w:tc>
          <w:tcPr>
            <w:tcW w:w="1860" w:type="dxa"/>
            <w:vMerge/>
            <w:hideMark/>
          </w:tcPr>
          <w:p w14:paraId="112F92F3"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Very Low</w:t>
            </w:r>
          </w:p>
        </w:tc>
        <w:tc>
          <w:tcPr>
            <w:tcW w:w="1596" w:type="dxa"/>
            <w:noWrap/>
            <w:hideMark/>
          </w:tcPr>
          <w:p w14:paraId="5D9B4C02" w14:textId="611E1774"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37.84</w:t>
            </w:r>
          </w:p>
        </w:tc>
        <w:tc>
          <w:tcPr>
            <w:tcW w:w="1016" w:type="dxa"/>
            <w:noWrap/>
            <w:hideMark/>
          </w:tcPr>
          <w:p w14:paraId="29BFC8C9" w14:textId="172577D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-17.37</w:t>
            </w:r>
          </w:p>
        </w:tc>
        <w:tc>
          <w:tcPr>
            <w:tcW w:w="1002" w:type="dxa"/>
            <w:noWrap/>
            <w:hideMark/>
          </w:tcPr>
          <w:p w14:paraId="3D869B9D" w14:textId="3D8BB9A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129.92</w:t>
            </w:r>
          </w:p>
        </w:tc>
        <w:tc>
          <w:tcPr>
            <w:tcW w:w="901" w:type="dxa"/>
            <w:noWrap/>
            <w:hideMark/>
          </w:tcPr>
          <w:p w14:paraId="700CB2A5" w14:textId="0167370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0.35</w:t>
            </w:r>
          </w:p>
        </w:tc>
      </w:tr>
      <w:tr w:rsidR="00753D7C" w:rsidRPr="00616452" w14:paraId="3D316F91" w14:textId="77777777" w:rsidTr="0058539A">
        <w:trPr>
          <w:trHeight w:val="300"/>
        </w:trPr>
        <w:tc>
          <w:tcPr>
            <w:tcW w:w="1860" w:type="dxa"/>
            <w:vMerge w:val="restart"/>
            <w:noWrap/>
            <w:vAlign w:val="center"/>
            <w:hideMark/>
          </w:tcPr>
          <w:p w14:paraId="35F051C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 Hispanic</w:t>
            </w:r>
          </w:p>
        </w:tc>
        <w:tc>
          <w:tcPr>
            <w:tcW w:w="1613" w:type="dxa"/>
            <w:vMerge/>
            <w:hideMark/>
          </w:tcPr>
          <w:p w14:paraId="5F7E2259"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E97431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526045D9" w14:textId="77777777" w:rsidTr="00AF41B6">
        <w:trPr>
          <w:trHeight w:val="300"/>
        </w:trPr>
        <w:tc>
          <w:tcPr>
            <w:tcW w:w="1860" w:type="dxa"/>
            <w:vMerge/>
            <w:hideMark/>
          </w:tcPr>
          <w:p w14:paraId="2C91D0B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4912A39D" w14:textId="1968737F" w:rsidR="00CF5216" w:rsidRPr="00B87876" w:rsidRDefault="00CF5216" w:rsidP="00CF5216">
            <w:pPr>
              <w:jc w:val="center"/>
              <w:rPr>
                <w:rFonts w:ascii="Times New Roman" w:hAnsi="Times New Roman" w:cs="Times New Roman"/>
                <w:color w:val="000000" w:themeColor="text1"/>
                <w:sz w:val="22"/>
                <w:szCs w:val="22"/>
              </w:rPr>
            </w:pPr>
            <w:r w:rsidRPr="00B87876">
              <w:rPr>
                <w:rFonts w:ascii="Times New Roman" w:hAnsi="Times New Roman" w:cs="Times New Roman"/>
                <w:color w:val="000000" w:themeColor="text1"/>
                <w:sz w:val="22"/>
                <w:szCs w:val="22"/>
              </w:rPr>
              <w:t>69.95</w:t>
            </w:r>
          </w:p>
        </w:tc>
        <w:tc>
          <w:tcPr>
            <w:tcW w:w="1016" w:type="dxa"/>
            <w:noWrap/>
            <w:hideMark/>
          </w:tcPr>
          <w:p w14:paraId="6B1B8D28" w14:textId="0B47B0D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-17.84</w:t>
            </w:r>
          </w:p>
        </w:tc>
        <w:tc>
          <w:tcPr>
            <w:tcW w:w="1002" w:type="dxa"/>
            <w:noWrap/>
            <w:hideMark/>
          </w:tcPr>
          <w:p w14:paraId="1B03308B" w14:textId="2B6A85C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251.52</w:t>
            </w:r>
          </w:p>
        </w:tc>
        <w:tc>
          <w:tcPr>
            <w:tcW w:w="901" w:type="dxa"/>
            <w:noWrap/>
            <w:hideMark/>
          </w:tcPr>
          <w:p w14:paraId="646A0575" w14:textId="5985A5D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0.23</w:t>
            </w:r>
          </w:p>
        </w:tc>
      </w:tr>
      <w:tr w:rsidR="00CF5216" w:rsidRPr="00616452" w14:paraId="71B7DE33" w14:textId="77777777" w:rsidTr="00AF41B6">
        <w:trPr>
          <w:trHeight w:val="300"/>
        </w:trPr>
        <w:tc>
          <w:tcPr>
            <w:tcW w:w="1860" w:type="dxa"/>
            <w:vMerge/>
            <w:hideMark/>
          </w:tcPr>
          <w:p w14:paraId="526488B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51B66DC2" w14:textId="3AB3512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-18.43</w:t>
            </w:r>
          </w:p>
        </w:tc>
        <w:tc>
          <w:tcPr>
            <w:tcW w:w="1016" w:type="dxa"/>
            <w:noWrap/>
            <w:hideMark/>
          </w:tcPr>
          <w:p w14:paraId="5E9D8B3C" w14:textId="0A7497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-54.59</w:t>
            </w:r>
          </w:p>
        </w:tc>
        <w:tc>
          <w:tcPr>
            <w:tcW w:w="1002" w:type="dxa"/>
            <w:noWrap/>
            <w:hideMark/>
          </w:tcPr>
          <w:p w14:paraId="5CF35BE1" w14:textId="6C1144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46.52</w:t>
            </w:r>
          </w:p>
        </w:tc>
        <w:tc>
          <w:tcPr>
            <w:tcW w:w="901" w:type="dxa"/>
            <w:noWrap/>
            <w:hideMark/>
          </w:tcPr>
          <w:p w14:paraId="7F18B3D5" w14:textId="20B4FE4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0.79</w:t>
            </w:r>
          </w:p>
        </w:tc>
      </w:tr>
      <w:tr w:rsidR="00CF5216" w:rsidRPr="00616452" w14:paraId="6BA55032" w14:textId="77777777" w:rsidTr="00AF41B6">
        <w:trPr>
          <w:trHeight w:val="300"/>
        </w:trPr>
        <w:tc>
          <w:tcPr>
            <w:tcW w:w="1860" w:type="dxa"/>
            <w:vMerge/>
            <w:hideMark/>
          </w:tcPr>
          <w:p w14:paraId="35D4330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75E93311" w14:textId="1E1928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2.87</w:t>
            </w:r>
          </w:p>
        </w:tc>
        <w:tc>
          <w:tcPr>
            <w:tcW w:w="1016" w:type="dxa"/>
            <w:noWrap/>
            <w:hideMark/>
          </w:tcPr>
          <w:p w14:paraId="0E5905F8" w14:textId="0A6A6E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-45.88</w:t>
            </w:r>
          </w:p>
        </w:tc>
        <w:tc>
          <w:tcPr>
            <w:tcW w:w="1002" w:type="dxa"/>
            <w:noWrap/>
            <w:hideMark/>
          </w:tcPr>
          <w:p w14:paraId="0846B910" w14:textId="30E868F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95.53</w:t>
            </w:r>
          </w:p>
        </w:tc>
        <w:tc>
          <w:tcPr>
            <w:tcW w:w="901" w:type="dxa"/>
            <w:noWrap/>
            <w:hideMark/>
          </w:tcPr>
          <w:p w14:paraId="1C36569C" w14:textId="17192A1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753D7C" w:rsidRPr="00616452" w14:paraId="4E1A2794" w14:textId="77777777" w:rsidTr="0058539A">
        <w:trPr>
          <w:trHeight w:val="300"/>
        </w:trPr>
        <w:tc>
          <w:tcPr>
            <w:tcW w:w="1860" w:type="dxa"/>
            <w:vMerge w:val="restart"/>
            <w:noWrap/>
            <w:vAlign w:val="center"/>
            <w:hideMark/>
          </w:tcPr>
          <w:p w14:paraId="400290D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w:t>
            </w:r>
          </w:p>
        </w:tc>
        <w:tc>
          <w:tcPr>
            <w:tcW w:w="1613" w:type="dxa"/>
            <w:vMerge/>
            <w:hideMark/>
          </w:tcPr>
          <w:p w14:paraId="3D7B598E"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1C3CA21"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6D66B395" w14:textId="77777777" w:rsidTr="00A2237D">
        <w:trPr>
          <w:trHeight w:val="300"/>
        </w:trPr>
        <w:tc>
          <w:tcPr>
            <w:tcW w:w="1860" w:type="dxa"/>
            <w:vMerge/>
            <w:hideMark/>
          </w:tcPr>
          <w:p w14:paraId="5C6D3CD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31703C68" w14:textId="7B74F1A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27.03</w:t>
            </w:r>
          </w:p>
        </w:tc>
        <w:tc>
          <w:tcPr>
            <w:tcW w:w="1016" w:type="dxa"/>
            <w:noWrap/>
            <w:hideMark/>
          </w:tcPr>
          <w:p w14:paraId="39CA3DCB" w14:textId="1E11197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-30.96</w:t>
            </w:r>
          </w:p>
        </w:tc>
        <w:tc>
          <w:tcPr>
            <w:tcW w:w="1002" w:type="dxa"/>
            <w:noWrap/>
            <w:hideMark/>
          </w:tcPr>
          <w:p w14:paraId="1EB170AF" w14:textId="5CC477C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133.74</w:t>
            </w:r>
          </w:p>
        </w:tc>
        <w:tc>
          <w:tcPr>
            <w:tcW w:w="901" w:type="dxa"/>
            <w:noWrap/>
            <w:hideMark/>
          </w:tcPr>
          <w:p w14:paraId="183CBE8C" w14:textId="021B9A1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0.73</w:t>
            </w:r>
          </w:p>
        </w:tc>
      </w:tr>
      <w:tr w:rsidR="00CF5216" w:rsidRPr="00616452" w14:paraId="0C0FC489" w14:textId="77777777" w:rsidTr="00A2237D">
        <w:trPr>
          <w:trHeight w:val="300"/>
        </w:trPr>
        <w:tc>
          <w:tcPr>
            <w:tcW w:w="1860" w:type="dxa"/>
            <w:vMerge/>
            <w:hideMark/>
          </w:tcPr>
          <w:p w14:paraId="18045A3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4733B938" w14:textId="635C6DA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-17.21</w:t>
            </w:r>
          </w:p>
        </w:tc>
        <w:tc>
          <w:tcPr>
            <w:tcW w:w="1016" w:type="dxa"/>
            <w:noWrap/>
            <w:hideMark/>
          </w:tcPr>
          <w:p w14:paraId="2655738F" w14:textId="55CF8B5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-53.35</w:t>
            </w:r>
          </w:p>
        </w:tc>
        <w:tc>
          <w:tcPr>
            <w:tcW w:w="1002" w:type="dxa"/>
            <w:noWrap/>
            <w:hideMark/>
          </w:tcPr>
          <w:p w14:paraId="373F031A" w14:textId="172F9F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46.92</w:t>
            </w:r>
          </w:p>
        </w:tc>
        <w:tc>
          <w:tcPr>
            <w:tcW w:w="901" w:type="dxa"/>
            <w:noWrap/>
            <w:hideMark/>
          </w:tcPr>
          <w:p w14:paraId="0766C13C" w14:textId="588A88C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0.82</w:t>
            </w:r>
          </w:p>
        </w:tc>
      </w:tr>
      <w:tr w:rsidR="00CF5216" w:rsidRPr="00616452" w14:paraId="2B2FDCBB" w14:textId="77777777" w:rsidTr="00A2237D">
        <w:trPr>
          <w:trHeight w:val="300"/>
        </w:trPr>
        <w:tc>
          <w:tcPr>
            <w:tcW w:w="1860" w:type="dxa"/>
            <w:vMerge/>
            <w:hideMark/>
          </w:tcPr>
          <w:p w14:paraId="53F375E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sz w:val="22"/>
                <w:szCs w:val="22"/>
              </w:rPr>
              <w:t>Very Low</w:t>
            </w:r>
          </w:p>
        </w:tc>
        <w:tc>
          <w:tcPr>
            <w:tcW w:w="1596" w:type="dxa"/>
            <w:noWrap/>
            <w:hideMark/>
          </w:tcPr>
          <w:p w14:paraId="734C81E0" w14:textId="1D5F2E40"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12.13</w:t>
            </w:r>
          </w:p>
        </w:tc>
        <w:tc>
          <w:tcPr>
            <w:tcW w:w="1016" w:type="dxa"/>
            <w:noWrap/>
            <w:hideMark/>
          </w:tcPr>
          <w:p w14:paraId="591F59F9" w14:textId="6CD9B898"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-62.41</w:t>
            </w:r>
          </w:p>
        </w:tc>
        <w:tc>
          <w:tcPr>
            <w:tcW w:w="1002" w:type="dxa"/>
            <w:noWrap/>
            <w:hideMark/>
          </w:tcPr>
          <w:p w14:paraId="22CB7901" w14:textId="4213C81F"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234.42</w:t>
            </w:r>
          </w:p>
        </w:tc>
        <w:tc>
          <w:tcPr>
            <w:tcW w:w="901" w:type="dxa"/>
            <w:noWrap/>
            <w:hideMark/>
          </w:tcPr>
          <w:p w14:paraId="72EDE324" w14:textId="3B36FBF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bl>
    <w:p w14:paraId="6633C720" w14:textId="77777777" w:rsidR="00753D7C" w:rsidRPr="00616452"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616452" w:rsidRDefault="00753D7C" w:rsidP="00753D7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362F4F"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5"/>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2" w:author="Ayishat Abimbola Yussuf" w:date="2026-01-01T15:57:00Z" w:initials="AAY">
    <w:p w14:paraId="32AE1CD5" w14:textId="77777777" w:rsidR="00B557F3" w:rsidRDefault="006D1988" w:rsidP="00B557F3">
      <w:r>
        <w:rPr>
          <w:rStyle w:val="CommentReference"/>
        </w:rPr>
        <w:annotationRef/>
      </w:r>
      <w:r w:rsidR="00B557F3">
        <w:rPr>
          <w:sz w:val="20"/>
          <w:szCs w:val="20"/>
        </w:rPr>
        <w:t xml:space="preserve">We included BUP in the EMM Models but in the methods section we left it out... do we mention the phenol all throughout the paper? or do we have to completely take it out for consistency? </w:t>
      </w:r>
    </w:p>
  </w:comment>
  <w:comment w:id="93" w:author="Ayishat Abimbola Yussuf" w:date="2025-12-05T09:04:00Z" w:initials="AAY">
    <w:p w14:paraId="412C07EC" w14:textId="3E47FA4A" w:rsidR="004468CF" w:rsidRDefault="004468CF" w:rsidP="004468CF">
      <w:r>
        <w:rPr>
          <w:rStyle w:val="CommentReference"/>
        </w:rPr>
        <w:annotationRef/>
      </w:r>
      <w:r>
        <w:rPr>
          <w:sz w:val="20"/>
          <w:szCs w:val="20"/>
        </w:rPr>
        <w:t xml:space="preserve">How do I mention the quartiles effectively - do I just mention which had the highest and lowest? </w:t>
      </w:r>
    </w:p>
  </w:comment>
  <w:comment w:id="95" w:author="Nickelberry, Marshae" w:date="2026-01-15T19:30:00Z" w:initials="NM">
    <w:p w14:paraId="080CC1D6" w14:textId="77777777" w:rsidR="006A3261" w:rsidRDefault="006A3261" w:rsidP="006A3261">
      <w:r>
        <w:rPr>
          <w:rStyle w:val="CommentReference"/>
        </w:rPr>
        <w:annotationRef/>
      </w:r>
      <w:r>
        <w:rPr>
          <w:sz w:val="20"/>
          <w:szCs w:val="20"/>
        </w:rPr>
        <w:t xml:space="preserve">Recall that we discussed not starting the paragraph off like this. </w:t>
      </w:r>
    </w:p>
  </w:comment>
  <w:comment w:id="149" w:author="Nickelberry, Marshae" w:date="2026-01-15T19:33:00Z" w:initials="NM">
    <w:p w14:paraId="0F22DC24" w14:textId="77777777" w:rsidR="006A3261" w:rsidRDefault="006A3261" w:rsidP="006A3261">
      <w:r>
        <w:rPr>
          <w:rStyle w:val="CommentReference"/>
        </w:rPr>
        <w:annotationRef/>
      </w:r>
      <w:r>
        <w:rPr>
          <w:sz w:val="20"/>
          <w:szCs w:val="20"/>
        </w:rPr>
        <w:t xml:space="preserve">when possible you want to avoid seperating estimates from predictor being discussed. Refer to the results powerpoint for more on this. </w:t>
      </w:r>
    </w:p>
  </w:comment>
  <w:comment w:id="165" w:author="Nickelberry, Marshae" w:date="2026-01-15T19:33:00Z" w:initials="NM">
    <w:p w14:paraId="569AE172" w14:textId="77777777" w:rsidR="006A3261" w:rsidRDefault="006A3261" w:rsidP="006A3261">
      <w:r>
        <w:rPr>
          <w:rStyle w:val="CommentReference"/>
        </w:rPr>
        <w:annotationRef/>
      </w:r>
      <w:r>
        <w:rPr>
          <w:sz w:val="20"/>
          <w:szCs w:val="20"/>
        </w:rPr>
        <w:t xml:space="preserve">Removed because we mention this in the methods section. </w:t>
      </w:r>
    </w:p>
  </w:comment>
  <w:comment w:id="178" w:author="Nickelberry, Marshae" w:date="2026-01-15T19:35:00Z" w:initials="NM">
    <w:p w14:paraId="73E59C0A" w14:textId="77777777" w:rsidR="006A3261" w:rsidRDefault="006A3261" w:rsidP="006A3261">
      <w:r>
        <w:rPr>
          <w:rStyle w:val="CommentReference"/>
        </w:rPr>
        <w:annotationRef/>
      </w:r>
      <w:r>
        <w:rPr>
          <w:sz w:val="20"/>
          <w:szCs w:val="20"/>
        </w:rPr>
        <w:t xml:space="preserve">great synthesis of what we discussed. Not quite the language we would use in a manuscript, but great job nonetheless. </w:t>
      </w:r>
    </w:p>
  </w:comment>
  <w:comment w:id="210" w:author="Nickelberry, Marshae" w:date="2026-01-15T19:43:00Z" w:initials="NM">
    <w:p w14:paraId="1DA3E7F8" w14:textId="77777777" w:rsidR="00EB2C3B" w:rsidRDefault="00EB2C3B" w:rsidP="00EB2C3B">
      <w:r>
        <w:rPr>
          <w:rStyle w:val="CommentReference"/>
        </w:rPr>
        <w:annotationRef/>
      </w:r>
      <w:r>
        <w:rPr>
          <w:sz w:val="20"/>
          <w:szCs w:val="20"/>
        </w:rPr>
        <w:t xml:space="preserve">comment on significance. </w:t>
      </w:r>
    </w:p>
  </w:comment>
  <w:comment w:id="241" w:author="Nickelberry, Marshae" w:date="2026-01-15T19:48:00Z" w:initials="NM">
    <w:p w14:paraId="78BCDB5D" w14:textId="77777777" w:rsidR="00EB2C3B" w:rsidRDefault="00EB2C3B" w:rsidP="00EB2C3B">
      <w:r>
        <w:rPr>
          <w:rStyle w:val="CommentReference"/>
        </w:rPr>
        <w:annotationRef/>
      </w:r>
      <w:r>
        <w:rPr>
          <w:sz w:val="20"/>
          <w:szCs w:val="20"/>
        </w:rPr>
        <w:t>make sure you are checking these, this was incorrect</w:t>
      </w:r>
    </w:p>
  </w:comment>
  <w:comment w:id="266" w:author="Nickelberry, Marshae" w:date="2026-01-15T19:57:00Z" w:initials="NM">
    <w:p w14:paraId="0CE5AFD2" w14:textId="77777777" w:rsidR="007104E9" w:rsidRDefault="007104E9" w:rsidP="007104E9">
      <w:r>
        <w:rPr>
          <w:rStyle w:val="CommentReference"/>
        </w:rPr>
        <w:annotationRef/>
      </w:r>
      <w:r>
        <w:rPr>
          <w:sz w:val="20"/>
          <w:szCs w:val="20"/>
        </w:rPr>
        <w:t xml:space="preserve">can you rescreenshot this so that the ratio looks similar to the others. You will likely need to full screen the output in R to get a better shot. </w:t>
      </w:r>
    </w:p>
  </w:comment>
  <w:comment w:id="272" w:author="Nickelberry, Marshae" w:date="2026-01-15T19:50:00Z" w:initials="NM">
    <w:p w14:paraId="3D38A0B3" w14:textId="087D3F13" w:rsidR="007104E9" w:rsidRDefault="007104E9" w:rsidP="007104E9">
      <w:r>
        <w:rPr>
          <w:rStyle w:val="CommentReference"/>
        </w:rPr>
        <w:annotationRef/>
      </w:r>
      <w:r>
        <w:rPr>
          <w:sz w:val="20"/>
          <w:szCs w:val="20"/>
        </w:rPr>
        <w:t xml:space="preserve">you mentioned BPA first so discuss those results first as it is significant. </w:t>
      </w:r>
    </w:p>
  </w:comment>
  <w:comment w:id="296" w:author="Nickelberry, Marshae" w:date="2026-01-15T20:30:00Z" w:initials="NM">
    <w:p w14:paraId="00BE394D" w14:textId="77777777" w:rsidR="005E15DC" w:rsidRDefault="005E15DC" w:rsidP="005E15DC">
      <w:r>
        <w:rPr>
          <w:rStyle w:val="CommentReference"/>
        </w:rPr>
        <w:annotationRef/>
      </w:r>
      <w:r>
        <w:rPr>
          <w:sz w:val="20"/>
          <w:szCs w:val="20"/>
        </w:rPr>
        <w:t>please make sure you are putting the figures/tables for reference following description of numbers</w:t>
      </w:r>
    </w:p>
  </w:comment>
  <w:comment w:id="336" w:author="Nickelberry, Marshae" w:date="2026-01-15T20:24:00Z" w:initials="NM">
    <w:p w14:paraId="2A8D7D20" w14:textId="0CFF343F" w:rsidR="00FB05F3" w:rsidRDefault="00FB05F3" w:rsidP="00FB05F3">
      <w:r>
        <w:rPr>
          <w:rStyle w:val="CommentReference"/>
        </w:rPr>
        <w:annotationRef/>
      </w:r>
      <w:r>
        <w:rPr>
          <w:sz w:val="20"/>
          <w:szCs w:val="20"/>
        </w:rPr>
        <w:t xml:space="preserve">good job here, try to keep the formatting of estimates and CIs consistent. Use the template for ethyls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AE1CD5" w15:done="0"/>
  <w15:commentEx w15:paraId="412C07EC" w15:done="0"/>
  <w15:commentEx w15:paraId="080CC1D6" w15:done="0"/>
  <w15:commentEx w15:paraId="0F22DC24" w15:done="0"/>
  <w15:commentEx w15:paraId="569AE172" w15:done="0"/>
  <w15:commentEx w15:paraId="73E59C0A" w15:done="0"/>
  <w15:commentEx w15:paraId="1DA3E7F8" w15:done="0"/>
  <w15:commentEx w15:paraId="78BCDB5D" w15:done="0"/>
  <w15:commentEx w15:paraId="0CE5AFD2" w15:done="0"/>
  <w15:commentEx w15:paraId="3D38A0B3" w15:done="0"/>
  <w15:commentEx w15:paraId="00BE394D" w15:done="0"/>
  <w15:commentEx w15:paraId="2A8D7D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46A13" w16cex:dateUtc="2026-01-01T20:57:00Z"/>
  <w16cex:commentExtensible w16cex:durableId="6EB41907" w16cex:dateUtc="2025-12-05T14:04:00Z"/>
  <w16cex:commentExtensible w16cex:durableId="75A91F9F" w16cex:dateUtc="2026-01-16T00:30:00Z"/>
  <w16cex:commentExtensible w16cex:durableId="3DB63FFD" w16cex:dateUtc="2026-01-16T00:33:00Z"/>
  <w16cex:commentExtensible w16cex:durableId="4A9B57BE" w16cex:dateUtc="2026-01-16T00:33:00Z"/>
  <w16cex:commentExtensible w16cex:durableId="1B66CB16" w16cex:dateUtc="2026-01-16T00:35:00Z"/>
  <w16cex:commentExtensible w16cex:durableId="1930CAB8" w16cex:dateUtc="2026-01-16T00:43:00Z"/>
  <w16cex:commentExtensible w16cex:durableId="503B6978" w16cex:dateUtc="2026-01-16T00:48:00Z"/>
  <w16cex:commentExtensible w16cex:durableId="2DDE41F2" w16cex:dateUtc="2026-01-16T00:57:00Z"/>
  <w16cex:commentExtensible w16cex:durableId="52054814" w16cex:dateUtc="2026-01-16T00:50:00Z"/>
  <w16cex:commentExtensible w16cex:durableId="2E406AAD" w16cex:dateUtc="2026-01-16T01:30:00Z"/>
  <w16cex:commentExtensible w16cex:durableId="7288CB0B" w16cex:dateUtc="2026-01-16T0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AE1CD5" w16cid:durableId="11946A13"/>
  <w16cid:commentId w16cid:paraId="412C07EC" w16cid:durableId="6EB41907"/>
  <w16cid:commentId w16cid:paraId="080CC1D6" w16cid:durableId="75A91F9F"/>
  <w16cid:commentId w16cid:paraId="0F22DC24" w16cid:durableId="3DB63FFD"/>
  <w16cid:commentId w16cid:paraId="569AE172" w16cid:durableId="4A9B57BE"/>
  <w16cid:commentId w16cid:paraId="73E59C0A" w16cid:durableId="1B66CB16"/>
  <w16cid:commentId w16cid:paraId="1DA3E7F8" w16cid:durableId="1930CAB8"/>
  <w16cid:commentId w16cid:paraId="78BCDB5D" w16cid:durableId="503B6978"/>
  <w16cid:commentId w16cid:paraId="0CE5AFD2" w16cid:durableId="2DDE41F2"/>
  <w16cid:commentId w16cid:paraId="3D38A0B3" w16cid:durableId="52054814"/>
  <w16cid:commentId w16cid:paraId="00BE394D" w16cid:durableId="2E406AAD"/>
  <w16cid:commentId w16cid:paraId="2A8D7D20" w16cid:durableId="7288CB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402D8" w14:textId="77777777" w:rsidR="00982C98" w:rsidRDefault="00982C98" w:rsidP="00FB5BE4">
      <w:r>
        <w:separator/>
      </w:r>
    </w:p>
  </w:endnote>
  <w:endnote w:type="continuationSeparator" w:id="0">
    <w:p w14:paraId="6CE949E4" w14:textId="77777777" w:rsidR="00982C98" w:rsidRDefault="00982C98"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492C" w14:textId="77777777" w:rsidR="00982C98" w:rsidRDefault="00982C98" w:rsidP="00FB5BE4">
      <w:r>
        <w:separator/>
      </w:r>
    </w:p>
  </w:footnote>
  <w:footnote w:type="continuationSeparator" w:id="0">
    <w:p w14:paraId="76240D6F" w14:textId="77777777" w:rsidR="00982C98" w:rsidRDefault="00982C98"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2380">
    <w:abstractNumId w:val="2"/>
  </w:num>
  <w:num w:numId="2" w16cid:durableId="1097557089">
    <w:abstractNumId w:val="10"/>
  </w:num>
  <w:num w:numId="3" w16cid:durableId="261888267">
    <w:abstractNumId w:val="20"/>
  </w:num>
  <w:num w:numId="4" w16cid:durableId="135802971">
    <w:abstractNumId w:val="6"/>
  </w:num>
  <w:num w:numId="5" w16cid:durableId="1196582191">
    <w:abstractNumId w:val="40"/>
  </w:num>
  <w:num w:numId="6" w16cid:durableId="339965455">
    <w:abstractNumId w:val="42"/>
  </w:num>
  <w:num w:numId="7" w16cid:durableId="902060502">
    <w:abstractNumId w:val="28"/>
  </w:num>
  <w:num w:numId="8" w16cid:durableId="1720857148">
    <w:abstractNumId w:val="19"/>
  </w:num>
  <w:num w:numId="9" w16cid:durableId="612372090">
    <w:abstractNumId w:val="22"/>
  </w:num>
  <w:num w:numId="10" w16cid:durableId="606084520">
    <w:abstractNumId w:val="12"/>
  </w:num>
  <w:num w:numId="11" w16cid:durableId="2036347666">
    <w:abstractNumId w:val="31"/>
  </w:num>
  <w:num w:numId="12" w16cid:durableId="138571776">
    <w:abstractNumId w:val="17"/>
  </w:num>
  <w:num w:numId="13" w16cid:durableId="2132287726">
    <w:abstractNumId w:val="5"/>
  </w:num>
  <w:num w:numId="14" w16cid:durableId="4139489">
    <w:abstractNumId w:val="13"/>
  </w:num>
  <w:num w:numId="15" w16cid:durableId="1054162540">
    <w:abstractNumId w:val="0"/>
  </w:num>
  <w:num w:numId="16" w16cid:durableId="2054227761">
    <w:abstractNumId w:val="3"/>
  </w:num>
  <w:num w:numId="17" w16cid:durableId="1891575597">
    <w:abstractNumId w:val="24"/>
  </w:num>
  <w:num w:numId="18" w16cid:durableId="33777470">
    <w:abstractNumId w:val="30"/>
  </w:num>
  <w:num w:numId="19" w16cid:durableId="1631090963">
    <w:abstractNumId w:val="41"/>
  </w:num>
  <w:num w:numId="20" w16cid:durableId="1706515164">
    <w:abstractNumId w:val="43"/>
  </w:num>
  <w:num w:numId="21" w16cid:durableId="1756901157">
    <w:abstractNumId w:val="33"/>
  </w:num>
  <w:num w:numId="22" w16cid:durableId="1796099583">
    <w:abstractNumId w:val="15"/>
  </w:num>
  <w:num w:numId="23" w16cid:durableId="311905657">
    <w:abstractNumId w:val="34"/>
  </w:num>
  <w:num w:numId="24" w16cid:durableId="557595727">
    <w:abstractNumId w:val="29"/>
  </w:num>
  <w:num w:numId="25" w16cid:durableId="1099135213">
    <w:abstractNumId w:val="16"/>
  </w:num>
  <w:num w:numId="26" w16cid:durableId="1849440177">
    <w:abstractNumId w:val="26"/>
  </w:num>
  <w:num w:numId="27" w16cid:durableId="619149273">
    <w:abstractNumId w:val="21"/>
  </w:num>
  <w:num w:numId="28" w16cid:durableId="1638408938">
    <w:abstractNumId w:val="14"/>
  </w:num>
  <w:num w:numId="29" w16cid:durableId="1926184437">
    <w:abstractNumId w:val="37"/>
  </w:num>
  <w:num w:numId="30" w16cid:durableId="762652797">
    <w:abstractNumId w:val="1"/>
  </w:num>
  <w:num w:numId="31" w16cid:durableId="1915506297">
    <w:abstractNumId w:val="7"/>
  </w:num>
  <w:num w:numId="32" w16cid:durableId="1053818923">
    <w:abstractNumId w:val="9"/>
  </w:num>
  <w:num w:numId="33" w16cid:durableId="811944631">
    <w:abstractNumId w:val="27"/>
  </w:num>
  <w:num w:numId="34" w16cid:durableId="1173302166">
    <w:abstractNumId w:val="8"/>
  </w:num>
  <w:num w:numId="35" w16cid:durableId="1893350402">
    <w:abstractNumId w:val="39"/>
  </w:num>
  <w:num w:numId="36" w16cid:durableId="41831008">
    <w:abstractNumId w:val="36"/>
  </w:num>
  <w:num w:numId="37" w16cid:durableId="1808743159">
    <w:abstractNumId w:val="18"/>
  </w:num>
  <w:num w:numId="38" w16cid:durableId="534537507">
    <w:abstractNumId w:val="23"/>
  </w:num>
  <w:num w:numId="39" w16cid:durableId="2133553037">
    <w:abstractNumId w:val="25"/>
  </w:num>
  <w:num w:numId="40" w16cid:durableId="426737212">
    <w:abstractNumId w:val="11"/>
  </w:num>
  <w:num w:numId="41" w16cid:durableId="139468015">
    <w:abstractNumId w:val="38"/>
  </w:num>
  <w:num w:numId="42" w16cid:durableId="652682258">
    <w:abstractNumId w:val="4"/>
  </w:num>
  <w:num w:numId="43" w16cid:durableId="586351655">
    <w:abstractNumId w:val="32"/>
  </w:num>
  <w:num w:numId="44" w16cid:durableId="1796294341">
    <w:abstractNumId w:val="35"/>
  </w:num>
  <w:num w:numId="45" w16cid:durableId="1356417585">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g.harvard.edu::0384a47c-4158-47fc-9cd1-eb73687c7198"/>
  </w15:person>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2017A"/>
    <w:rsid w:val="00020228"/>
    <w:rsid w:val="00024E29"/>
    <w:rsid w:val="00027AF3"/>
    <w:rsid w:val="000340DC"/>
    <w:rsid w:val="000402CE"/>
    <w:rsid w:val="00040D38"/>
    <w:rsid w:val="000460D1"/>
    <w:rsid w:val="00046416"/>
    <w:rsid w:val="000473AE"/>
    <w:rsid w:val="00051C12"/>
    <w:rsid w:val="00052BAB"/>
    <w:rsid w:val="00056FBC"/>
    <w:rsid w:val="00061472"/>
    <w:rsid w:val="00061920"/>
    <w:rsid w:val="00062C70"/>
    <w:rsid w:val="00064020"/>
    <w:rsid w:val="0006414F"/>
    <w:rsid w:val="00072941"/>
    <w:rsid w:val="00085D69"/>
    <w:rsid w:val="00087AB9"/>
    <w:rsid w:val="000914BC"/>
    <w:rsid w:val="00092A61"/>
    <w:rsid w:val="000A3849"/>
    <w:rsid w:val="000B52A9"/>
    <w:rsid w:val="000B66BD"/>
    <w:rsid w:val="000B7BB3"/>
    <w:rsid w:val="000C5F3B"/>
    <w:rsid w:val="000C7B30"/>
    <w:rsid w:val="000D07C8"/>
    <w:rsid w:val="000D2E57"/>
    <w:rsid w:val="000D7B81"/>
    <w:rsid w:val="000D7C37"/>
    <w:rsid w:val="000E29D5"/>
    <w:rsid w:val="000E4D6E"/>
    <w:rsid w:val="000E5218"/>
    <w:rsid w:val="000E5343"/>
    <w:rsid w:val="000E5DCB"/>
    <w:rsid w:val="000E65A5"/>
    <w:rsid w:val="000F1F0A"/>
    <w:rsid w:val="00104F43"/>
    <w:rsid w:val="0012354A"/>
    <w:rsid w:val="001265C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55E3"/>
    <w:rsid w:val="0019119E"/>
    <w:rsid w:val="001947F1"/>
    <w:rsid w:val="00197A2C"/>
    <w:rsid w:val="001A4CC3"/>
    <w:rsid w:val="001B54E8"/>
    <w:rsid w:val="001B790F"/>
    <w:rsid w:val="001C1F7C"/>
    <w:rsid w:val="001C408D"/>
    <w:rsid w:val="001C48B2"/>
    <w:rsid w:val="001D0A29"/>
    <w:rsid w:val="001D4413"/>
    <w:rsid w:val="001E3BD3"/>
    <w:rsid w:val="001E6FF5"/>
    <w:rsid w:val="001E7768"/>
    <w:rsid w:val="001E7A33"/>
    <w:rsid w:val="001F2AC0"/>
    <w:rsid w:val="001F777A"/>
    <w:rsid w:val="001F7D9E"/>
    <w:rsid w:val="0020186A"/>
    <w:rsid w:val="002100EB"/>
    <w:rsid w:val="00214B5A"/>
    <w:rsid w:val="0021507D"/>
    <w:rsid w:val="002165CC"/>
    <w:rsid w:val="002168F8"/>
    <w:rsid w:val="00226610"/>
    <w:rsid w:val="00226EA9"/>
    <w:rsid w:val="00232B01"/>
    <w:rsid w:val="00236572"/>
    <w:rsid w:val="00237453"/>
    <w:rsid w:val="00241512"/>
    <w:rsid w:val="00242F1B"/>
    <w:rsid w:val="002521CF"/>
    <w:rsid w:val="002601B4"/>
    <w:rsid w:val="00261552"/>
    <w:rsid w:val="00261982"/>
    <w:rsid w:val="002645A4"/>
    <w:rsid w:val="00265165"/>
    <w:rsid w:val="00270733"/>
    <w:rsid w:val="002719E0"/>
    <w:rsid w:val="002730F3"/>
    <w:rsid w:val="00276CFD"/>
    <w:rsid w:val="00276E68"/>
    <w:rsid w:val="0028053D"/>
    <w:rsid w:val="00280B70"/>
    <w:rsid w:val="0028169D"/>
    <w:rsid w:val="002847EF"/>
    <w:rsid w:val="00284C14"/>
    <w:rsid w:val="00285763"/>
    <w:rsid w:val="00285B02"/>
    <w:rsid w:val="00285D9A"/>
    <w:rsid w:val="00291770"/>
    <w:rsid w:val="00294050"/>
    <w:rsid w:val="002947E2"/>
    <w:rsid w:val="002967FC"/>
    <w:rsid w:val="00297947"/>
    <w:rsid w:val="002A6BCB"/>
    <w:rsid w:val="002B0F19"/>
    <w:rsid w:val="002B270F"/>
    <w:rsid w:val="002B4041"/>
    <w:rsid w:val="002C4F37"/>
    <w:rsid w:val="002E5011"/>
    <w:rsid w:val="002E6731"/>
    <w:rsid w:val="002F0258"/>
    <w:rsid w:val="003019B5"/>
    <w:rsid w:val="003063B4"/>
    <w:rsid w:val="003104B9"/>
    <w:rsid w:val="003141AB"/>
    <w:rsid w:val="00317016"/>
    <w:rsid w:val="00321CB4"/>
    <w:rsid w:val="0032291F"/>
    <w:rsid w:val="00331460"/>
    <w:rsid w:val="00331773"/>
    <w:rsid w:val="003321F1"/>
    <w:rsid w:val="0034189C"/>
    <w:rsid w:val="00343481"/>
    <w:rsid w:val="00343E89"/>
    <w:rsid w:val="00345528"/>
    <w:rsid w:val="00350658"/>
    <w:rsid w:val="0035297D"/>
    <w:rsid w:val="00352B67"/>
    <w:rsid w:val="003539ED"/>
    <w:rsid w:val="00356CFC"/>
    <w:rsid w:val="00362F4F"/>
    <w:rsid w:val="00363AA2"/>
    <w:rsid w:val="00364D10"/>
    <w:rsid w:val="00364E8A"/>
    <w:rsid w:val="00370008"/>
    <w:rsid w:val="003767B4"/>
    <w:rsid w:val="00383F2A"/>
    <w:rsid w:val="003855BB"/>
    <w:rsid w:val="003876DE"/>
    <w:rsid w:val="00392167"/>
    <w:rsid w:val="00394D70"/>
    <w:rsid w:val="003954EE"/>
    <w:rsid w:val="003A23C3"/>
    <w:rsid w:val="003A3728"/>
    <w:rsid w:val="003B630C"/>
    <w:rsid w:val="003B728F"/>
    <w:rsid w:val="003B7A2F"/>
    <w:rsid w:val="003C3582"/>
    <w:rsid w:val="003C4A7C"/>
    <w:rsid w:val="003C6A75"/>
    <w:rsid w:val="003D3063"/>
    <w:rsid w:val="003E0D9F"/>
    <w:rsid w:val="003E1671"/>
    <w:rsid w:val="003E50CD"/>
    <w:rsid w:val="003F2EAC"/>
    <w:rsid w:val="003F4C2E"/>
    <w:rsid w:val="003F7EFE"/>
    <w:rsid w:val="004010E7"/>
    <w:rsid w:val="004013E9"/>
    <w:rsid w:val="00403D0B"/>
    <w:rsid w:val="0040692B"/>
    <w:rsid w:val="00407A03"/>
    <w:rsid w:val="00411889"/>
    <w:rsid w:val="004166E8"/>
    <w:rsid w:val="00423978"/>
    <w:rsid w:val="00424597"/>
    <w:rsid w:val="00427622"/>
    <w:rsid w:val="0043034A"/>
    <w:rsid w:val="00431848"/>
    <w:rsid w:val="00433391"/>
    <w:rsid w:val="00434987"/>
    <w:rsid w:val="004412D9"/>
    <w:rsid w:val="00441BA6"/>
    <w:rsid w:val="0044465B"/>
    <w:rsid w:val="004468CF"/>
    <w:rsid w:val="00460D74"/>
    <w:rsid w:val="00475012"/>
    <w:rsid w:val="004835B6"/>
    <w:rsid w:val="0048504C"/>
    <w:rsid w:val="00490401"/>
    <w:rsid w:val="004A04A4"/>
    <w:rsid w:val="004A1881"/>
    <w:rsid w:val="004A4448"/>
    <w:rsid w:val="004B1A2B"/>
    <w:rsid w:val="004B29E2"/>
    <w:rsid w:val="004B712D"/>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F0577"/>
    <w:rsid w:val="004F1153"/>
    <w:rsid w:val="004F2417"/>
    <w:rsid w:val="004F587D"/>
    <w:rsid w:val="00502DD4"/>
    <w:rsid w:val="00506932"/>
    <w:rsid w:val="00510231"/>
    <w:rsid w:val="00510B7C"/>
    <w:rsid w:val="00514878"/>
    <w:rsid w:val="005176EC"/>
    <w:rsid w:val="00522C91"/>
    <w:rsid w:val="00524BD3"/>
    <w:rsid w:val="00525116"/>
    <w:rsid w:val="00525F9C"/>
    <w:rsid w:val="00531C17"/>
    <w:rsid w:val="00531F73"/>
    <w:rsid w:val="00535379"/>
    <w:rsid w:val="00536D7A"/>
    <w:rsid w:val="00546644"/>
    <w:rsid w:val="00547125"/>
    <w:rsid w:val="00550861"/>
    <w:rsid w:val="00551434"/>
    <w:rsid w:val="00552904"/>
    <w:rsid w:val="00561FF1"/>
    <w:rsid w:val="00564126"/>
    <w:rsid w:val="00570A02"/>
    <w:rsid w:val="00573235"/>
    <w:rsid w:val="005808B0"/>
    <w:rsid w:val="00582A05"/>
    <w:rsid w:val="00582E07"/>
    <w:rsid w:val="00592FB4"/>
    <w:rsid w:val="0059305D"/>
    <w:rsid w:val="005A0173"/>
    <w:rsid w:val="005A3BC6"/>
    <w:rsid w:val="005A7B08"/>
    <w:rsid w:val="005B64B4"/>
    <w:rsid w:val="005C1CD2"/>
    <w:rsid w:val="005C6120"/>
    <w:rsid w:val="005D0338"/>
    <w:rsid w:val="005D0840"/>
    <w:rsid w:val="005D336D"/>
    <w:rsid w:val="005D5C75"/>
    <w:rsid w:val="005E15DC"/>
    <w:rsid w:val="005E215D"/>
    <w:rsid w:val="005E30CB"/>
    <w:rsid w:val="005E5A1A"/>
    <w:rsid w:val="005F170B"/>
    <w:rsid w:val="005F611D"/>
    <w:rsid w:val="005F6E78"/>
    <w:rsid w:val="00602377"/>
    <w:rsid w:val="006046C6"/>
    <w:rsid w:val="006074E9"/>
    <w:rsid w:val="00611C2B"/>
    <w:rsid w:val="00616452"/>
    <w:rsid w:val="00617858"/>
    <w:rsid w:val="006215DB"/>
    <w:rsid w:val="006264AF"/>
    <w:rsid w:val="00634BDC"/>
    <w:rsid w:val="0063750A"/>
    <w:rsid w:val="00641197"/>
    <w:rsid w:val="006438B2"/>
    <w:rsid w:val="006447DD"/>
    <w:rsid w:val="006515D5"/>
    <w:rsid w:val="00653B9E"/>
    <w:rsid w:val="00653F6D"/>
    <w:rsid w:val="00661E70"/>
    <w:rsid w:val="0066291A"/>
    <w:rsid w:val="00662FC8"/>
    <w:rsid w:val="0066309C"/>
    <w:rsid w:val="0066349E"/>
    <w:rsid w:val="00664EAB"/>
    <w:rsid w:val="006703B1"/>
    <w:rsid w:val="00676C81"/>
    <w:rsid w:val="006859AE"/>
    <w:rsid w:val="0068714D"/>
    <w:rsid w:val="006876A8"/>
    <w:rsid w:val="00690E6A"/>
    <w:rsid w:val="00695FA2"/>
    <w:rsid w:val="006A0F90"/>
    <w:rsid w:val="006A3261"/>
    <w:rsid w:val="006A3636"/>
    <w:rsid w:val="006A377D"/>
    <w:rsid w:val="006A7ED8"/>
    <w:rsid w:val="006B343E"/>
    <w:rsid w:val="006B4B2A"/>
    <w:rsid w:val="006C39DA"/>
    <w:rsid w:val="006C3D80"/>
    <w:rsid w:val="006C610B"/>
    <w:rsid w:val="006D1988"/>
    <w:rsid w:val="006D2310"/>
    <w:rsid w:val="006E323A"/>
    <w:rsid w:val="006E5239"/>
    <w:rsid w:val="006E5F6B"/>
    <w:rsid w:val="006E6C21"/>
    <w:rsid w:val="006F0233"/>
    <w:rsid w:val="006F2189"/>
    <w:rsid w:val="006F3670"/>
    <w:rsid w:val="006F3A3E"/>
    <w:rsid w:val="006F50E2"/>
    <w:rsid w:val="006F5491"/>
    <w:rsid w:val="006F5DB7"/>
    <w:rsid w:val="00700FD3"/>
    <w:rsid w:val="00704656"/>
    <w:rsid w:val="007104E9"/>
    <w:rsid w:val="00712A02"/>
    <w:rsid w:val="007147E0"/>
    <w:rsid w:val="0073010B"/>
    <w:rsid w:val="0073044F"/>
    <w:rsid w:val="0073056B"/>
    <w:rsid w:val="00734BD9"/>
    <w:rsid w:val="007352A8"/>
    <w:rsid w:val="007377AA"/>
    <w:rsid w:val="00740352"/>
    <w:rsid w:val="007424EB"/>
    <w:rsid w:val="007502A3"/>
    <w:rsid w:val="007512C9"/>
    <w:rsid w:val="007514C6"/>
    <w:rsid w:val="00753D7C"/>
    <w:rsid w:val="0075464C"/>
    <w:rsid w:val="00754B9B"/>
    <w:rsid w:val="00755953"/>
    <w:rsid w:val="007636D3"/>
    <w:rsid w:val="00764437"/>
    <w:rsid w:val="007713B1"/>
    <w:rsid w:val="00774A3B"/>
    <w:rsid w:val="00774BA2"/>
    <w:rsid w:val="0078010C"/>
    <w:rsid w:val="0078113E"/>
    <w:rsid w:val="007A5623"/>
    <w:rsid w:val="007B17A2"/>
    <w:rsid w:val="007B2058"/>
    <w:rsid w:val="007B31A0"/>
    <w:rsid w:val="007B5FAD"/>
    <w:rsid w:val="007B620A"/>
    <w:rsid w:val="007B7471"/>
    <w:rsid w:val="007C2726"/>
    <w:rsid w:val="007C3686"/>
    <w:rsid w:val="007C4A11"/>
    <w:rsid w:val="007D0FE6"/>
    <w:rsid w:val="007D25E9"/>
    <w:rsid w:val="007F06B9"/>
    <w:rsid w:val="007F721D"/>
    <w:rsid w:val="008013F6"/>
    <w:rsid w:val="0080655D"/>
    <w:rsid w:val="0081026A"/>
    <w:rsid w:val="00820563"/>
    <w:rsid w:val="00827C7D"/>
    <w:rsid w:val="008335FF"/>
    <w:rsid w:val="00834D7B"/>
    <w:rsid w:val="00835353"/>
    <w:rsid w:val="00836F57"/>
    <w:rsid w:val="00840D67"/>
    <w:rsid w:val="008411AB"/>
    <w:rsid w:val="008478F6"/>
    <w:rsid w:val="008553C4"/>
    <w:rsid w:val="008633CB"/>
    <w:rsid w:val="00864233"/>
    <w:rsid w:val="0086625A"/>
    <w:rsid w:val="00866609"/>
    <w:rsid w:val="00871813"/>
    <w:rsid w:val="00874A6A"/>
    <w:rsid w:val="0088007A"/>
    <w:rsid w:val="00880AE8"/>
    <w:rsid w:val="0088757E"/>
    <w:rsid w:val="00897EE9"/>
    <w:rsid w:val="008A0517"/>
    <w:rsid w:val="008A7A8B"/>
    <w:rsid w:val="008A7F68"/>
    <w:rsid w:val="008B1A54"/>
    <w:rsid w:val="008B4EC6"/>
    <w:rsid w:val="008B705B"/>
    <w:rsid w:val="008C32FD"/>
    <w:rsid w:val="008C3902"/>
    <w:rsid w:val="008C4E69"/>
    <w:rsid w:val="008C4F94"/>
    <w:rsid w:val="008C5253"/>
    <w:rsid w:val="008D12FE"/>
    <w:rsid w:val="008E290B"/>
    <w:rsid w:val="008E3C58"/>
    <w:rsid w:val="008F03CA"/>
    <w:rsid w:val="008F1DF3"/>
    <w:rsid w:val="008F3B1A"/>
    <w:rsid w:val="008F54DE"/>
    <w:rsid w:val="00903917"/>
    <w:rsid w:val="0091235F"/>
    <w:rsid w:val="009123E1"/>
    <w:rsid w:val="009201A0"/>
    <w:rsid w:val="00921BFC"/>
    <w:rsid w:val="00921C99"/>
    <w:rsid w:val="009224C2"/>
    <w:rsid w:val="00923CCB"/>
    <w:rsid w:val="00923E3C"/>
    <w:rsid w:val="009249CE"/>
    <w:rsid w:val="00930718"/>
    <w:rsid w:val="009348B5"/>
    <w:rsid w:val="00941111"/>
    <w:rsid w:val="00943A1F"/>
    <w:rsid w:val="00944D2E"/>
    <w:rsid w:val="00946FF5"/>
    <w:rsid w:val="00947B7F"/>
    <w:rsid w:val="00950709"/>
    <w:rsid w:val="0095365A"/>
    <w:rsid w:val="00957622"/>
    <w:rsid w:val="00957821"/>
    <w:rsid w:val="009601E8"/>
    <w:rsid w:val="00970347"/>
    <w:rsid w:val="00970C5F"/>
    <w:rsid w:val="00971889"/>
    <w:rsid w:val="00972156"/>
    <w:rsid w:val="00972BCA"/>
    <w:rsid w:val="009739D1"/>
    <w:rsid w:val="00974736"/>
    <w:rsid w:val="00975A7D"/>
    <w:rsid w:val="009811E1"/>
    <w:rsid w:val="009819F0"/>
    <w:rsid w:val="00981F31"/>
    <w:rsid w:val="0098261D"/>
    <w:rsid w:val="00982C98"/>
    <w:rsid w:val="009967A7"/>
    <w:rsid w:val="00996E17"/>
    <w:rsid w:val="009A0929"/>
    <w:rsid w:val="009A0D3F"/>
    <w:rsid w:val="009A4EB4"/>
    <w:rsid w:val="009A5268"/>
    <w:rsid w:val="009A6E43"/>
    <w:rsid w:val="009A7E24"/>
    <w:rsid w:val="009B31BF"/>
    <w:rsid w:val="009B6390"/>
    <w:rsid w:val="009B6D04"/>
    <w:rsid w:val="009C2D04"/>
    <w:rsid w:val="009D2D74"/>
    <w:rsid w:val="009E3EDD"/>
    <w:rsid w:val="009F653F"/>
    <w:rsid w:val="009F752B"/>
    <w:rsid w:val="00A01544"/>
    <w:rsid w:val="00A03DD3"/>
    <w:rsid w:val="00A0522D"/>
    <w:rsid w:val="00A055AB"/>
    <w:rsid w:val="00A1032B"/>
    <w:rsid w:val="00A1577D"/>
    <w:rsid w:val="00A209BE"/>
    <w:rsid w:val="00A2321E"/>
    <w:rsid w:val="00A30ABA"/>
    <w:rsid w:val="00A3323A"/>
    <w:rsid w:val="00A34241"/>
    <w:rsid w:val="00A34556"/>
    <w:rsid w:val="00A37CC1"/>
    <w:rsid w:val="00A526AD"/>
    <w:rsid w:val="00A578B2"/>
    <w:rsid w:val="00A57F82"/>
    <w:rsid w:val="00A613CD"/>
    <w:rsid w:val="00A620CC"/>
    <w:rsid w:val="00A65963"/>
    <w:rsid w:val="00A706C0"/>
    <w:rsid w:val="00A75710"/>
    <w:rsid w:val="00A801A0"/>
    <w:rsid w:val="00A82BF0"/>
    <w:rsid w:val="00A857DB"/>
    <w:rsid w:val="00A862A6"/>
    <w:rsid w:val="00A86769"/>
    <w:rsid w:val="00A97BED"/>
    <w:rsid w:val="00AA1F0C"/>
    <w:rsid w:val="00AA2AF6"/>
    <w:rsid w:val="00AB0895"/>
    <w:rsid w:val="00AB551A"/>
    <w:rsid w:val="00AB5FBB"/>
    <w:rsid w:val="00AB6816"/>
    <w:rsid w:val="00AB7F8F"/>
    <w:rsid w:val="00AC072E"/>
    <w:rsid w:val="00AC0CAD"/>
    <w:rsid w:val="00AC13C3"/>
    <w:rsid w:val="00AC3B99"/>
    <w:rsid w:val="00AC3DCD"/>
    <w:rsid w:val="00AD45D6"/>
    <w:rsid w:val="00AE203E"/>
    <w:rsid w:val="00AE27F2"/>
    <w:rsid w:val="00AF0C5A"/>
    <w:rsid w:val="00AF4A69"/>
    <w:rsid w:val="00AF77DE"/>
    <w:rsid w:val="00B00CDD"/>
    <w:rsid w:val="00B01B8A"/>
    <w:rsid w:val="00B02834"/>
    <w:rsid w:val="00B225A3"/>
    <w:rsid w:val="00B24B4C"/>
    <w:rsid w:val="00B25359"/>
    <w:rsid w:val="00B30ABC"/>
    <w:rsid w:val="00B3358C"/>
    <w:rsid w:val="00B376B8"/>
    <w:rsid w:val="00B472F2"/>
    <w:rsid w:val="00B52371"/>
    <w:rsid w:val="00B54138"/>
    <w:rsid w:val="00B557F3"/>
    <w:rsid w:val="00B56688"/>
    <w:rsid w:val="00B60A3C"/>
    <w:rsid w:val="00B60FED"/>
    <w:rsid w:val="00B62104"/>
    <w:rsid w:val="00B64354"/>
    <w:rsid w:val="00B646C7"/>
    <w:rsid w:val="00B64B44"/>
    <w:rsid w:val="00B6744A"/>
    <w:rsid w:val="00B7230E"/>
    <w:rsid w:val="00B73051"/>
    <w:rsid w:val="00B77891"/>
    <w:rsid w:val="00B87876"/>
    <w:rsid w:val="00B878AB"/>
    <w:rsid w:val="00B936ED"/>
    <w:rsid w:val="00B954C5"/>
    <w:rsid w:val="00B960B7"/>
    <w:rsid w:val="00BA13CA"/>
    <w:rsid w:val="00BA3CD7"/>
    <w:rsid w:val="00BA4058"/>
    <w:rsid w:val="00BA4F3C"/>
    <w:rsid w:val="00BA64D4"/>
    <w:rsid w:val="00BA7F40"/>
    <w:rsid w:val="00BB16E1"/>
    <w:rsid w:val="00BB3CF3"/>
    <w:rsid w:val="00BB63B1"/>
    <w:rsid w:val="00BC5C30"/>
    <w:rsid w:val="00BD60E2"/>
    <w:rsid w:val="00BF0E49"/>
    <w:rsid w:val="00C032D1"/>
    <w:rsid w:val="00C04C41"/>
    <w:rsid w:val="00C05457"/>
    <w:rsid w:val="00C05DA1"/>
    <w:rsid w:val="00C06C74"/>
    <w:rsid w:val="00C10791"/>
    <w:rsid w:val="00C1202E"/>
    <w:rsid w:val="00C13E4F"/>
    <w:rsid w:val="00C148B4"/>
    <w:rsid w:val="00C168E5"/>
    <w:rsid w:val="00C17042"/>
    <w:rsid w:val="00C2015E"/>
    <w:rsid w:val="00C32231"/>
    <w:rsid w:val="00C37715"/>
    <w:rsid w:val="00C41251"/>
    <w:rsid w:val="00C421C8"/>
    <w:rsid w:val="00C43DAA"/>
    <w:rsid w:val="00C5289D"/>
    <w:rsid w:val="00C55272"/>
    <w:rsid w:val="00C604AB"/>
    <w:rsid w:val="00C62449"/>
    <w:rsid w:val="00C6678E"/>
    <w:rsid w:val="00C72A72"/>
    <w:rsid w:val="00C7468D"/>
    <w:rsid w:val="00C80444"/>
    <w:rsid w:val="00C8580E"/>
    <w:rsid w:val="00C91568"/>
    <w:rsid w:val="00C92B75"/>
    <w:rsid w:val="00CA017C"/>
    <w:rsid w:val="00CA1628"/>
    <w:rsid w:val="00CA2B67"/>
    <w:rsid w:val="00CA3E15"/>
    <w:rsid w:val="00CB5975"/>
    <w:rsid w:val="00CB6E64"/>
    <w:rsid w:val="00CC1712"/>
    <w:rsid w:val="00CD191C"/>
    <w:rsid w:val="00CD2916"/>
    <w:rsid w:val="00CD4CA4"/>
    <w:rsid w:val="00CD732C"/>
    <w:rsid w:val="00CD7D7B"/>
    <w:rsid w:val="00CE1148"/>
    <w:rsid w:val="00CE4F1B"/>
    <w:rsid w:val="00CF1010"/>
    <w:rsid w:val="00CF4F7D"/>
    <w:rsid w:val="00CF5216"/>
    <w:rsid w:val="00CF74EC"/>
    <w:rsid w:val="00D1556A"/>
    <w:rsid w:val="00D17CAB"/>
    <w:rsid w:val="00D21122"/>
    <w:rsid w:val="00D22CCF"/>
    <w:rsid w:val="00D255C2"/>
    <w:rsid w:val="00D31BB2"/>
    <w:rsid w:val="00D341A5"/>
    <w:rsid w:val="00D34D8E"/>
    <w:rsid w:val="00D35706"/>
    <w:rsid w:val="00D36036"/>
    <w:rsid w:val="00D37A09"/>
    <w:rsid w:val="00D41B20"/>
    <w:rsid w:val="00D45303"/>
    <w:rsid w:val="00D51B1D"/>
    <w:rsid w:val="00D554CD"/>
    <w:rsid w:val="00D56F79"/>
    <w:rsid w:val="00D56F89"/>
    <w:rsid w:val="00D57829"/>
    <w:rsid w:val="00D57E57"/>
    <w:rsid w:val="00D71498"/>
    <w:rsid w:val="00D76C6B"/>
    <w:rsid w:val="00D81D80"/>
    <w:rsid w:val="00D82505"/>
    <w:rsid w:val="00D853E2"/>
    <w:rsid w:val="00D87D85"/>
    <w:rsid w:val="00D906D2"/>
    <w:rsid w:val="00D9324E"/>
    <w:rsid w:val="00D93B2D"/>
    <w:rsid w:val="00DA2DD8"/>
    <w:rsid w:val="00DB4440"/>
    <w:rsid w:val="00DB67D0"/>
    <w:rsid w:val="00DB711E"/>
    <w:rsid w:val="00DC54CC"/>
    <w:rsid w:val="00DC6F37"/>
    <w:rsid w:val="00DC7BC4"/>
    <w:rsid w:val="00DD127D"/>
    <w:rsid w:val="00DD79A5"/>
    <w:rsid w:val="00DE312E"/>
    <w:rsid w:val="00DE4997"/>
    <w:rsid w:val="00DF055F"/>
    <w:rsid w:val="00DF36EB"/>
    <w:rsid w:val="00DF4E17"/>
    <w:rsid w:val="00DF5504"/>
    <w:rsid w:val="00E05297"/>
    <w:rsid w:val="00E061FB"/>
    <w:rsid w:val="00E07FA3"/>
    <w:rsid w:val="00E1053A"/>
    <w:rsid w:val="00E17B6F"/>
    <w:rsid w:val="00E25640"/>
    <w:rsid w:val="00E30C5D"/>
    <w:rsid w:val="00E31BEF"/>
    <w:rsid w:val="00E330AD"/>
    <w:rsid w:val="00E33BB6"/>
    <w:rsid w:val="00E34DEE"/>
    <w:rsid w:val="00E34F01"/>
    <w:rsid w:val="00E4063B"/>
    <w:rsid w:val="00E4131B"/>
    <w:rsid w:val="00E471F0"/>
    <w:rsid w:val="00E50CB3"/>
    <w:rsid w:val="00E5205D"/>
    <w:rsid w:val="00E539CD"/>
    <w:rsid w:val="00E622FB"/>
    <w:rsid w:val="00E6669C"/>
    <w:rsid w:val="00E71669"/>
    <w:rsid w:val="00E72FF8"/>
    <w:rsid w:val="00E730C4"/>
    <w:rsid w:val="00E74F1D"/>
    <w:rsid w:val="00E75DAC"/>
    <w:rsid w:val="00E8376D"/>
    <w:rsid w:val="00E84FBF"/>
    <w:rsid w:val="00E9139B"/>
    <w:rsid w:val="00E96B3D"/>
    <w:rsid w:val="00EA3D40"/>
    <w:rsid w:val="00EA7603"/>
    <w:rsid w:val="00EA7BAE"/>
    <w:rsid w:val="00EB2C3B"/>
    <w:rsid w:val="00EB4748"/>
    <w:rsid w:val="00EB62F0"/>
    <w:rsid w:val="00EC0062"/>
    <w:rsid w:val="00EC026C"/>
    <w:rsid w:val="00EC37FD"/>
    <w:rsid w:val="00EC550A"/>
    <w:rsid w:val="00ED254D"/>
    <w:rsid w:val="00ED3ED4"/>
    <w:rsid w:val="00ED541F"/>
    <w:rsid w:val="00ED78E2"/>
    <w:rsid w:val="00EE0E3D"/>
    <w:rsid w:val="00EE116A"/>
    <w:rsid w:val="00EE6B85"/>
    <w:rsid w:val="00EE7924"/>
    <w:rsid w:val="00EF030B"/>
    <w:rsid w:val="00EF5CEF"/>
    <w:rsid w:val="00F01119"/>
    <w:rsid w:val="00F01B1B"/>
    <w:rsid w:val="00F02E1C"/>
    <w:rsid w:val="00F03DA2"/>
    <w:rsid w:val="00F055A6"/>
    <w:rsid w:val="00F0786B"/>
    <w:rsid w:val="00F14E99"/>
    <w:rsid w:val="00F15129"/>
    <w:rsid w:val="00F16502"/>
    <w:rsid w:val="00F20AF7"/>
    <w:rsid w:val="00F23CC3"/>
    <w:rsid w:val="00F26B5F"/>
    <w:rsid w:val="00F324AA"/>
    <w:rsid w:val="00F4720A"/>
    <w:rsid w:val="00F506FE"/>
    <w:rsid w:val="00F50E6A"/>
    <w:rsid w:val="00F56F8D"/>
    <w:rsid w:val="00F57F3A"/>
    <w:rsid w:val="00F625A8"/>
    <w:rsid w:val="00F63947"/>
    <w:rsid w:val="00F7209E"/>
    <w:rsid w:val="00F72B6A"/>
    <w:rsid w:val="00F739D0"/>
    <w:rsid w:val="00F81F7E"/>
    <w:rsid w:val="00F82482"/>
    <w:rsid w:val="00F86A18"/>
    <w:rsid w:val="00F967AE"/>
    <w:rsid w:val="00FA0209"/>
    <w:rsid w:val="00FA068A"/>
    <w:rsid w:val="00FA4D4E"/>
    <w:rsid w:val="00FB05F3"/>
    <w:rsid w:val="00FB24EF"/>
    <w:rsid w:val="00FB5850"/>
    <w:rsid w:val="00FB5BE4"/>
    <w:rsid w:val="00FC1829"/>
    <w:rsid w:val="00FC6DF1"/>
    <w:rsid w:val="00FC70DC"/>
    <w:rsid w:val="00FC74C6"/>
    <w:rsid w:val="00FD0C5D"/>
    <w:rsid w:val="00FD2BA0"/>
    <w:rsid w:val="00FD5DFF"/>
    <w:rsid w:val="00FE1157"/>
    <w:rsid w:val="00FE539C"/>
    <w:rsid w:val="00FF4F3E"/>
    <w:rsid w:val="00FF5F55"/>
    <w:rsid w:val="02C4EF1D"/>
    <w:rsid w:val="08FE24C8"/>
    <w:rsid w:val="0C46E9A8"/>
    <w:rsid w:val="0D423B64"/>
    <w:rsid w:val="17F5D166"/>
    <w:rsid w:val="1CF7F976"/>
    <w:rsid w:val="40CBFA8A"/>
    <w:rsid w:val="4F276B94"/>
    <w:rsid w:val="6C9C6BBC"/>
    <w:rsid w:val="78277034"/>
    <w:rsid w:val="7BA76961"/>
    <w:rsid w:val="7C2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20</Pages>
  <Words>5300</Words>
  <Characters>30003</Characters>
  <Application>Microsoft Office Word</Application>
  <DocSecurity>0</DocSecurity>
  <Lines>3333</Lines>
  <Paragraphs>2076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Nickelberry, Marshae</cp:lastModifiedBy>
  <cp:revision>4</cp:revision>
  <cp:lastPrinted>2025-12-19T05:03:00Z</cp:lastPrinted>
  <dcterms:created xsi:type="dcterms:W3CDTF">2026-01-02T13:57:00Z</dcterms:created>
  <dcterms:modified xsi:type="dcterms:W3CDTF">2026-01-16T01:56:00Z</dcterms:modified>
</cp:coreProperties>
</file>