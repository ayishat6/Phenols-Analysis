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Spec="center" w:tblpY="412"/>
        <w:tblOverlap w:val="never"/>
        <w:tblW w:w="10905" w:type="dxa"/>
        <w:tblBorders>
          <w:insideH w:val="none" w:sz="0" w:space="0" w:color="auto"/>
          <w:insideV w:val="none" w:sz="0" w:space="0" w:color="auto"/>
        </w:tblBorders>
        <w:tblLook w:val="04A0" w:firstRow="1" w:lastRow="0" w:firstColumn="1" w:lastColumn="0" w:noHBand="0" w:noVBand="1"/>
      </w:tblPr>
      <w:tblGrid>
        <w:gridCol w:w="2894"/>
        <w:gridCol w:w="1627"/>
        <w:gridCol w:w="1565"/>
        <w:gridCol w:w="1566"/>
        <w:gridCol w:w="1569"/>
        <w:gridCol w:w="1684"/>
      </w:tblGrid>
      <w:tr w:rsidR="0088007A" w:rsidRPr="00616452" w14:paraId="5C1BAE60" w14:textId="77777777" w:rsidTr="000066BD">
        <w:trPr>
          <w:trHeight w:val="285"/>
        </w:trPr>
        <w:tc>
          <w:tcPr>
            <w:tcW w:w="2894" w:type="dxa"/>
            <w:shd w:val="clear" w:color="auto" w:fill="000000" w:themeFill="text1"/>
            <w:noWrap/>
          </w:tcPr>
          <w:p w14:paraId="3D5543C0" w14:textId="77777777" w:rsidR="0088007A" w:rsidRPr="00616452" w:rsidRDefault="0088007A" w:rsidP="002719E0">
            <w:pPr>
              <w:jc w:val="center"/>
              <w:rPr>
                <w:rFonts w:ascii="Times New Roman" w:hAnsi="Times New Roman" w:cs="Times New Roman"/>
                <w:b/>
                <w:bCs/>
                <w:sz w:val="28"/>
                <w:szCs w:val="28"/>
              </w:rPr>
            </w:pPr>
          </w:p>
        </w:tc>
        <w:tc>
          <w:tcPr>
            <w:tcW w:w="1627" w:type="dxa"/>
            <w:shd w:val="clear" w:color="auto" w:fill="000000" w:themeFill="text1"/>
            <w:noWrap/>
            <w:vAlign w:val="center"/>
          </w:tcPr>
          <w:p w14:paraId="0B14E31C" w14:textId="01B0ED5A" w:rsidR="0088007A" w:rsidRPr="00616452" w:rsidRDefault="002B270F" w:rsidP="002719E0">
            <w:pPr>
              <w:jc w:val="center"/>
              <w:rPr>
                <w:rFonts w:ascii="Times New Roman" w:hAnsi="Times New Roman" w:cs="Times New Roman"/>
                <w:sz w:val="22"/>
                <w:szCs w:val="22"/>
              </w:rPr>
            </w:pPr>
            <w:r w:rsidRPr="00616452">
              <w:rPr>
                <w:rFonts w:ascii="Times New Roman" w:hAnsi="Times New Roman" w:cs="Times New Roman"/>
                <w:sz w:val="22"/>
                <w:szCs w:val="22"/>
              </w:rPr>
              <w:t>Full (Ref)</w:t>
            </w:r>
          </w:p>
          <w:p w14:paraId="3B597227" w14:textId="745F64DE" w:rsidR="0088007A" w:rsidRPr="00616452" w:rsidRDefault="0088007A" w:rsidP="002719E0">
            <w:pPr>
              <w:jc w:val="center"/>
              <w:rPr>
                <w:rFonts w:ascii="Times New Roman" w:hAnsi="Times New Roman" w:cs="Times New Roman"/>
                <w:sz w:val="22"/>
                <w:szCs w:val="22"/>
              </w:rPr>
            </w:pPr>
            <w:r w:rsidRPr="00616452">
              <w:rPr>
                <w:rFonts w:ascii="Times New Roman" w:hAnsi="Times New Roman" w:cs="Times New Roman"/>
                <w:sz w:val="22"/>
                <w:szCs w:val="22"/>
              </w:rPr>
              <w:t>N=</w:t>
            </w:r>
            <w:r w:rsidR="00E33BB6" w:rsidRPr="00616452">
              <w:rPr>
                <w:rFonts w:ascii="Times New Roman" w:hAnsi="Times New Roman" w:cs="Times New Roman"/>
                <w:sz w:val="22"/>
                <w:szCs w:val="22"/>
              </w:rPr>
              <w:t>7,01</w:t>
            </w:r>
            <w:r w:rsidR="006E323A" w:rsidRPr="00616452">
              <w:rPr>
                <w:rFonts w:ascii="Times New Roman" w:hAnsi="Times New Roman" w:cs="Times New Roman"/>
                <w:sz w:val="22"/>
                <w:szCs w:val="22"/>
              </w:rPr>
              <w:t>9</w:t>
            </w:r>
          </w:p>
        </w:tc>
        <w:tc>
          <w:tcPr>
            <w:tcW w:w="1565" w:type="dxa"/>
            <w:shd w:val="clear" w:color="auto" w:fill="000000" w:themeFill="text1"/>
            <w:noWrap/>
            <w:vAlign w:val="center"/>
          </w:tcPr>
          <w:p w14:paraId="5B319F2C" w14:textId="77777777" w:rsidR="002719E0" w:rsidRPr="00616452" w:rsidRDefault="002719E0" w:rsidP="002719E0">
            <w:pPr>
              <w:jc w:val="center"/>
              <w:rPr>
                <w:rFonts w:ascii="Times New Roman" w:hAnsi="Times New Roman" w:cs="Times New Roman"/>
                <w:sz w:val="22"/>
                <w:szCs w:val="22"/>
              </w:rPr>
            </w:pPr>
          </w:p>
          <w:p w14:paraId="717D18DB" w14:textId="26EFDE58" w:rsidR="0088007A" w:rsidRPr="00616452" w:rsidRDefault="0080655D" w:rsidP="002719E0">
            <w:pPr>
              <w:jc w:val="center"/>
              <w:rPr>
                <w:rFonts w:ascii="Times New Roman" w:hAnsi="Times New Roman" w:cs="Times New Roman"/>
                <w:sz w:val="22"/>
                <w:szCs w:val="22"/>
              </w:rPr>
            </w:pPr>
            <w:r w:rsidRPr="00616452">
              <w:rPr>
                <w:rFonts w:ascii="Times New Roman" w:hAnsi="Times New Roman" w:cs="Times New Roman"/>
                <w:sz w:val="22"/>
                <w:szCs w:val="22"/>
              </w:rPr>
              <w:t>Marginal</w:t>
            </w:r>
          </w:p>
          <w:p w14:paraId="6CA7EBAE" w14:textId="57BCEF70" w:rsidR="00E71669" w:rsidRPr="00616452" w:rsidRDefault="0088007A" w:rsidP="002719E0">
            <w:pPr>
              <w:jc w:val="center"/>
              <w:rPr>
                <w:rFonts w:ascii="Times New Roman" w:hAnsi="Times New Roman" w:cs="Times New Roman"/>
                <w:sz w:val="22"/>
                <w:szCs w:val="22"/>
              </w:rPr>
            </w:pPr>
            <w:r w:rsidRPr="00616452">
              <w:rPr>
                <w:rFonts w:ascii="Times New Roman" w:hAnsi="Times New Roman" w:cs="Times New Roman"/>
                <w:sz w:val="22"/>
                <w:szCs w:val="22"/>
              </w:rPr>
              <w:t>N=</w:t>
            </w:r>
            <w:r w:rsidR="00E71669" w:rsidRPr="00616452">
              <w:rPr>
                <w:rFonts w:ascii="Times New Roman" w:hAnsi="Times New Roman" w:cs="Times New Roman"/>
                <w:sz w:val="22"/>
                <w:szCs w:val="22"/>
              </w:rPr>
              <w:t>1,136</w:t>
            </w:r>
          </w:p>
          <w:p w14:paraId="672F8FD4" w14:textId="01096D9F" w:rsidR="0088007A" w:rsidRPr="00616452" w:rsidRDefault="0088007A" w:rsidP="002719E0">
            <w:pPr>
              <w:jc w:val="center"/>
              <w:rPr>
                <w:rFonts w:ascii="Times New Roman" w:hAnsi="Times New Roman" w:cs="Times New Roman"/>
                <w:sz w:val="22"/>
                <w:szCs w:val="22"/>
              </w:rPr>
            </w:pPr>
          </w:p>
        </w:tc>
        <w:tc>
          <w:tcPr>
            <w:tcW w:w="1566" w:type="dxa"/>
            <w:shd w:val="clear" w:color="auto" w:fill="000000" w:themeFill="text1"/>
            <w:vAlign w:val="center"/>
          </w:tcPr>
          <w:p w14:paraId="340495AD" w14:textId="77777777" w:rsidR="002719E0" w:rsidRPr="00616452" w:rsidRDefault="002719E0" w:rsidP="002719E0">
            <w:pPr>
              <w:jc w:val="center"/>
              <w:rPr>
                <w:rFonts w:ascii="Times New Roman" w:hAnsi="Times New Roman" w:cs="Times New Roman"/>
                <w:sz w:val="22"/>
                <w:szCs w:val="22"/>
              </w:rPr>
            </w:pPr>
          </w:p>
          <w:p w14:paraId="26ADA50A" w14:textId="19B44696" w:rsidR="0088007A" w:rsidRPr="00616452" w:rsidRDefault="0080655D" w:rsidP="002719E0">
            <w:pPr>
              <w:jc w:val="center"/>
              <w:rPr>
                <w:rFonts w:ascii="Times New Roman" w:hAnsi="Times New Roman" w:cs="Times New Roman"/>
                <w:sz w:val="22"/>
                <w:szCs w:val="22"/>
              </w:rPr>
            </w:pPr>
            <w:r w:rsidRPr="00616452">
              <w:rPr>
                <w:rFonts w:ascii="Times New Roman" w:hAnsi="Times New Roman" w:cs="Times New Roman"/>
                <w:sz w:val="22"/>
                <w:szCs w:val="22"/>
              </w:rPr>
              <w:t>Low</w:t>
            </w:r>
          </w:p>
          <w:p w14:paraId="090F15EF" w14:textId="69AFD06F" w:rsidR="002719E0" w:rsidRPr="00616452" w:rsidRDefault="0088007A" w:rsidP="002719E0">
            <w:pPr>
              <w:jc w:val="center"/>
              <w:rPr>
                <w:rFonts w:ascii="Times New Roman" w:hAnsi="Times New Roman" w:cs="Times New Roman"/>
                <w:sz w:val="22"/>
                <w:szCs w:val="22"/>
              </w:rPr>
            </w:pPr>
            <w:r w:rsidRPr="00616452">
              <w:rPr>
                <w:rFonts w:ascii="Times New Roman" w:hAnsi="Times New Roman" w:cs="Times New Roman"/>
                <w:sz w:val="22"/>
                <w:szCs w:val="22"/>
              </w:rPr>
              <w:t>N=</w:t>
            </w:r>
            <w:r w:rsidR="002719E0" w:rsidRPr="00616452">
              <w:rPr>
                <w:rFonts w:ascii="Times New Roman" w:hAnsi="Times New Roman" w:cs="Times New Roman"/>
                <w:sz w:val="22"/>
                <w:szCs w:val="22"/>
              </w:rPr>
              <w:t>1,218</w:t>
            </w:r>
          </w:p>
          <w:p w14:paraId="6EA12F1F" w14:textId="22C93530" w:rsidR="0088007A" w:rsidRPr="00616452" w:rsidRDefault="0088007A" w:rsidP="002719E0">
            <w:pPr>
              <w:jc w:val="center"/>
              <w:rPr>
                <w:rFonts w:ascii="Times New Roman" w:hAnsi="Times New Roman" w:cs="Times New Roman"/>
                <w:sz w:val="22"/>
                <w:szCs w:val="22"/>
              </w:rPr>
            </w:pPr>
          </w:p>
        </w:tc>
        <w:tc>
          <w:tcPr>
            <w:tcW w:w="1569" w:type="dxa"/>
            <w:shd w:val="clear" w:color="auto" w:fill="000000" w:themeFill="text1"/>
            <w:noWrap/>
            <w:vAlign w:val="center"/>
          </w:tcPr>
          <w:p w14:paraId="3899A4D5" w14:textId="31D46D2C" w:rsidR="0088007A" w:rsidRPr="00616452" w:rsidRDefault="0080655D" w:rsidP="002719E0">
            <w:pPr>
              <w:jc w:val="center"/>
              <w:rPr>
                <w:rFonts w:ascii="Times New Roman" w:hAnsi="Times New Roman" w:cs="Times New Roman"/>
                <w:sz w:val="22"/>
                <w:szCs w:val="22"/>
              </w:rPr>
            </w:pPr>
            <w:r w:rsidRPr="00616452">
              <w:rPr>
                <w:rFonts w:ascii="Times New Roman" w:hAnsi="Times New Roman" w:cs="Times New Roman"/>
                <w:sz w:val="22"/>
                <w:szCs w:val="22"/>
              </w:rPr>
              <w:t>Very Low</w:t>
            </w:r>
          </w:p>
          <w:p w14:paraId="795560DC" w14:textId="7E00BA18" w:rsidR="0088007A" w:rsidRPr="00616452" w:rsidRDefault="0088007A" w:rsidP="002719E0">
            <w:pPr>
              <w:jc w:val="center"/>
              <w:rPr>
                <w:rFonts w:ascii="Times New Roman" w:hAnsi="Times New Roman" w:cs="Times New Roman"/>
                <w:sz w:val="22"/>
                <w:szCs w:val="22"/>
              </w:rPr>
            </w:pPr>
            <w:r w:rsidRPr="00616452">
              <w:rPr>
                <w:rFonts w:ascii="Times New Roman" w:hAnsi="Times New Roman" w:cs="Times New Roman"/>
                <w:sz w:val="22"/>
                <w:szCs w:val="22"/>
              </w:rPr>
              <w:t>N=</w:t>
            </w:r>
            <w:r w:rsidR="002719E0" w:rsidRPr="00616452">
              <w:rPr>
                <w:rFonts w:ascii="Times New Roman" w:hAnsi="Times New Roman" w:cs="Times New Roman"/>
                <w:sz w:val="22"/>
                <w:szCs w:val="22"/>
              </w:rPr>
              <w:t>721</w:t>
            </w:r>
          </w:p>
        </w:tc>
        <w:tc>
          <w:tcPr>
            <w:tcW w:w="1684" w:type="dxa"/>
            <w:shd w:val="clear" w:color="auto" w:fill="000000" w:themeFill="text1"/>
          </w:tcPr>
          <w:p w14:paraId="214843A4" w14:textId="77777777" w:rsidR="00E33BB6" w:rsidRPr="00616452" w:rsidRDefault="00E33BB6" w:rsidP="00A3323A">
            <w:pPr>
              <w:jc w:val="center"/>
              <w:rPr>
                <w:rFonts w:ascii="Times New Roman" w:hAnsi="Times New Roman" w:cs="Times New Roman"/>
                <w:sz w:val="22"/>
                <w:szCs w:val="22"/>
                <w:highlight w:val="black"/>
              </w:rPr>
            </w:pPr>
          </w:p>
          <w:p w14:paraId="5B71BDD3" w14:textId="507E8885" w:rsidR="0088007A" w:rsidRPr="00616452" w:rsidRDefault="0088007A" w:rsidP="00A3323A">
            <w:pPr>
              <w:jc w:val="center"/>
              <w:rPr>
                <w:rFonts w:ascii="Times New Roman" w:hAnsi="Times New Roman" w:cs="Times New Roman"/>
                <w:sz w:val="22"/>
                <w:szCs w:val="22"/>
                <w:highlight w:val="black"/>
              </w:rPr>
            </w:pPr>
            <w:r w:rsidRPr="00616452">
              <w:rPr>
                <w:rFonts w:ascii="Times New Roman" w:hAnsi="Times New Roman" w:cs="Times New Roman"/>
                <w:sz w:val="22"/>
                <w:szCs w:val="22"/>
                <w:highlight w:val="black"/>
              </w:rPr>
              <w:t>Overall</w:t>
            </w:r>
          </w:p>
          <w:p w14:paraId="358C22B1" w14:textId="69FAAAFD" w:rsidR="0088007A" w:rsidRPr="00616452" w:rsidRDefault="0088007A" w:rsidP="00A3323A">
            <w:pPr>
              <w:jc w:val="center"/>
              <w:rPr>
                <w:rFonts w:ascii="Times New Roman" w:hAnsi="Times New Roman" w:cs="Times New Roman"/>
                <w:sz w:val="22"/>
                <w:szCs w:val="22"/>
                <w:highlight w:val="black"/>
              </w:rPr>
            </w:pPr>
            <w:r w:rsidRPr="00616452">
              <w:rPr>
                <w:rFonts w:ascii="Times New Roman" w:hAnsi="Times New Roman" w:cs="Times New Roman"/>
                <w:sz w:val="22"/>
                <w:szCs w:val="22"/>
                <w:highlight w:val="black"/>
              </w:rPr>
              <w:t>(N=</w:t>
            </w:r>
            <w:r w:rsidR="00E33BB6" w:rsidRPr="00616452">
              <w:rPr>
                <w:rFonts w:ascii="Times New Roman" w:hAnsi="Times New Roman" w:cs="Times New Roman"/>
                <w:sz w:val="22"/>
                <w:szCs w:val="22"/>
              </w:rPr>
              <w:t>10,094</w:t>
            </w:r>
            <w:r w:rsidRPr="00616452">
              <w:rPr>
                <w:rFonts w:ascii="Times New Roman" w:hAnsi="Times New Roman" w:cs="Times New Roman"/>
                <w:sz w:val="22"/>
                <w:szCs w:val="22"/>
                <w:highlight w:val="black"/>
              </w:rPr>
              <w:t>)</w:t>
            </w:r>
          </w:p>
        </w:tc>
      </w:tr>
      <w:tr w:rsidR="004A1881" w:rsidRPr="00616452" w14:paraId="02720779" w14:textId="77777777" w:rsidTr="000066BD">
        <w:trPr>
          <w:trHeight w:val="285"/>
        </w:trPr>
        <w:tc>
          <w:tcPr>
            <w:tcW w:w="2894" w:type="dxa"/>
            <w:shd w:val="clear" w:color="auto" w:fill="000000" w:themeFill="text1"/>
            <w:noWrap/>
          </w:tcPr>
          <w:p w14:paraId="35348D6D" w14:textId="77777777" w:rsidR="004A1881" w:rsidRPr="00616452" w:rsidRDefault="004A1881" w:rsidP="00A3323A">
            <w:pPr>
              <w:rPr>
                <w:rFonts w:ascii="Times New Roman" w:hAnsi="Times New Roman" w:cs="Times New Roman"/>
                <w:b/>
                <w:bCs/>
                <w:sz w:val="28"/>
                <w:szCs w:val="28"/>
              </w:rPr>
            </w:pPr>
          </w:p>
        </w:tc>
        <w:tc>
          <w:tcPr>
            <w:tcW w:w="1627" w:type="dxa"/>
            <w:shd w:val="clear" w:color="auto" w:fill="000000" w:themeFill="text1"/>
            <w:noWrap/>
            <w:vAlign w:val="center"/>
          </w:tcPr>
          <w:p w14:paraId="3C226883" w14:textId="7B8E4ABE" w:rsidR="004A1881" w:rsidRPr="00616452" w:rsidRDefault="004A1881" w:rsidP="00A3323A">
            <w:pPr>
              <w:jc w:val="center"/>
              <w:rPr>
                <w:rFonts w:ascii="Times New Roman" w:hAnsi="Times New Roman" w:cs="Times New Roman"/>
                <w:sz w:val="22"/>
                <w:szCs w:val="22"/>
              </w:rPr>
            </w:pPr>
            <w:r w:rsidRPr="00616452">
              <w:rPr>
                <w:rFonts w:ascii="Times New Roman" w:hAnsi="Times New Roman" w:cs="Times New Roman"/>
                <w:sz w:val="22"/>
                <w:szCs w:val="22"/>
              </w:rPr>
              <w:t>N (</w:t>
            </w:r>
            <w:r w:rsidR="00D76C6B" w:rsidRPr="00616452">
              <w:rPr>
                <w:rFonts w:ascii="Times New Roman" w:hAnsi="Times New Roman" w:cs="Times New Roman"/>
                <w:sz w:val="22"/>
                <w:szCs w:val="22"/>
              </w:rPr>
              <w:t>%)</w:t>
            </w:r>
          </w:p>
        </w:tc>
        <w:tc>
          <w:tcPr>
            <w:tcW w:w="1565" w:type="dxa"/>
            <w:shd w:val="clear" w:color="auto" w:fill="000000" w:themeFill="text1"/>
            <w:noWrap/>
            <w:vAlign w:val="center"/>
          </w:tcPr>
          <w:p w14:paraId="0F10423C" w14:textId="1CD64BF2" w:rsidR="004A1881" w:rsidRPr="00616452" w:rsidRDefault="004A1881" w:rsidP="00A3323A">
            <w:pPr>
              <w:jc w:val="center"/>
              <w:rPr>
                <w:rFonts w:ascii="Times New Roman" w:hAnsi="Times New Roman" w:cs="Times New Roman"/>
                <w:sz w:val="22"/>
                <w:szCs w:val="22"/>
              </w:rPr>
            </w:pPr>
            <w:r w:rsidRPr="00616452">
              <w:rPr>
                <w:rFonts w:ascii="Times New Roman" w:hAnsi="Times New Roman" w:cs="Times New Roman"/>
                <w:sz w:val="22"/>
                <w:szCs w:val="22"/>
              </w:rPr>
              <w:t>N (</w:t>
            </w:r>
            <w:r w:rsidR="00D76C6B" w:rsidRPr="00616452">
              <w:rPr>
                <w:rFonts w:ascii="Times New Roman" w:hAnsi="Times New Roman" w:cs="Times New Roman"/>
                <w:sz w:val="22"/>
                <w:szCs w:val="22"/>
              </w:rPr>
              <w:t>%)</w:t>
            </w:r>
          </w:p>
        </w:tc>
        <w:tc>
          <w:tcPr>
            <w:tcW w:w="1566" w:type="dxa"/>
            <w:shd w:val="clear" w:color="auto" w:fill="000000" w:themeFill="text1"/>
            <w:vAlign w:val="center"/>
          </w:tcPr>
          <w:p w14:paraId="7DC9A6B3" w14:textId="642C4320" w:rsidR="004A1881" w:rsidRPr="00616452" w:rsidRDefault="004A1881" w:rsidP="00A3323A">
            <w:pPr>
              <w:jc w:val="center"/>
              <w:rPr>
                <w:rFonts w:ascii="Times New Roman" w:hAnsi="Times New Roman" w:cs="Times New Roman"/>
                <w:sz w:val="22"/>
                <w:szCs w:val="22"/>
              </w:rPr>
            </w:pPr>
            <w:r w:rsidRPr="00616452">
              <w:rPr>
                <w:rFonts w:ascii="Times New Roman" w:hAnsi="Times New Roman" w:cs="Times New Roman"/>
                <w:sz w:val="22"/>
                <w:szCs w:val="22"/>
              </w:rPr>
              <w:t>N (</w:t>
            </w:r>
            <w:r w:rsidR="00D76C6B" w:rsidRPr="00616452">
              <w:rPr>
                <w:rFonts w:ascii="Times New Roman" w:hAnsi="Times New Roman" w:cs="Times New Roman"/>
                <w:sz w:val="22"/>
                <w:szCs w:val="22"/>
              </w:rPr>
              <w:t>%)</w:t>
            </w:r>
          </w:p>
        </w:tc>
        <w:tc>
          <w:tcPr>
            <w:tcW w:w="1569" w:type="dxa"/>
            <w:shd w:val="clear" w:color="auto" w:fill="000000" w:themeFill="text1"/>
            <w:noWrap/>
            <w:vAlign w:val="center"/>
          </w:tcPr>
          <w:p w14:paraId="3C0D15FE" w14:textId="11181605" w:rsidR="004A1881" w:rsidRPr="00616452" w:rsidRDefault="004A1881" w:rsidP="00EA3D40">
            <w:pPr>
              <w:jc w:val="center"/>
              <w:rPr>
                <w:rFonts w:ascii="Times New Roman" w:hAnsi="Times New Roman" w:cs="Times New Roman"/>
                <w:sz w:val="22"/>
                <w:szCs w:val="22"/>
              </w:rPr>
            </w:pPr>
            <w:r w:rsidRPr="00616452">
              <w:rPr>
                <w:rFonts w:ascii="Times New Roman" w:hAnsi="Times New Roman" w:cs="Times New Roman"/>
                <w:sz w:val="22"/>
                <w:szCs w:val="22"/>
              </w:rPr>
              <w:t>N (</w:t>
            </w:r>
            <w:r w:rsidR="00D76C6B" w:rsidRPr="00616452">
              <w:rPr>
                <w:rFonts w:ascii="Times New Roman" w:hAnsi="Times New Roman" w:cs="Times New Roman"/>
                <w:sz w:val="22"/>
                <w:szCs w:val="22"/>
              </w:rPr>
              <w:t>%)</w:t>
            </w:r>
          </w:p>
        </w:tc>
        <w:tc>
          <w:tcPr>
            <w:tcW w:w="1684" w:type="dxa"/>
            <w:shd w:val="clear" w:color="auto" w:fill="000000" w:themeFill="text1"/>
          </w:tcPr>
          <w:p w14:paraId="5D117994" w14:textId="641166CD" w:rsidR="004A1881" w:rsidRPr="00616452" w:rsidRDefault="004A1881" w:rsidP="00A3323A">
            <w:pPr>
              <w:jc w:val="center"/>
              <w:rPr>
                <w:rFonts w:ascii="Times New Roman" w:hAnsi="Times New Roman" w:cs="Times New Roman"/>
                <w:sz w:val="22"/>
                <w:szCs w:val="22"/>
                <w:highlight w:val="black"/>
              </w:rPr>
            </w:pPr>
            <w:r w:rsidRPr="00616452">
              <w:rPr>
                <w:rFonts w:ascii="Times New Roman" w:hAnsi="Times New Roman" w:cs="Times New Roman"/>
                <w:sz w:val="22"/>
                <w:szCs w:val="22"/>
              </w:rPr>
              <w:t>N (</w:t>
            </w:r>
            <w:r w:rsidR="00D76C6B" w:rsidRPr="00616452">
              <w:rPr>
                <w:rFonts w:ascii="Times New Roman" w:hAnsi="Times New Roman" w:cs="Times New Roman"/>
                <w:sz w:val="22"/>
                <w:szCs w:val="22"/>
              </w:rPr>
              <w:t>%)</w:t>
            </w:r>
          </w:p>
        </w:tc>
      </w:tr>
      <w:tr w:rsidR="006876A8" w:rsidRPr="00616452" w14:paraId="6202CE78" w14:textId="77777777" w:rsidTr="000066BD">
        <w:trPr>
          <w:trHeight w:val="285"/>
        </w:trPr>
        <w:tc>
          <w:tcPr>
            <w:tcW w:w="2894" w:type="dxa"/>
            <w:noWrap/>
            <w:vAlign w:val="bottom"/>
          </w:tcPr>
          <w:p w14:paraId="2CFD7D0E" w14:textId="0AA1AE07" w:rsidR="006876A8" w:rsidRPr="00616452" w:rsidRDefault="006876A8" w:rsidP="006876A8">
            <w:pPr>
              <w:rPr>
                <w:rFonts w:ascii="Times New Roman" w:hAnsi="Times New Roman" w:cs="Times New Roman"/>
                <w:i/>
                <w:iCs/>
              </w:rPr>
            </w:pPr>
            <w:r w:rsidRPr="00616452">
              <w:rPr>
                <w:rStyle w:val="Strong"/>
                <w:rFonts w:ascii="Times New Roman" w:hAnsi="Times New Roman" w:cs="Times New Roman"/>
                <w:color w:val="424242"/>
                <w:sz w:val="21"/>
                <w:szCs w:val="21"/>
                <w:bdr w:val="single" w:sz="2" w:space="0" w:color="E3E3E3" w:frame="1"/>
              </w:rPr>
              <w:t>Sex</w:t>
            </w:r>
          </w:p>
        </w:tc>
        <w:tc>
          <w:tcPr>
            <w:tcW w:w="8011" w:type="dxa"/>
            <w:gridSpan w:val="5"/>
            <w:noWrap/>
            <w:vAlign w:val="bottom"/>
          </w:tcPr>
          <w:p w14:paraId="13B3564F" w14:textId="77777777" w:rsidR="006876A8" w:rsidRPr="00616452" w:rsidRDefault="006876A8" w:rsidP="006876A8">
            <w:pPr>
              <w:jc w:val="center"/>
              <w:rPr>
                <w:rFonts w:ascii="Times New Roman" w:hAnsi="Times New Roman" w:cs="Times New Roman"/>
                <w:color w:val="333333"/>
                <w:highlight w:val="black"/>
              </w:rPr>
            </w:pPr>
          </w:p>
        </w:tc>
      </w:tr>
      <w:tr w:rsidR="006876A8" w:rsidRPr="00616452" w14:paraId="2C9539A4" w14:textId="77777777" w:rsidTr="000066BD">
        <w:trPr>
          <w:trHeight w:val="285"/>
        </w:trPr>
        <w:tc>
          <w:tcPr>
            <w:tcW w:w="2894" w:type="dxa"/>
            <w:noWrap/>
            <w:vAlign w:val="bottom"/>
            <w:hideMark/>
          </w:tcPr>
          <w:p w14:paraId="20B7AD29" w14:textId="35B9F3E8" w:rsidR="006876A8" w:rsidRPr="00616452" w:rsidRDefault="00232B01" w:rsidP="006876A8">
            <w:pPr>
              <w:rPr>
                <w:rFonts w:ascii="Times New Roman" w:hAnsi="Times New Roman" w:cs="Times New Roman"/>
                <w:i/>
                <w:iCs/>
              </w:rPr>
            </w:pPr>
            <w:r w:rsidRPr="00616452">
              <w:rPr>
                <w:rFonts w:ascii="Times New Roman" w:hAnsi="Times New Roman" w:cs="Times New Roman"/>
                <w:color w:val="424242"/>
                <w:sz w:val="21"/>
                <w:szCs w:val="21"/>
              </w:rPr>
              <w:t>Male</w:t>
            </w:r>
          </w:p>
        </w:tc>
        <w:tc>
          <w:tcPr>
            <w:tcW w:w="1627" w:type="dxa"/>
            <w:noWrap/>
            <w:vAlign w:val="bottom"/>
            <w:hideMark/>
          </w:tcPr>
          <w:p w14:paraId="417AB006" w14:textId="15BE77E8" w:rsidR="006876A8" w:rsidRPr="000066BD" w:rsidRDefault="00B56688"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3509 (50)</w:t>
            </w:r>
          </w:p>
        </w:tc>
        <w:tc>
          <w:tcPr>
            <w:tcW w:w="1565" w:type="dxa"/>
            <w:noWrap/>
            <w:vAlign w:val="bottom"/>
            <w:hideMark/>
          </w:tcPr>
          <w:p w14:paraId="1ABF9D84" w14:textId="0CA8FB0D" w:rsidR="006876A8" w:rsidRPr="000066BD" w:rsidRDefault="00C41251"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533</w:t>
            </w:r>
            <w:r w:rsidR="006876A8" w:rsidRPr="000066BD">
              <w:rPr>
                <w:rFonts w:ascii="Times New Roman" w:hAnsi="Times New Roman" w:cs="Times New Roman"/>
                <w:color w:val="424242"/>
                <w:sz w:val="20"/>
                <w:szCs w:val="20"/>
              </w:rPr>
              <w:t xml:space="preserve"> (</w:t>
            </w:r>
            <w:r w:rsidRPr="000066BD">
              <w:rPr>
                <w:rFonts w:ascii="Times New Roman" w:hAnsi="Times New Roman" w:cs="Times New Roman"/>
                <w:color w:val="424242"/>
                <w:sz w:val="20"/>
                <w:szCs w:val="20"/>
              </w:rPr>
              <w:t>46.9</w:t>
            </w:r>
            <w:r w:rsidR="00D76C6B" w:rsidRPr="000066BD">
              <w:rPr>
                <w:rFonts w:ascii="Times New Roman" w:hAnsi="Times New Roman" w:cs="Times New Roman"/>
                <w:color w:val="424242"/>
                <w:sz w:val="20"/>
                <w:szCs w:val="20"/>
              </w:rPr>
              <w:t>)</w:t>
            </w:r>
          </w:p>
        </w:tc>
        <w:tc>
          <w:tcPr>
            <w:tcW w:w="1566" w:type="dxa"/>
            <w:vAlign w:val="bottom"/>
          </w:tcPr>
          <w:p w14:paraId="440A816F" w14:textId="653E0AB0" w:rsidR="006876A8" w:rsidRPr="000066BD" w:rsidRDefault="00C41251"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569 (51.5)</w:t>
            </w:r>
          </w:p>
        </w:tc>
        <w:tc>
          <w:tcPr>
            <w:tcW w:w="1569" w:type="dxa"/>
            <w:noWrap/>
            <w:vAlign w:val="bottom"/>
            <w:hideMark/>
          </w:tcPr>
          <w:p w14:paraId="621446CE" w14:textId="0078076A" w:rsidR="006876A8" w:rsidRPr="000066BD" w:rsidRDefault="006876A8"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5</w:t>
            </w:r>
            <w:r w:rsidR="00B56688" w:rsidRPr="000066BD">
              <w:rPr>
                <w:rFonts w:ascii="Times New Roman" w:hAnsi="Times New Roman" w:cs="Times New Roman"/>
                <w:color w:val="424242"/>
                <w:sz w:val="20"/>
                <w:szCs w:val="20"/>
              </w:rPr>
              <w:t>69</w:t>
            </w:r>
            <w:r w:rsidRPr="000066BD">
              <w:rPr>
                <w:rFonts w:ascii="Times New Roman" w:hAnsi="Times New Roman" w:cs="Times New Roman"/>
                <w:color w:val="424242"/>
                <w:sz w:val="20"/>
                <w:szCs w:val="20"/>
              </w:rPr>
              <w:t xml:space="preserve"> (</w:t>
            </w:r>
            <w:r w:rsidR="003954EE" w:rsidRPr="000066BD">
              <w:rPr>
                <w:rFonts w:ascii="Times New Roman" w:hAnsi="Times New Roman" w:cs="Times New Roman"/>
                <w:color w:val="424242"/>
                <w:sz w:val="20"/>
                <w:szCs w:val="20"/>
              </w:rPr>
              <w:t>46.7</w:t>
            </w:r>
            <w:r w:rsidR="00D76C6B" w:rsidRPr="000066BD">
              <w:rPr>
                <w:rFonts w:ascii="Times New Roman" w:hAnsi="Times New Roman" w:cs="Times New Roman"/>
                <w:color w:val="424242"/>
                <w:sz w:val="20"/>
                <w:szCs w:val="20"/>
              </w:rPr>
              <w:t>)</w:t>
            </w:r>
          </w:p>
        </w:tc>
        <w:tc>
          <w:tcPr>
            <w:tcW w:w="1684" w:type="dxa"/>
            <w:vAlign w:val="bottom"/>
          </w:tcPr>
          <w:p w14:paraId="3EED319D" w14:textId="459B3CFD" w:rsidR="006876A8" w:rsidRPr="000066BD" w:rsidRDefault="00B56688" w:rsidP="006876A8">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 xml:space="preserve">4,954 </w:t>
            </w:r>
            <w:r w:rsidR="006876A8" w:rsidRPr="000066BD">
              <w:rPr>
                <w:rFonts w:ascii="Times New Roman" w:hAnsi="Times New Roman" w:cs="Times New Roman"/>
                <w:color w:val="424242"/>
                <w:sz w:val="20"/>
                <w:szCs w:val="20"/>
              </w:rPr>
              <w:t>(</w:t>
            </w:r>
            <w:r w:rsidR="003954EE" w:rsidRPr="000066BD">
              <w:rPr>
                <w:rFonts w:ascii="Times New Roman" w:hAnsi="Times New Roman" w:cs="Times New Roman"/>
                <w:color w:val="424242"/>
                <w:sz w:val="20"/>
                <w:szCs w:val="20"/>
              </w:rPr>
              <w:t>49</w:t>
            </w:r>
            <w:r w:rsidR="00232B01" w:rsidRPr="000066BD">
              <w:rPr>
                <w:rFonts w:ascii="Times New Roman" w:hAnsi="Times New Roman" w:cs="Times New Roman"/>
                <w:color w:val="424242"/>
                <w:sz w:val="20"/>
                <w:szCs w:val="20"/>
              </w:rPr>
              <w:t>.</w:t>
            </w:r>
            <w:ins w:id="0" w:author="Nickelberry, Marshae" w:date="2026-01-15T19:06:00Z" w16du:dateUtc="2026-01-16T00:06:00Z">
              <w:r w:rsidR="003B728F">
                <w:rPr>
                  <w:rFonts w:ascii="Times New Roman" w:hAnsi="Times New Roman" w:cs="Times New Roman"/>
                  <w:color w:val="424242"/>
                  <w:sz w:val="20"/>
                  <w:szCs w:val="20"/>
                </w:rPr>
                <w:t>1</w:t>
              </w:r>
            </w:ins>
            <w:del w:id="1" w:author="Nickelberry, Marshae" w:date="2026-01-15T19:06:00Z" w16du:dateUtc="2026-01-16T00:06:00Z">
              <w:r w:rsidR="00232B01" w:rsidRPr="000066BD" w:rsidDel="003B728F">
                <w:rPr>
                  <w:rFonts w:ascii="Times New Roman" w:hAnsi="Times New Roman" w:cs="Times New Roman"/>
                  <w:color w:val="424242"/>
                  <w:sz w:val="20"/>
                  <w:szCs w:val="20"/>
                </w:rPr>
                <w:delText>1</w:delText>
              </w:r>
            </w:del>
            <w:r w:rsidR="00D76C6B" w:rsidRPr="000066BD">
              <w:rPr>
                <w:rFonts w:ascii="Times New Roman" w:hAnsi="Times New Roman" w:cs="Times New Roman"/>
                <w:color w:val="424242"/>
                <w:sz w:val="20"/>
                <w:szCs w:val="20"/>
              </w:rPr>
              <w:t>)</w:t>
            </w:r>
          </w:p>
        </w:tc>
      </w:tr>
      <w:tr w:rsidR="006876A8" w:rsidRPr="00616452" w14:paraId="7133CC72" w14:textId="77777777" w:rsidTr="000066BD">
        <w:trPr>
          <w:trHeight w:val="285"/>
        </w:trPr>
        <w:tc>
          <w:tcPr>
            <w:tcW w:w="2894" w:type="dxa"/>
            <w:noWrap/>
            <w:vAlign w:val="bottom"/>
            <w:hideMark/>
          </w:tcPr>
          <w:p w14:paraId="73D107BD" w14:textId="144CC32F" w:rsidR="006876A8" w:rsidRPr="00616452" w:rsidRDefault="00232B01" w:rsidP="006876A8">
            <w:pPr>
              <w:rPr>
                <w:rFonts w:ascii="Times New Roman" w:hAnsi="Times New Roman" w:cs="Times New Roman"/>
                <w:i/>
                <w:iCs/>
              </w:rPr>
            </w:pPr>
            <w:r w:rsidRPr="00616452">
              <w:rPr>
                <w:rFonts w:ascii="Times New Roman" w:hAnsi="Times New Roman" w:cs="Times New Roman"/>
                <w:color w:val="424242"/>
                <w:sz w:val="21"/>
                <w:szCs w:val="21"/>
              </w:rPr>
              <w:t>Female</w:t>
            </w:r>
          </w:p>
        </w:tc>
        <w:tc>
          <w:tcPr>
            <w:tcW w:w="1627" w:type="dxa"/>
            <w:noWrap/>
            <w:vAlign w:val="bottom"/>
            <w:hideMark/>
          </w:tcPr>
          <w:p w14:paraId="3522E295" w14:textId="470AB275" w:rsidR="006876A8" w:rsidRPr="000066BD" w:rsidRDefault="00CA2B67"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3,510 (50.0)</w:t>
            </w:r>
          </w:p>
        </w:tc>
        <w:tc>
          <w:tcPr>
            <w:tcW w:w="1565" w:type="dxa"/>
            <w:noWrap/>
            <w:vAlign w:val="bottom"/>
            <w:hideMark/>
          </w:tcPr>
          <w:p w14:paraId="165B50F6" w14:textId="49B3E755" w:rsidR="006876A8" w:rsidRPr="000066BD" w:rsidRDefault="00CA2B67"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603 (53.1)</w:t>
            </w:r>
          </w:p>
        </w:tc>
        <w:tc>
          <w:tcPr>
            <w:tcW w:w="1566" w:type="dxa"/>
            <w:vAlign w:val="bottom"/>
          </w:tcPr>
          <w:p w14:paraId="483DB73F" w14:textId="182CE063" w:rsidR="006876A8" w:rsidRPr="000066BD" w:rsidRDefault="00CA2B67"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649</w:t>
            </w:r>
            <w:r w:rsidR="006876A8" w:rsidRPr="000066BD">
              <w:rPr>
                <w:rFonts w:ascii="Times New Roman" w:hAnsi="Times New Roman" w:cs="Times New Roman"/>
                <w:color w:val="424242"/>
                <w:sz w:val="20"/>
                <w:szCs w:val="20"/>
              </w:rPr>
              <w:t xml:space="preserve"> (</w:t>
            </w:r>
            <w:r w:rsidRPr="000066BD">
              <w:rPr>
                <w:rFonts w:ascii="Times New Roman" w:hAnsi="Times New Roman" w:cs="Times New Roman"/>
                <w:color w:val="424242"/>
                <w:sz w:val="20"/>
                <w:szCs w:val="20"/>
              </w:rPr>
              <w:t>53.</w:t>
            </w:r>
            <w:r w:rsidR="00B936ED" w:rsidRPr="000066BD">
              <w:rPr>
                <w:rFonts w:ascii="Times New Roman" w:hAnsi="Times New Roman" w:cs="Times New Roman"/>
                <w:color w:val="424242"/>
                <w:sz w:val="20"/>
                <w:szCs w:val="20"/>
              </w:rPr>
              <w:t>3</w:t>
            </w:r>
            <w:r w:rsidR="00D76C6B" w:rsidRPr="000066BD">
              <w:rPr>
                <w:rFonts w:ascii="Times New Roman" w:hAnsi="Times New Roman" w:cs="Times New Roman"/>
                <w:color w:val="424242"/>
                <w:sz w:val="20"/>
                <w:szCs w:val="20"/>
              </w:rPr>
              <w:t>)</w:t>
            </w:r>
          </w:p>
        </w:tc>
        <w:tc>
          <w:tcPr>
            <w:tcW w:w="1569" w:type="dxa"/>
            <w:noWrap/>
            <w:vAlign w:val="bottom"/>
            <w:hideMark/>
          </w:tcPr>
          <w:p w14:paraId="02ABC97A" w14:textId="17C1148C" w:rsidR="006876A8" w:rsidRPr="000066BD" w:rsidRDefault="00B936ED"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378 (52.4)</w:t>
            </w:r>
          </w:p>
        </w:tc>
        <w:tc>
          <w:tcPr>
            <w:tcW w:w="1684" w:type="dxa"/>
            <w:vAlign w:val="bottom"/>
          </w:tcPr>
          <w:p w14:paraId="135CFBC7" w14:textId="22FB2DDC" w:rsidR="006876A8" w:rsidRPr="000066BD" w:rsidRDefault="00232B01" w:rsidP="006876A8">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5,140 (5</w:t>
            </w:r>
            <w:ins w:id="2" w:author="Nickelberry, Marshae" w:date="2026-01-15T19:06:00Z" w16du:dateUtc="2026-01-16T00:06:00Z">
              <w:r w:rsidR="003B728F">
                <w:rPr>
                  <w:rFonts w:ascii="Times New Roman" w:hAnsi="Times New Roman" w:cs="Times New Roman"/>
                  <w:color w:val="424242"/>
                  <w:sz w:val="20"/>
                  <w:szCs w:val="20"/>
                </w:rPr>
                <w:t>0.9)</w:t>
              </w:r>
            </w:ins>
            <w:del w:id="3" w:author="Nickelberry, Marshae" w:date="2026-01-15T18:46:00Z" w16du:dateUtc="2026-01-15T23:46:00Z">
              <w:r w:rsidRPr="000066BD" w:rsidDel="00F324AA">
                <w:rPr>
                  <w:rFonts w:ascii="Times New Roman" w:hAnsi="Times New Roman" w:cs="Times New Roman"/>
                  <w:color w:val="424242"/>
                  <w:sz w:val="20"/>
                  <w:szCs w:val="20"/>
                </w:rPr>
                <w:delText>0.9</w:delText>
              </w:r>
            </w:del>
            <w:r w:rsidRPr="000066BD">
              <w:rPr>
                <w:rFonts w:ascii="Times New Roman" w:hAnsi="Times New Roman" w:cs="Times New Roman"/>
                <w:color w:val="424242"/>
                <w:sz w:val="20"/>
                <w:szCs w:val="20"/>
              </w:rPr>
              <w:t>)</w:t>
            </w:r>
          </w:p>
        </w:tc>
      </w:tr>
      <w:tr w:rsidR="00056FBC" w:rsidRPr="00616452" w14:paraId="686DB19A" w14:textId="77777777" w:rsidTr="000066BD">
        <w:trPr>
          <w:trHeight w:val="285"/>
        </w:trPr>
        <w:tc>
          <w:tcPr>
            <w:tcW w:w="2894" w:type="dxa"/>
            <w:noWrap/>
            <w:vAlign w:val="bottom"/>
          </w:tcPr>
          <w:p w14:paraId="7F4F500A" w14:textId="19FE43DD" w:rsidR="00056FBC" w:rsidRPr="00616452" w:rsidRDefault="00056FBC" w:rsidP="00056FBC">
            <w:pPr>
              <w:rPr>
                <w:rFonts w:ascii="Times New Roman" w:hAnsi="Times New Roman" w:cs="Times New Roman"/>
                <w:i/>
                <w:iCs/>
              </w:rPr>
            </w:pPr>
            <w:r w:rsidRPr="00616452">
              <w:rPr>
                <w:rStyle w:val="Strong"/>
                <w:rFonts w:ascii="Times New Roman" w:hAnsi="Times New Roman" w:cs="Times New Roman"/>
                <w:color w:val="424242"/>
                <w:sz w:val="21"/>
                <w:szCs w:val="21"/>
                <w:bdr w:val="single" w:sz="2" w:space="0" w:color="E3E3E3" w:frame="1"/>
              </w:rPr>
              <w:t>Age (years)</w:t>
            </w:r>
          </w:p>
        </w:tc>
        <w:tc>
          <w:tcPr>
            <w:tcW w:w="1627" w:type="dxa"/>
            <w:noWrap/>
            <w:vAlign w:val="bottom"/>
          </w:tcPr>
          <w:p w14:paraId="20BE9442" w14:textId="49308AA6" w:rsidR="00056FBC" w:rsidRPr="000066BD" w:rsidRDefault="00056FBC" w:rsidP="00056FBC">
            <w:pPr>
              <w:jc w:val="center"/>
              <w:rPr>
                <w:rFonts w:ascii="Times New Roman" w:hAnsi="Times New Roman" w:cs="Times New Roman"/>
                <w:color w:val="424242"/>
                <w:sz w:val="20"/>
                <w:szCs w:val="20"/>
              </w:rPr>
            </w:pPr>
            <w:r w:rsidRPr="000066BD">
              <w:rPr>
                <w:rFonts w:ascii="Times New Roman" w:hAnsi="Times New Roman" w:cs="Times New Roman"/>
                <w:color w:val="424242"/>
                <w:sz w:val="20"/>
                <w:szCs w:val="20"/>
              </w:rPr>
              <w:t>49 (19)</w:t>
            </w:r>
          </w:p>
        </w:tc>
        <w:tc>
          <w:tcPr>
            <w:tcW w:w="1565" w:type="dxa"/>
            <w:noWrap/>
            <w:vAlign w:val="bottom"/>
          </w:tcPr>
          <w:p w14:paraId="4A4A6EC9" w14:textId="071C7E1B" w:rsidR="00056FBC" w:rsidRPr="000066BD" w:rsidRDefault="00056FBC" w:rsidP="00056FBC">
            <w:pPr>
              <w:jc w:val="center"/>
              <w:rPr>
                <w:rFonts w:ascii="Times New Roman" w:hAnsi="Times New Roman" w:cs="Times New Roman"/>
                <w:color w:val="424242"/>
                <w:sz w:val="20"/>
                <w:szCs w:val="20"/>
              </w:rPr>
            </w:pPr>
            <w:r w:rsidRPr="000066BD">
              <w:rPr>
                <w:rFonts w:ascii="Times New Roman" w:hAnsi="Times New Roman" w:cs="Times New Roman"/>
                <w:color w:val="424242"/>
                <w:sz w:val="20"/>
                <w:szCs w:val="20"/>
              </w:rPr>
              <w:t>42 (18)</w:t>
            </w:r>
          </w:p>
        </w:tc>
        <w:tc>
          <w:tcPr>
            <w:tcW w:w="1566" w:type="dxa"/>
            <w:vAlign w:val="bottom"/>
          </w:tcPr>
          <w:p w14:paraId="2488E173" w14:textId="6B1E75D9" w:rsidR="00056FBC" w:rsidRPr="000066BD" w:rsidRDefault="00056FBC" w:rsidP="00056FBC">
            <w:pPr>
              <w:jc w:val="center"/>
              <w:rPr>
                <w:rFonts w:ascii="Times New Roman" w:hAnsi="Times New Roman" w:cs="Times New Roman"/>
                <w:color w:val="424242"/>
                <w:sz w:val="20"/>
                <w:szCs w:val="20"/>
              </w:rPr>
            </w:pPr>
            <w:r w:rsidRPr="000066BD">
              <w:rPr>
                <w:rFonts w:ascii="Times New Roman" w:hAnsi="Times New Roman" w:cs="Times New Roman"/>
                <w:color w:val="424242"/>
                <w:sz w:val="20"/>
                <w:szCs w:val="20"/>
              </w:rPr>
              <w:t>42 (17)</w:t>
            </w:r>
          </w:p>
        </w:tc>
        <w:tc>
          <w:tcPr>
            <w:tcW w:w="1569" w:type="dxa"/>
            <w:noWrap/>
            <w:vAlign w:val="bottom"/>
          </w:tcPr>
          <w:p w14:paraId="323DB6BF" w14:textId="0A9BEDD6" w:rsidR="00056FBC" w:rsidRPr="000066BD" w:rsidRDefault="00056FBC" w:rsidP="00056FBC">
            <w:pPr>
              <w:jc w:val="center"/>
              <w:rPr>
                <w:rFonts w:ascii="Times New Roman" w:hAnsi="Times New Roman" w:cs="Times New Roman"/>
                <w:color w:val="424242"/>
                <w:sz w:val="20"/>
                <w:szCs w:val="20"/>
              </w:rPr>
            </w:pPr>
            <w:r w:rsidRPr="000066BD">
              <w:rPr>
                <w:rFonts w:ascii="Times New Roman" w:hAnsi="Times New Roman" w:cs="Times New Roman"/>
                <w:color w:val="424242"/>
                <w:sz w:val="20"/>
                <w:szCs w:val="20"/>
              </w:rPr>
              <w:t>42 (16)</w:t>
            </w:r>
          </w:p>
        </w:tc>
        <w:tc>
          <w:tcPr>
            <w:tcW w:w="1684" w:type="dxa"/>
            <w:vAlign w:val="bottom"/>
          </w:tcPr>
          <w:p w14:paraId="0498792F" w14:textId="1AFFE2B7" w:rsidR="00056FBC" w:rsidRPr="000066BD" w:rsidRDefault="00056FBC" w:rsidP="00056FBC">
            <w:pPr>
              <w:jc w:val="center"/>
              <w:rPr>
                <w:rFonts w:ascii="Times New Roman" w:hAnsi="Times New Roman" w:cs="Times New Roman"/>
                <w:color w:val="424242"/>
                <w:sz w:val="20"/>
                <w:szCs w:val="20"/>
              </w:rPr>
            </w:pPr>
            <w:r w:rsidRPr="000066BD">
              <w:rPr>
                <w:rFonts w:ascii="Times New Roman" w:hAnsi="Times New Roman" w:cs="Times New Roman"/>
                <w:color w:val="424242"/>
                <w:sz w:val="20"/>
                <w:szCs w:val="20"/>
              </w:rPr>
              <w:t>47 (19)</w:t>
            </w:r>
          </w:p>
        </w:tc>
      </w:tr>
      <w:tr w:rsidR="006876A8" w:rsidRPr="00616452" w14:paraId="2F701AC7" w14:textId="77777777" w:rsidTr="000066BD">
        <w:trPr>
          <w:trHeight w:val="285"/>
        </w:trPr>
        <w:tc>
          <w:tcPr>
            <w:tcW w:w="2894" w:type="dxa"/>
            <w:noWrap/>
            <w:vAlign w:val="bottom"/>
          </w:tcPr>
          <w:p w14:paraId="5E4DCCA3" w14:textId="2D23549C" w:rsidR="006876A8" w:rsidRPr="00616452" w:rsidRDefault="006876A8" w:rsidP="006876A8">
            <w:pPr>
              <w:rPr>
                <w:rFonts w:ascii="Times New Roman" w:hAnsi="Times New Roman" w:cs="Times New Roman"/>
                <w:i/>
                <w:iCs/>
                <w:color w:val="000000"/>
              </w:rPr>
            </w:pPr>
            <w:r w:rsidRPr="00616452">
              <w:rPr>
                <w:rStyle w:val="Strong"/>
                <w:rFonts w:ascii="Times New Roman" w:hAnsi="Times New Roman" w:cs="Times New Roman"/>
                <w:color w:val="424242"/>
                <w:sz w:val="21"/>
                <w:szCs w:val="21"/>
                <w:bdr w:val="single" w:sz="2" w:space="0" w:color="E3E3E3" w:frame="1"/>
              </w:rPr>
              <w:t>Race/Ethnicity</w:t>
            </w:r>
          </w:p>
        </w:tc>
        <w:tc>
          <w:tcPr>
            <w:tcW w:w="8011" w:type="dxa"/>
            <w:gridSpan w:val="5"/>
            <w:noWrap/>
            <w:vAlign w:val="bottom"/>
          </w:tcPr>
          <w:p w14:paraId="69B06719" w14:textId="77777777" w:rsidR="006876A8" w:rsidRPr="00616452" w:rsidRDefault="006876A8" w:rsidP="006876A8">
            <w:pPr>
              <w:jc w:val="center"/>
              <w:rPr>
                <w:rFonts w:ascii="Times New Roman" w:hAnsi="Times New Roman" w:cs="Times New Roman"/>
                <w:color w:val="333333"/>
              </w:rPr>
            </w:pPr>
          </w:p>
        </w:tc>
      </w:tr>
      <w:tr w:rsidR="006876A8" w:rsidRPr="00616452" w14:paraId="68D1DBD4" w14:textId="77777777" w:rsidTr="00DC54CC">
        <w:trPr>
          <w:trHeight w:val="476"/>
        </w:trPr>
        <w:tc>
          <w:tcPr>
            <w:tcW w:w="2894" w:type="dxa"/>
            <w:noWrap/>
            <w:vAlign w:val="bottom"/>
            <w:hideMark/>
          </w:tcPr>
          <w:p w14:paraId="7ABFFEF5" w14:textId="08E3020F" w:rsidR="006876A8" w:rsidRPr="00616452" w:rsidRDefault="006876A8" w:rsidP="006876A8">
            <w:pPr>
              <w:rPr>
                <w:rFonts w:ascii="Times New Roman" w:hAnsi="Times New Roman" w:cs="Times New Roman"/>
                <w:i/>
                <w:iCs/>
              </w:rPr>
            </w:pPr>
            <w:r w:rsidRPr="00616452">
              <w:rPr>
                <w:rFonts w:ascii="Times New Roman" w:hAnsi="Times New Roman" w:cs="Times New Roman"/>
                <w:color w:val="424242"/>
                <w:sz w:val="21"/>
                <w:szCs w:val="21"/>
              </w:rPr>
              <w:t>NH White</w:t>
            </w:r>
          </w:p>
        </w:tc>
        <w:tc>
          <w:tcPr>
            <w:tcW w:w="1627" w:type="dxa"/>
            <w:noWrap/>
            <w:vAlign w:val="bottom"/>
            <w:hideMark/>
          </w:tcPr>
          <w:p w14:paraId="32A505D3" w14:textId="7E40A947" w:rsidR="006876A8" w:rsidRPr="000066BD" w:rsidRDefault="00B60A3C"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3,412</w:t>
            </w:r>
            <w:r w:rsidR="006876A8" w:rsidRPr="000066BD">
              <w:rPr>
                <w:rFonts w:ascii="Times New Roman" w:hAnsi="Times New Roman" w:cs="Times New Roman"/>
                <w:color w:val="424242"/>
                <w:sz w:val="20"/>
                <w:szCs w:val="20"/>
              </w:rPr>
              <w:t xml:space="preserve"> (4</w:t>
            </w:r>
            <w:r w:rsidRPr="000066BD">
              <w:rPr>
                <w:rFonts w:ascii="Times New Roman" w:hAnsi="Times New Roman" w:cs="Times New Roman"/>
                <w:color w:val="424242"/>
                <w:sz w:val="20"/>
                <w:szCs w:val="20"/>
              </w:rPr>
              <w:t>8</w:t>
            </w:r>
            <w:r w:rsidR="006876A8" w:rsidRPr="000066BD">
              <w:rPr>
                <w:rFonts w:ascii="Times New Roman" w:hAnsi="Times New Roman" w:cs="Times New Roman"/>
                <w:color w:val="424242"/>
                <w:sz w:val="20"/>
                <w:szCs w:val="20"/>
              </w:rPr>
              <w:t>.</w:t>
            </w:r>
            <w:r w:rsidR="00522C91" w:rsidRPr="000066BD">
              <w:rPr>
                <w:rFonts w:ascii="Times New Roman" w:hAnsi="Times New Roman" w:cs="Times New Roman"/>
                <w:color w:val="424242"/>
                <w:sz w:val="20"/>
                <w:szCs w:val="20"/>
              </w:rPr>
              <w:t>6</w:t>
            </w:r>
            <w:r w:rsidR="00D76C6B" w:rsidRPr="000066BD">
              <w:rPr>
                <w:rFonts w:ascii="Times New Roman" w:hAnsi="Times New Roman" w:cs="Times New Roman"/>
                <w:color w:val="424242"/>
                <w:sz w:val="20"/>
                <w:szCs w:val="20"/>
              </w:rPr>
              <w:t>)</w:t>
            </w:r>
          </w:p>
        </w:tc>
        <w:tc>
          <w:tcPr>
            <w:tcW w:w="1565" w:type="dxa"/>
            <w:noWrap/>
            <w:vAlign w:val="bottom"/>
            <w:hideMark/>
          </w:tcPr>
          <w:p w14:paraId="7FDD3D33" w14:textId="56445593" w:rsidR="006876A8" w:rsidRPr="000066BD" w:rsidRDefault="00522C91"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345</w:t>
            </w:r>
            <w:r w:rsidR="006876A8" w:rsidRPr="000066BD">
              <w:rPr>
                <w:rFonts w:ascii="Times New Roman" w:hAnsi="Times New Roman" w:cs="Times New Roman"/>
                <w:color w:val="424242"/>
                <w:sz w:val="20"/>
                <w:szCs w:val="20"/>
              </w:rPr>
              <w:t xml:space="preserve"> (30.</w:t>
            </w:r>
            <w:r w:rsidRPr="000066BD">
              <w:rPr>
                <w:rFonts w:ascii="Times New Roman" w:hAnsi="Times New Roman" w:cs="Times New Roman"/>
                <w:color w:val="424242"/>
                <w:sz w:val="20"/>
                <w:szCs w:val="20"/>
              </w:rPr>
              <w:t>4</w:t>
            </w:r>
            <w:r w:rsidR="00D76C6B" w:rsidRPr="000066BD">
              <w:rPr>
                <w:rFonts w:ascii="Times New Roman" w:hAnsi="Times New Roman" w:cs="Times New Roman"/>
                <w:color w:val="424242"/>
                <w:sz w:val="20"/>
                <w:szCs w:val="20"/>
              </w:rPr>
              <w:t>)</w:t>
            </w:r>
          </w:p>
        </w:tc>
        <w:tc>
          <w:tcPr>
            <w:tcW w:w="1566" w:type="dxa"/>
            <w:vAlign w:val="bottom"/>
          </w:tcPr>
          <w:p w14:paraId="6581CDA7" w14:textId="0FB7286B" w:rsidR="006876A8" w:rsidRPr="000066BD" w:rsidRDefault="00522C91"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318</w:t>
            </w:r>
            <w:r w:rsidR="006876A8" w:rsidRPr="000066BD">
              <w:rPr>
                <w:rFonts w:ascii="Times New Roman" w:hAnsi="Times New Roman" w:cs="Times New Roman"/>
                <w:color w:val="424242"/>
                <w:sz w:val="20"/>
                <w:szCs w:val="20"/>
              </w:rPr>
              <w:t xml:space="preserve"> (26.</w:t>
            </w:r>
            <w:r w:rsidRPr="000066BD">
              <w:rPr>
                <w:rFonts w:ascii="Times New Roman" w:hAnsi="Times New Roman" w:cs="Times New Roman"/>
                <w:color w:val="424242"/>
                <w:sz w:val="20"/>
                <w:szCs w:val="20"/>
              </w:rPr>
              <w:t>1</w:t>
            </w:r>
            <w:r w:rsidR="00D76C6B" w:rsidRPr="000066BD">
              <w:rPr>
                <w:rFonts w:ascii="Times New Roman" w:hAnsi="Times New Roman" w:cs="Times New Roman"/>
                <w:color w:val="424242"/>
                <w:sz w:val="20"/>
                <w:szCs w:val="20"/>
              </w:rPr>
              <w:t>)</w:t>
            </w:r>
          </w:p>
        </w:tc>
        <w:tc>
          <w:tcPr>
            <w:tcW w:w="1569" w:type="dxa"/>
            <w:noWrap/>
            <w:vAlign w:val="bottom"/>
            <w:hideMark/>
          </w:tcPr>
          <w:p w14:paraId="3FBB70E3" w14:textId="3CCCDF75" w:rsidR="006876A8" w:rsidRPr="000066BD" w:rsidRDefault="00B225A3"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250</w:t>
            </w:r>
            <w:r w:rsidR="006876A8" w:rsidRPr="000066BD">
              <w:rPr>
                <w:rFonts w:ascii="Times New Roman" w:hAnsi="Times New Roman" w:cs="Times New Roman"/>
                <w:color w:val="424242"/>
                <w:sz w:val="20"/>
                <w:szCs w:val="20"/>
              </w:rPr>
              <w:t xml:space="preserve"> (</w:t>
            </w:r>
            <w:r w:rsidRPr="000066BD">
              <w:rPr>
                <w:rFonts w:ascii="Times New Roman" w:hAnsi="Times New Roman" w:cs="Times New Roman"/>
                <w:color w:val="424242"/>
                <w:sz w:val="20"/>
                <w:szCs w:val="20"/>
              </w:rPr>
              <w:t>34.7</w:t>
            </w:r>
            <w:r w:rsidR="00D76C6B" w:rsidRPr="000066BD">
              <w:rPr>
                <w:rFonts w:ascii="Times New Roman" w:hAnsi="Times New Roman" w:cs="Times New Roman"/>
                <w:color w:val="424242"/>
                <w:sz w:val="20"/>
                <w:szCs w:val="20"/>
              </w:rPr>
              <w:t>)</w:t>
            </w:r>
          </w:p>
        </w:tc>
        <w:tc>
          <w:tcPr>
            <w:tcW w:w="1684" w:type="dxa"/>
            <w:vAlign w:val="bottom"/>
          </w:tcPr>
          <w:p w14:paraId="14E6798D" w14:textId="391E2506" w:rsidR="006876A8" w:rsidRPr="000066BD" w:rsidRDefault="00056FBC" w:rsidP="006876A8">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4,325 (42.8)</w:t>
            </w:r>
          </w:p>
        </w:tc>
      </w:tr>
      <w:tr w:rsidR="00147D74" w:rsidRPr="00616452" w14:paraId="29B56D8F" w14:textId="77777777" w:rsidTr="000066BD">
        <w:trPr>
          <w:trHeight w:val="285"/>
        </w:trPr>
        <w:tc>
          <w:tcPr>
            <w:tcW w:w="2894" w:type="dxa"/>
            <w:noWrap/>
            <w:vAlign w:val="bottom"/>
            <w:hideMark/>
          </w:tcPr>
          <w:p w14:paraId="55EB4A67" w14:textId="1A445382" w:rsidR="00147D74" w:rsidRPr="00704656" w:rsidRDefault="00147D74" w:rsidP="00147D74">
            <w:pPr>
              <w:rPr>
                <w:rFonts w:ascii="Times New Roman" w:hAnsi="Times New Roman" w:cs="Times New Roman"/>
                <w:b/>
                <w:bCs/>
                <w:i/>
                <w:iCs/>
              </w:rPr>
            </w:pPr>
            <w:r w:rsidRPr="00704656">
              <w:rPr>
                <w:rFonts w:ascii="Times New Roman" w:hAnsi="Times New Roman" w:cs="Times New Roman"/>
                <w:b/>
                <w:bCs/>
                <w:color w:val="424242"/>
                <w:sz w:val="21"/>
                <w:szCs w:val="21"/>
              </w:rPr>
              <w:t>NH Black</w:t>
            </w:r>
          </w:p>
        </w:tc>
        <w:tc>
          <w:tcPr>
            <w:tcW w:w="1627" w:type="dxa"/>
            <w:noWrap/>
            <w:vAlign w:val="bottom"/>
            <w:hideMark/>
          </w:tcPr>
          <w:p w14:paraId="3E922AF5" w14:textId="56217213"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1,441 (20.5)</w:t>
            </w:r>
          </w:p>
        </w:tc>
        <w:tc>
          <w:tcPr>
            <w:tcW w:w="1565" w:type="dxa"/>
            <w:noWrap/>
            <w:vAlign w:val="bottom"/>
            <w:hideMark/>
          </w:tcPr>
          <w:p w14:paraId="0886D52B" w14:textId="23247664"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297 (26.1)</w:t>
            </w:r>
          </w:p>
        </w:tc>
        <w:tc>
          <w:tcPr>
            <w:tcW w:w="1566" w:type="dxa"/>
            <w:vAlign w:val="bottom"/>
          </w:tcPr>
          <w:p w14:paraId="37AC9622" w14:textId="209D46B7" w:rsidR="00147D74" w:rsidRPr="00704656" w:rsidRDefault="00147D74" w:rsidP="00147D74">
            <w:pPr>
              <w:jc w:val="center"/>
              <w:rPr>
                <w:rFonts w:ascii="Times New Roman" w:hAnsi="Times New Roman" w:cs="Times New Roman"/>
                <w:b/>
                <w:bCs/>
                <w:sz w:val="20"/>
                <w:szCs w:val="20"/>
              </w:rPr>
            </w:pPr>
            <w:r w:rsidRPr="00704656">
              <w:rPr>
                <w:rFonts w:ascii="Times New Roman" w:hAnsi="Times New Roman" w:cs="Times New Roman"/>
                <w:b/>
                <w:bCs/>
                <w:color w:val="424242"/>
                <w:sz w:val="20"/>
                <w:szCs w:val="20"/>
              </w:rPr>
              <w:t>331 (2</w:t>
            </w:r>
            <w:r w:rsidR="007C4A11" w:rsidRPr="00704656">
              <w:rPr>
                <w:rFonts w:ascii="Times New Roman" w:hAnsi="Times New Roman" w:cs="Times New Roman"/>
                <w:b/>
                <w:bCs/>
                <w:color w:val="424242"/>
                <w:sz w:val="20"/>
                <w:szCs w:val="20"/>
              </w:rPr>
              <w:t>7</w:t>
            </w:r>
            <w:r w:rsidRPr="00704656">
              <w:rPr>
                <w:rFonts w:ascii="Times New Roman" w:hAnsi="Times New Roman" w:cs="Times New Roman"/>
                <w:b/>
                <w:bCs/>
                <w:color w:val="424242"/>
                <w:sz w:val="20"/>
                <w:szCs w:val="20"/>
              </w:rPr>
              <w:t>.</w:t>
            </w:r>
            <w:r w:rsidR="007C4A11" w:rsidRPr="00704656">
              <w:rPr>
                <w:rFonts w:ascii="Times New Roman" w:hAnsi="Times New Roman" w:cs="Times New Roman"/>
                <w:b/>
                <w:bCs/>
                <w:color w:val="424242"/>
                <w:sz w:val="20"/>
                <w:szCs w:val="20"/>
              </w:rPr>
              <w:t>2</w:t>
            </w:r>
            <w:r w:rsidRPr="00704656">
              <w:rPr>
                <w:rFonts w:ascii="Times New Roman" w:hAnsi="Times New Roman" w:cs="Times New Roman"/>
                <w:b/>
                <w:bCs/>
                <w:color w:val="424242"/>
                <w:sz w:val="20"/>
                <w:szCs w:val="20"/>
              </w:rPr>
              <w:t>)</w:t>
            </w:r>
          </w:p>
        </w:tc>
        <w:tc>
          <w:tcPr>
            <w:tcW w:w="1569" w:type="dxa"/>
            <w:noWrap/>
            <w:vAlign w:val="bottom"/>
            <w:hideMark/>
          </w:tcPr>
          <w:p w14:paraId="73086313" w14:textId="0A18B89A" w:rsidR="00147D74" w:rsidRPr="000066BD" w:rsidRDefault="00CF4F7D"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194</w:t>
            </w:r>
            <w:r w:rsidR="00147D74" w:rsidRPr="000066BD">
              <w:rPr>
                <w:rFonts w:ascii="Times New Roman" w:hAnsi="Times New Roman" w:cs="Times New Roman"/>
                <w:color w:val="424242"/>
                <w:sz w:val="20"/>
                <w:szCs w:val="20"/>
              </w:rPr>
              <w:t xml:space="preserve"> (26.9)</w:t>
            </w:r>
          </w:p>
        </w:tc>
        <w:tc>
          <w:tcPr>
            <w:tcW w:w="1684" w:type="dxa"/>
            <w:vAlign w:val="bottom"/>
          </w:tcPr>
          <w:p w14:paraId="23CDD01B" w14:textId="5A0BE09B" w:rsidR="00147D74" w:rsidRPr="000066BD" w:rsidRDefault="00147D74" w:rsidP="00147D74">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2,263 (22.4)</w:t>
            </w:r>
          </w:p>
        </w:tc>
      </w:tr>
      <w:tr w:rsidR="00147D74" w:rsidRPr="00616452" w14:paraId="0389DA13" w14:textId="77777777" w:rsidTr="000066BD">
        <w:trPr>
          <w:trHeight w:val="285"/>
        </w:trPr>
        <w:tc>
          <w:tcPr>
            <w:tcW w:w="2894" w:type="dxa"/>
            <w:noWrap/>
            <w:vAlign w:val="bottom"/>
            <w:hideMark/>
          </w:tcPr>
          <w:p w14:paraId="3038C0F2" w14:textId="57883D65" w:rsidR="00147D74" w:rsidRPr="00704656" w:rsidRDefault="00147D74" w:rsidP="00147D74">
            <w:pPr>
              <w:rPr>
                <w:rFonts w:ascii="Times New Roman" w:hAnsi="Times New Roman" w:cs="Times New Roman"/>
                <w:b/>
                <w:bCs/>
                <w:i/>
                <w:iCs/>
              </w:rPr>
            </w:pPr>
            <w:proofErr w:type="gramStart"/>
            <w:r w:rsidRPr="00704656">
              <w:rPr>
                <w:rFonts w:ascii="Times New Roman" w:hAnsi="Times New Roman" w:cs="Times New Roman"/>
                <w:b/>
                <w:bCs/>
                <w:color w:val="424242"/>
                <w:sz w:val="21"/>
                <w:szCs w:val="21"/>
              </w:rPr>
              <w:t>Mexican-American</w:t>
            </w:r>
            <w:proofErr w:type="gramEnd"/>
          </w:p>
        </w:tc>
        <w:tc>
          <w:tcPr>
            <w:tcW w:w="1627" w:type="dxa"/>
            <w:noWrap/>
            <w:vAlign w:val="bottom"/>
            <w:hideMark/>
          </w:tcPr>
          <w:p w14:paraId="0C4ECE06" w14:textId="22455485"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868 (12.4)</w:t>
            </w:r>
          </w:p>
        </w:tc>
        <w:tc>
          <w:tcPr>
            <w:tcW w:w="1565" w:type="dxa"/>
            <w:noWrap/>
            <w:vAlign w:val="bottom"/>
            <w:hideMark/>
          </w:tcPr>
          <w:p w14:paraId="464261F2" w14:textId="29DE18B4"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267 (23.5)</w:t>
            </w:r>
          </w:p>
        </w:tc>
        <w:tc>
          <w:tcPr>
            <w:tcW w:w="1566" w:type="dxa"/>
            <w:vAlign w:val="bottom"/>
          </w:tcPr>
          <w:p w14:paraId="7BB4495E" w14:textId="47C6A7A3" w:rsidR="00147D74" w:rsidRPr="00F055A6" w:rsidRDefault="00147D74" w:rsidP="00147D74">
            <w:pPr>
              <w:jc w:val="center"/>
              <w:rPr>
                <w:rFonts w:ascii="Times New Roman" w:hAnsi="Times New Roman" w:cs="Times New Roman"/>
                <w:b/>
                <w:bCs/>
                <w:sz w:val="20"/>
                <w:szCs w:val="20"/>
              </w:rPr>
            </w:pPr>
            <w:r w:rsidRPr="00F055A6">
              <w:rPr>
                <w:rFonts w:ascii="Times New Roman" w:hAnsi="Times New Roman" w:cs="Times New Roman"/>
                <w:b/>
                <w:bCs/>
                <w:color w:val="424242"/>
                <w:sz w:val="20"/>
                <w:szCs w:val="20"/>
              </w:rPr>
              <w:t>294 (24.1)</w:t>
            </w:r>
          </w:p>
        </w:tc>
        <w:tc>
          <w:tcPr>
            <w:tcW w:w="1569" w:type="dxa"/>
            <w:noWrap/>
            <w:vAlign w:val="bottom"/>
            <w:hideMark/>
          </w:tcPr>
          <w:p w14:paraId="4E6F8DCA" w14:textId="1F5F9326" w:rsidR="00147D74" w:rsidRPr="000066BD" w:rsidRDefault="00CF4F7D"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139</w:t>
            </w:r>
            <w:r w:rsidR="00147D74" w:rsidRPr="000066BD">
              <w:rPr>
                <w:rFonts w:ascii="Times New Roman" w:hAnsi="Times New Roman" w:cs="Times New Roman"/>
                <w:color w:val="424242"/>
                <w:sz w:val="20"/>
                <w:szCs w:val="20"/>
              </w:rPr>
              <w:t xml:space="preserve"> (</w:t>
            </w:r>
            <w:r w:rsidRPr="000066BD">
              <w:rPr>
                <w:rFonts w:ascii="Times New Roman" w:hAnsi="Times New Roman" w:cs="Times New Roman"/>
                <w:color w:val="424242"/>
                <w:sz w:val="20"/>
                <w:szCs w:val="20"/>
              </w:rPr>
              <w:t>19.3</w:t>
            </w:r>
            <w:r w:rsidR="00147D74" w:rsidRPr="000066BD">
              <w:rPr>
                <w:rFonts w:ascii="Times New Roman" w:hAnsi="Times New Roman" w:cs="Times New Roman"/>
                <w:color w:val="424242"/>
                <w:sz w:val="20"/>
                <w:szCs w:val="20"/>
              </w:rPr>
              <w:t>)</w:t>
            </w:r>
          </w:p>
        </w:tc>
        <w:tc>
          <w:tcPr>
            <w:tcW w:w="1684" w:type="dxa"/>
            <w:vAlign w:val="bottom"/>
          </w:tcPr>
          <w:p w14:paraId="289F54ED" w14:textId="3F9E5B37" w:rsidR="00147D74" w:rsidRPr="000066BD" w:rsidRDefault="00147D74" w:rsidP="00147D74">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1,568 (15.5)</w:t>
            </w:r>
          </w:p>
        </w:tc>
      </w:tr>
      <w:tr w:rsidR="00147D74" w:rsidRPr="00616452" w14:paraId="52DCE91C" w14:textId="77777777" w:rsidTr="000066BD">
        <w:trPr>
          <w:trHeight w:val="285"/>
        </w:trPr>
        <w:tc>
          <w:tcPr>
            <w:tcW w:w="2894" w:type="dxa"/>
            <w:noWrap/>
            <w:vAlign w:val="bottom"/>
            <w:hideMark/>
          </w:tcPr>
          <w:p w14:paraId="5A7FB370" w14:textId="419726AB" w:rsidR="00147D74" w:rsidRPr="00616452" w:rsidRDefault="00147D74" w:rsidP="00147D74">
            <w:pPr>
              <w:rPr>
                <w:rFonts w:ascii="Times New Roman" w:hAnsi="Times New Roman" w:cs="Times New Roman"/>
                <w:i/>
                <w:iCs/>
              </w:rPr>
            </w:pPr>
            <w:r w:rsidRPr="00616452">
              <w:rPr>
                <w:rFonts w:ascii="Times New Roman" w:hAnsi="Times New Roman" w:cs="Times New Roman"/>
                <w:color w:val="424242"/>
                <w:sz w:val="21"/>
                <w:szCs w:val="21"/>
              </w:rPr>
              <w:t>Other Hispanic</w:t>
            </w:r>
          </w:p>
        </w:tc>
        <w:tc>
          <w:tcPr>
            <w:tcW w:w="1627" w:type="dxa"/>
            <w:noWrap/>
            <w:vAlign w:val="bottom"/>
            <w:hideMark/>
          </w:tcPr>
          <w:p w14:paraId="7013B3CA" w14:textId="3E4FBF7F"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520 (7.4)</w:t>
            </w:r>
          </w:p>
        </w:tc>
        <w:tc>
          <w:tcPr>
            <w:tcW w:w="1565" w:type="dxa"/>
            <w:noWrap/>
            <w:vAlign w:val="bottom"/>
            <w:hideMark/>
          </w:tcPr>
          <w:p w14:paraId="3EE53FFF" w14:textId="53880D5B"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126 (11.1)</w:t>
            </w:r>
          </w:p>
        </w:tc>
        <w:tc>
          <w:tcPr>
            <w:tcW w:w="1566" w:type="dxa"/>
            <w:vAlign w:val="bottom"/>
          </w:tcPr>
          <w:p w14:paraId="7BD4FDF6" w14:textId="1E1A0CBE"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165 (13.5)</w:t>
            </w:r>
          </w:p>
        </w:tc>
        <w:tc>
          <w:tcPr>
            <w:tcW w:w="1569" w:type="dxa"/>
            <w:noWrap/>
            <w:vAlign w:val="bottom"/>
            <w:hideMark/>
          </w:tcPr>
          <w:p w14:paraId="351FCEE3" w14:textId="7F8262EC"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95 (13.2)</w:t>
            </w:r>
          </w:p>
        </w:tc>
        <w:tc>
          <w:tcPr>
            <w:tcW w:w="1684" w:type="dxa"/>
            <w:vAlign w:val="bottom"/>
          </w:tcPr>
          <w:p w14:paraId="2050B282" w14:textId="3C08ED76" w:rsidR="00147D74" w:rsidRPr="000066BD" w:rsidRDefault="00147D74" w:rsidP="00147D74">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906 (9.0)</w:t>
            </w:r>
          </w:p>
        </w:tc>
      </w:tr>
      <w:tr w:rsidR="00147D74" w:rsidRPr="00616452" w14:paraId="34A2BE89" w14:textId="77777777" w:rsidTr="000066BD">
        <w:trPr>
          <w:trHeight w:val="285"/>
        </w:trPr>
        <w:tc>
          <w:tcPr>
            <w:tcW w:w="2894" w:type="dxa"/>
            <w:noWrap/>
            <w:vAlign w:val="bottom"/>
          </w:tcPr>
          <w:p w14:paraId="7FE7C6BD" w14:textId="36DF1D64" w:rsidR="00147D74" w:rsidRPr="00616452" w:rsidRDefault="00147D74" w:rsidP="00147D74">
            <w:pPr>
              <w:rPr>
                <w:rFonts w:ascii="Times New Roman" w:hAnsi="Times New Roman" w:cs="Times New Roman"/>
                <w:i/>
                <w:iCs/>
              </w:rPr>
            </w:pPr>
            <w:r w:rsidRPr="00616452">
              <w:rPr>
                <w:rFonts w:ascii="Times New Roman" w:hAnsi="Times New Roman" w:cs="Times New Roman"/>
                <w:color w:val="424242"/>
                <w:sz w:val="21"/>
                <w:szCs w:val="21"/>
              </w:rPr>
              <w:t xml:space="preserve">Other, incl. </w:t>
            </w:r>
            <w:proofErr w:type="gramStart"/>
            <w:r w:rsidRPr="00616452">
              <w:rPr>
                <w:rFonts w:ascii="Times New Roman" w:hAnsi="Times New Roman" w:cs="Times New Roman"/>
                <w:color w:val="424242"/>
                <w:sz w:val="21"/>
                <w:szCs w:val="21"/>
              </w:rPr>
              <w:t>Multi-Racial</w:t>
            </w:r>
            <w:proofErr w:type="gramEnd"/>
          </w:p>
        </w:tc>
        <w:tc>
          <w:tcPr>
            <w:tcW w:w="1627" w:type="dxa"/>
            <w:noWrap/>
            <w:vAlign w:val="bottom"/>
          </w:tcPr>
          <w:p w14:paraId="79C02C41" w14:textId="0112E499" w:rsidR="00147D74" w:rsidRPr="000066BD" w:rsidRDefault="00147D74" w:rsidP="00147D74">
            <w:pPr>
              <w:rPr>
                <w:rFonts w:ascii="Times New Roman" w:hAnsi="Times New Roman" w:cs="Times New Roman"/>
                <w:sz w:val="20"/>
                <w:szCs w:val="20"/>
              </w:rPr>
            </w:pPr>
            <w:r w:rsidRPr="000066BD">
              <w:rPr>
                <w:rFonts w:ascii="Times New Roman" w:hAnsi="Times New Roman" w:cs="Times New Roman"/>
                <w:color w:val="424242"/>
                <w:sz w:val="20"/>
                <w:szCs w:val="20"/>
              </w:rPr>
              <w:t xml:space="preserve">     778 (11.1)</w:t>
            </w:r>
          </w:p>
        </w:tc>
        <w:tc>
          <w:tcPr>
            <w:tcW w:w="1565" w:type="dxa"/>
            <w:noWrap/>
            <w:vAlign w:val="bottom"/>
          </w:tcPr>
          <w:p w14:paraId="5C6EB385" w14:textId="3733762D"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101 (8.9)</w:t>
            </w:r>
          </w:p>
        </w:tc>
        <w:tc>
          <w:tcPr>
            <w:tcW w:w="1566" w:type="dxa"/>
            <w:vAlign w:val="bottom"/>
          </w:tcPr>
          <w:p w14:paraId="1DE9E38A" w14:textId="68CF5271"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110 (9.0)</w:t>
            </w:r>
          </w:p>
        </w:tc>
        <w:tc>
          <w:tcPr>
            <w:tcW w:w="1569" w:type="dxa"/>
            <w:noWrap/>
            <w:vAlign w:val="bottom"/>
          </w:tcPr>
          <w:p w14:paraId="30CAE007" w14:textId="012077C5"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43 (6.0)</w:t>
            </w:r>
          </w:p>
        </w:tc>
        <w:tc>
          <w:tcPr>
            <w:tcW w:w="1684" w:type="dxa"/>
            <w:vAlign w:val="bottom"/>
          </w:tcPr>
          <w:p w14:paraId="72013D8A" w14:textId="0EE84344" w:rsidR="00147D74" w:rsidRPr="000066BD" w:rsidRDefault="00147D74" w:rsidP="00147D74">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1,032 (10.3)</w:t>
            </w:r>
          </w:p>
        </w:tc>
      </w:tr>
      <w:tr w:rsidR="006876A8" w:rsidRPr="00616452" w14:paraId="55CCED2A" w14:textId="77777777" w:rsidTr="008D12FE">
        <w:trPr>
          <w:trHeight w:val="285"/>
        </w:trPr>
        <w:tc>
          <w:tcPr>
            <w:tcW w:w="10905" w:type="dxa"/>
            <w:gridSpan w:val="6"/>
            <w:noWrap/>
            <w:vAlign w:val="bottom"/>
          </w:tcPr>
          <w:p w14:paraId="24C93397" w14:textId="77F85367" w:rsidR="006876A8" w:rsidRPr="00616452" w:rsidRDefault="006876A8" w:rsidP="006876A8">
            <w:pPr>
              <w:rPr>
                <w:rFonts w:ascii="Times New Roman" w:hAnsi="Times New Roman" w:cs="Times New Roman"/>
                <w:color w:val="333333"/>
              </w:rPr>
            </w:pPr>
            <w:r w:rsidRPr="00616452">
              <w:rPr>
                <w:rStyle w:val="Strong"/>
                <w:rFonts w:ascii="Times New Roman" w:hAnsi="Times New Roman" w:cs="Times New Roman"/>
                <w:color w:val="424242"/>
                <w:sz w:val="21"/>
                <w:szCs w:val="21"/>
                <w:bdr w:val="single" w:sz="2" w:space="0" w:color="E3E3E3" w:frame="1"/>
              </w:rPr>
              <w:t>Highest Educational Attainment</w:t>
            </w:r>
          </w:p>
        </w:tc>
      </w:tr>
      <w:tr w:rsidR="006876A8" w:rsidRPr="00616452" w14:paraId="2B802A14" w14:textId="77777777" w:rsidTr="000066BD">
        <w:trPr>
          <w:trHeight w:val="285"/>
        </w:trPr>
        <w:tc>
          <w:tcPr>
            <w:tcW w:w="2894" w:type="dxa"/>
            <w:noWrap/>
            <w:vAlign w:val="bottom"/>
            <w:hideMark/>
          </w:tcPr>
          <w:p w14:paraId="31B33EC6" w14:textId="22845B06" w:rsidR="006876A8" w:rsidRPr="00616452" w:rsidRDefault="006876A8" w:rsidP="006876A8">
            <w:pPr>
              <w:rPr>
                <w:rFonts w:ascii="Times New Roman" w:hAnsi="Times New Roman" w:cs="Times New Roman"/>
                <w:i/>
                <w:iCs/>
              </w:rPr>
            </w:pPr>
            <w:r w:rsidRPr="00616452">
              <w:rPr>
                <w:rFonts w:ascii="Times New Roman" w:hAnsi="Times New Roman" w:cs="Times New Roman"/>
                <w:color w:val="424242"/>
                <w:sz w:val="21"/>
                <w:szCs w:val="21"/>
              </w:rPr>
              <w:t xml:space="preserve">Less than </w:t>
            </w:r>
            <w:r w:rsidR="00820563" w:rsidRPr="00616452">
              <w:rPr>
                <w:rFonts w:ascii="Times New Roman" w:hAnsi="Times New Roman" w:cs="Times New Roman"/>
                <w:color w:val="424242"/>
                <w:sz w:val="21"/>
                <w:szCs w:val="21"/>
              </w:rPr>
              <w:t>9</w:t>
            </w:r>
            <w:r w:rsidR="00820563" w:rsidRPr="00616452">
              <w:rPr>
                <w:rFonts w:ascii="Times New Roman" w:hAnsi="Times New Roman" w:cs="Times New Roman"/>
                <w:color w:val="424242"/>
                <w:sz w:val="21"/>
                <w:szCs w:val="21"/>
                <w:vertAlign w:val="superscript"/>
              </w:rPr>
              <w:t>th</w:t>
            </w:r>
            <w:r w:rsidR="00820563" w:rsidRPr="00616452">
              <w:rPr>
                <w:rFonts w:ascii="Times New Roman" w:hAnsi="Times New Roman" w:cs="Times New Roman"/>
                <w:color w:val="424242"/>
                <w:sz w:val="21"/>
                <w:szCs w:val="21"/>
              </w:rPr>
              <w:t xml:space="preserve"> Grade</w:t>
            </w:r>
          </w:p>
        </w:tc>
        <w:tc>
          <w:tcPr>
            <w:tcW w:w="1627" w:type="dxa"/>
            <w:noWrap/>
            <w:vAlign w:val="bottom"/>
            <w:hideMark/>
          </w:tcPr>
          <w:p w14:paraId="447BF597" w14:textId="654E3416" w:rsidR="006876A8" w:rsidRPr="000066BD" w:rsidRDefault="009B6390"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1,382</w:t>
            </w:r>
            <w:r w:rsidR="006876A8" w:rsidRPr="000066BD">
              <w:rPr>
                <w:rFonts w:ascii="Times New Roman" w:hAnsi="Times New Roman" w:cs="Times New Roman"/>
                <w:color w:val="424242"/>
                <w:sz w:val="20"/>
                <w:szCs w:val="20"/>
              </w:rPr>
              <w:t xml:space="preserve"> (</w:t>
            </w:r>
            <w:r w:rsidRPr="000066BD">
              <w:rPr>
                <w:rFonts w:ascii="Times New Roman" w:hAnsi="Times New Roman" w:cs="Times New Roman"/>
                <w:color w:val="424242"/>
                <w:sz w:val="20"/>
                <w:szCs w:val="20"/>
              </w:rPr>
              <w:t>19.7</w:t>
            </w:r>
            <w:r w:rsidR="00D76C6B" w:rsidRPr="000066BD">
              <w:rPr>
                <w:rFonts w:ascii="Times New Roman" w:hAnsi="Times New Roman" w:cs="Times New Roman"/>
                <w:color w:val="424242"/>
                <w:sz w:val="20"/>
                <w:szCs w:val="20"/>
              </w:rPr>
              <w:t>)</w:t>
            </w:r>
          </w:p>
        </w:tc>
        <w:tc>
          <w:tcPr>
            <w:tcW w:w="1565" w:type="dxa"/>
            <w:noWrap/>
            <w:vAlign w:val="bottom"/>
            <w:hideMark/>
          </w:tcPr>
          <w:p w14:paraId="62897C84" w14:textId="77C87898" w:rsidR="006876A8" w:rsidRPr="000066BD" w:rsidRDefault="00CB5975"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396 (34.9)</w:t>
            </w:r>
          </w:p>
        </w:tc>
        <w:tc>
          <w:tcPr>
            <w:tcW w:w="1566" w:type="dxa"/>
            <w:vAlign w:val="bottom"/>
          </w:tcPr>
          <w:p w14:paraId="4F7ACBEA" w14:textId="4AA4BB16" w:rsidR="006876A8" w:rsidRPr="000066BD" w:rsidRDefault="001F777A"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504 (41.4)</w:t>
            </w:r>
          </w:p>
        </w:tc>
        <w:tc>
          <w:tcPr>
            <w:tcW w:w="1569" w:type="dxa"/>
            <w:noWrap/>
            <w:vAlign w:val="bottom"/>
            <w:hideMark/>
          </w:tcPr>
          <w:p w14:paraId="34EDA26E" w14:textId="02C77BAB" w:rsidR="006876A8" w:rsidRPr="000066BD" w:rsidRDefault="00A30ABA"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284</w:t>
            </w:r>
            <w:r w:rsidR="006876A8" w:rsidRPr="000066BD">
              <w:rPr>
                <w:rFonts w:ascii="Times New Roman" w:hAnsi="Times New Roman" w:cs="Times New Roman"/>
                <w:color w:val="424242"/>
                <w:sz w:val="20"/>
                <w:szCs w:val="20"/>
              </w:rPr>
              <w:t xml:space="preserve"> (</w:t>
            </w:r>
            <w:r w:rsidR="009F752B" w:rsidRPr="000066BD">
              <w:rPr>
                <w:rFonts w:ascii="Times New Roman" w:hAnsi="Times New Roman" w:cs="Times New Roman"/>
                <w:color w:val="424242"/>
                <w:sz w:val="20"/>
                <w:szCs w:val="20"/>
              </w:rPr>
              <w:t>39.4</w:t>
            </w:r>
            <w:r w:rsidR="00D76C6B" w:rsidRPr="000066BD">
              <w:rPr>
                <w:rFonts w:ascii="Times New Roman" w:hAnsi="Times New Roman" w:cs="Times New Roman"/>
                <w:color w:val="424242"/>
                <w:sz w:val="20"/>
                <w:szCs w:val="20"/>
              </w:rPr>
              <w:t>)</w:t>
            </w:r>
          </w:p>
        </w:tc>
        <w:tc>
          <w:tcPr>
            <w:tcW w:w="1684" w:type="dxa"/>
            <w:vAlign w:val="bottom"/>
          </w:tcPr>
          <w:p w14:paraId="1B7D284F" w14:textId="6FFC335F" w:rsidR="006876A8" w:rsidRPr="000066BD" w:rsidRDefault="00975A7D" w:rsidP="006876A8">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2,566</w:t>
            </w:r>
            <w:r w:rsidR="006876A8" w:rsidRPr="000066BD">
              <w:rPr>
                <w:rFonts w:ascii="Times New Roman" w:hAnsi="Times New Roman" w:cs="Times New Roman"/>
                <w:color w:val="424242"/>
                <w:sz w:val="20"/>
                <w:szCs w:val="20"/>
              </w:rPr>
              <w:t xml:space="preserve"> (2</w:t>
            </w:r>
            <w:r w:rsidRPr="000066BD">
              <w:rPr>
                <w:rFonts w:ascii="Times New Roman" w:hAnsi="Times New Roman" w:cs="Times New Roman"/>
                <w:color w:val="424242"/>
                <w:sz w:val="20"/>
                <w:szCs w:val="20"/>
              </w:rPr>
              <w:t>5.4</w:t>
            </w:r>
            <w:r w:rsidR="00D76C6B" w:rsidRPr="000066BD">
              <w:rPr>
                <w:rFonts w:ascii="Times New Roman" w:hAnsi="Times New Roman" w:cs="Times New Roman"/>
                <w:color w:val="424242"/>
                <w:sz w:val="20"/>
                <w:szCs w:val="20"/>
              </w:rPr>
              <w:t>)</w:t>
            </w:r>
          </w:p>
        </w:tc>
      </w:tr>
      <w:tr w:rsidR="00820563" w:rsidRPr="00616452" w14:paraId="21A2F35B" w14:textId="77777777" w:rsidTr="000066BD">
        <w:trPr>
          <w:trHeight w:val="360"/>
        </w:trPr>
        <w:tc>
          <w:tcPr>
            <w:tcW w:w="2894" w:type="dxa"/>
            <w:noWrap/>
            <w:vAlign w:val="bottom"/>
            <w:hideMark/>
          </w:tcPr>
          <w:p w14:paraId="6EDB10C3" w14:textId="3ED0ABD3" w:rsidR="00820563" w:rsidRPr="00616452" w:rsidRDefault="00820563" w:rsidP="00820563">
            <w:pPr>
              <w:rPr>
                <w:rFonts w:ascii="Times New Roman" w:hAnsi="Times New Roman" w:cs="Times New Roman"/>
                <w:i/>
                <w:iCs/>
              </w:rPr>
            </w:pPr>
            <w:r w:rsidRPr="00616452">
              <w:rPr>
                <w:rFonts w:ascii="Times New Roman" w:hAnsi="Times New Roman" w:cs="Times New Roman"/>
                <w:color w:val="424242"/>
                <w:sz w:val="21"/>
                <w:szCs w:val="21"/>
              </w:rPr>
              <w:t>High School Graduate or Equivalent</w:t>
            </w:r>
          </w:p>
        </w:tc>
        <w:tc>
          <w:tcPr>
            <w:tcW w:w="1627" w:type="dxa"/>
            <w:noWrap/>
            <w:vAlign w:val="bottom"/>
            <w:hideMark/>
          </w:tcPr>
          <w:p w14:paraId="651EFE53" w14:textId="65536B79" w:rsidR="00820563" w:rsidRPr="000066BD" w:rsidRDefault="00820563" w:rsidP="004010E7">
            <w:pPr>
              <w:jc w:val="center"/>
              <w:rPr>
                <w:rFonts w:ascii="Times New Roman" w:hAnsi="Times New Roman" w:cs="Times New Roman"/>
                <w:sz w:val="20"/>
                <w:szCs w:val="20"/>
              </w:rPr>
            </w:pPr>
            <w:r w:rsidRPr="000066BD">
              <w:rPr>
                <w:rFonts w:ascii="Times New Roman" w:hAnsi="Times New Roman" w:cs="Times New Roman"/>
                <w:color w:val="424242"/>
                <w:sz w:val="20"/>
                <w:szCs w:val="20"/>
              </w:rPr>
              <w:t>1,730 (24.6)</w:t>
            </w:r>
          </w:p>
        </w:tc>
        <w:tc>
          <w:tcPr>
            <w:tcW w:w="1565" w:type="dxa"/>
            <w:noWrap/>
            <w:vAlign w:val="center"/>
            <w:hideMark/>
          </w:tcPr>
          <w:p w14:paraId="5A054C69" w14:textId="77777777" w:rsidR="00820563" w:rsidRPr="000066BD" w:rsidRDefault="00820563" w:rsidP="004010E7">
            <w:pPr>
              <w:jc w:val="center"/>
              <w:rPr>
                <w:rFonts w:ascii="Times New Roman" w:hAnsi="Times New Roman" w:cs="Times New Roman"/>
                <w:color w:val="333333"/>
                <w:sz w:val="20"/>
                <w:szCs w:val="20"/>
              </w:rPr>
            </w:pPr>
          </w:p>
          <w:p w14:paraId="710FAF29" w14:textId="2D5E6D46" w:rsidR="00820563" w:rsidRPr="000066BD" w:rsidRDefault="00820563" w:rsidP="004010E7">
            <w:pPr>
              <w:jc w:val="center"/>
              <w:rPr>
                <w:rFonts w:ascii="Times New Roman" w:hAnsi="Times New Roman" w:cs="Times New Roman"/>
                <w:sz w:val="20"/>
                <w:szCs w:val="20"/>
              </w:rPr>
            </w:pPr>
            <w:r w:rsidRPr="000066BD">
              <w:rPr>
                <w:rFonts w:ascii="Times New Roman" w:hAnsi="Times New Roman" w:cs="Times New Roman"/>
                <w:color w:val="333333"/>
                <w:sz w:val="20"/>
                <w:szCs w:val="20"/>
              </w:rPr>
              <w:t>320 (28.2)</w:t>
            </w:r>
          </w:p>
        </w:tc>
        <w:tc>
          <w:tcPr>
            <w:tcW w:w="1566" w:type="dxa"/>
            <w:vAlign w:val="center"/>
          </w:tcPr>
          <w:p w14:paraId="1EC6A507" w14:textId="77777777" w:rsidR="004010E7" w:rsidRPr="000066BD" w:rsidRDefault="004010E7" w:rsidP="004010E7">
            <w:pPr>
              <w:jc w:val="center"/>
              <w:rPr>
                <w:rFonts w:ascii="Times New Roman" w:hAnsi="Times New Roman" w:cs="Times New Roman"/>
                <w:color w:val="333333"/>
                <w:sz w:val="20"/>
                <w:szCs w:val="20"/>
              </w:rPr>
            </w:pPr>
          </w:p>
          <w:p w14:paraId="01BF9F26" w14:textId="48137438" w:rsidR="00820563" w:rsidRPr="000066BD" w:rsidRDefault="00820563" w:rsidP="004010E7">
            <w:pPr>
              <w:jc w:val="center"/>
              <w:rPr>
                <w:rFonts w:ascii="Times New Roman" w:hAnsi="Times New Roman" w:cs="Times New Roman"/>
                <w:sz w:val="20"/>
                <w:szCs w:val="20"/>
              </w:rPr>
            </w:pPr>
            <w:r w:rsidRPr="000066BD">
              <w:rPr>
                <w:rFonts w:ascii="Times New Roman" w:hAnsi="Times New Roman" w:cs="Times New Roman"/>
                <w:color w:val="333333"/>
                <w:sz w:val="20"/>
                <w:szCs w:val="20"/>
              </w:rPr>
              <w:t>327 (26.8)</w:t>
            </w:r>
          </w:p>
        </w:tc>
        <w:tc>
          <w:tcPr>
            <w:tcW w:w="1569" w:type="dxa"/>
            <w:noWrap/>
            <w:vAlign w:val="center"/>
            <w:hideMark/>
          </w:tcPr>
          <w:p w14:paraId="66AB1A9B" w14:textId="77777777" w:rsidR="004010E7" w:rsidRPr="000066BD" w:rsidRDefault="004010E7" w:rsidP="004010E7">
            <w:pPr>
              <w:jc w:val="center"/>
              <w:rPr>
                <w:rFonts w:ascii="Times New Roman" w:hAnsi="Times New Roman" w:cs="Times New Roman"/>
                <w:color w:val="333333"/>
                <w:sz w:val="20"/>
                <w:szCs w:val="20"/>
              </w:rPr>
            </w:pPr>
          </w:p>
          <w:p w14:paraId="2F4933F8" w14:textId="11818EC8" w:rsidR="00820563" w:rsidRPr="000066BD" w:rsidRDefault="00820563" w:rsidP="004010E7">
            <w:pPr>
              <w:jc w:val="center"/>
              <w:rPr>
                <w:rFonts w:ascii="Times New Roman" w:hAnsi="Times New Roman" w:cs="Times New Roman"/>
                <w:sz w:val="20"/>
                <w:szCs w:val="20"/>
              </w:rPr>
            </w:pPr>
            <w:r w:rsidRPr="000066BD">
              <w:rPr>
                <w:rFonts w:ascii="Times New Roman" w:hAnsi="Times New Roman" w:cs="Times New Roman"/>
                <w:color w:val="333333"/>
                <w:sz w:val="20"/>
                <w:szCs w:val="20"/>
              </w:rPr>
              <w:t>197 (27.3)</w:t>
            </w:r>
          </w:p>
        </w:tc>
        <w:tc>
          <w:tcPr>
            <w:tcW w:w="1684" w:type="dxa"/>
            <w:vAlign w:val="bottom"/>
          </w:tcPr>
          <w:p w14:paraId="265B8FA8" w14:textId="7D74C7A4" w:rsidR="00820563" w:rsidRPr="000066BD" w:rsidRDefault="00820563" w:rsidP="004010E7">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2,574 (25.5)</w:t>
            </w:r>
          </w:p>
        </w:tc>
      </w:tr>
      <w:tr w:rsidR="00052BAB" w:rsidRPr="00616452" w14:paraId="0B999943" w14:textId="77777777" w:rsidTr="000066BD">
        <w:trPr>
          <w:trHeight w:val="285"/>
        </w:trPr>
        <w:tc>
          <w:tcPr>
            <w:tcW w:w="2894" w:type="dxa"/>
            <w:noWrap/>
            <w:vAlign w:val="bottom"/>
            <w:hideMark/>
          </w:tcPr>
          <w:p w14:paraId="035E9CF0" w14:textId="0F3A6350" w:rsidR="00052BAB" w:rsidRPr="00616452" w:rsidRDefault="00052BAB" w:rsidP="00052BAB">
            <w:pPr>
              <w:rPr>
                <w:rFonts w:ascii="Times New Roman" w:hAnsi="Times New Roman" w:cs="Times New Roman"/>
                <w:i/>
                <w:iCs/>
              </w:rPr>
            </w:pPr>
            <w:r w:rsidRPr="00616452">
              <w:rPr>
                <w:rFonts w:ascii="Times New Roman" w:hAnsi="Times New Roman" w:cs="Times New Roman"/>
                <w:color w:val="424242"/>
                <w:sz w:val="21"/>
                <w:szCs w:val="21"/>
              </w:rPr>
              <w:t xml:space="preserve">Some </w:t>
            </w:r>
            <w:proofErr w:type="gramStart"/>
            <w:r w:rsidRPr="00616452">
              <w:rPr>
                <w:rFonts w:ascii="Times New Roman" w:hAnsi="Times New Roman" w:cs="Times New Roman"/>
                <w:color w:val="424242"/>
                <w:sz w:val="21"/>
                <w:szCs w:val="21"/>
              </w:rPr>
              <w:t>College</w:t>
            </w:r>
            <w:proofErr w:type="gramEnd"/>
          </w:p>
        </w:tc>
        <w:tc>
          <w:tcPr>
            <w:tcW w:w="1627" w:type="dxa"/>
            <w:noWrap/>
            <w:vAlign w:val="bottom"/>
            <w:hideMark/>
          </w:tcPr>
          <w:p w14:paraId="5FB76379" w14:textId="2463A711" w:rsidR="00052BAB" w:rsidRPr="000066BD" w:rsidRDefault="00052BAB" w:rsidP="00052BAB">
            <w:pPr>
              <w:jc w:val="center"/>
              <w:rPr>
                <w:rFonts w:ascii="Times New Roman" w:hAnsi="Times New Roman" w:cs="Times New Roman"/>
                <w:sz w:val="20"/>
                <w:szCs w:val="20"/>
              </w:rPr>
            </w:pPr>
            <w:r w:rsidRPr="000066BD">
              <w:rPr>
                <w:rFonts w:ascii="Times New Roman" w:hAnsi="Times New Roman" w:cs="Times New Roman"/>
                <w:color w:val="424242"/>
                <w:sz w:val="20"/>
                <w:szCs w:val="20"/>
              </w:rPr>
              <w:t>1</w:t>
            </w:r>
            <w:r w:rsidR="00C8580E" w:rsidRPr="000066BD">
              <w:rPr>
                <w:rFonts w:ascii="Times New Roman" w:hAnsi="Times New Roman" w:cs="Times New Roman"/>
                <w:color w:val="424242"/>
                <w:sz w:val="20"/>
                <w:szCs w:val="20"/>
              </w:rPr>
              <w:t>,939</w:t>
            </w:r>
            <w:r w:rsidRPr="000066BD">
              <w:rPr>
                <w:rFonts w:ascii="Times New Roman" w:hAnsi="Times New Roman" w:cs="Times New Roman"/>
                <w:color w:val="424242"/>
                <w:sz w:val="20"/>
                <w:szCs w:val="20"/>
              </w:rPr>
              <w:t xml:space="preserve"> (27.6)</w:t>
            </w:r>
          </w:p>
        </w:tc>
        <w:tc>
          <w:tcPr>
            <w:tcW w:w="1565" w:type="dxa"/>
            <w:noWrap/>
            <w:vAlign w:val="center"/>
            <w:hideMark/>
          </w:tcPr>
          <w:p w14:paraId="19701351" w14:textId="1A92E39C" w:rsidR="00052BAB" w:rsidRPr="000066BD" w:rsidRDefault="00052BAB" w:rsidP="00052BAB">
            <w:pPr>
              <w:jc w:val="center"/>
              <w:rPr>
                <w:rFonts w:ascii="Times New Roman" w:hAnsi="Times New Roman" w:cs="Times New Roman"/>
                <w:sz w:val="20"/>
                <w:szCs w:val="20"/>
              </w:rPr>
            </w:pPr>
            <w:r w:rsidRPr="000066BD">
              <w:rPr>
                <w:rFonts w:ascii="Times New Roman" w:hAnsi="Times New Roman" w:cs="Times New Roman"/>
                <w:color w:val="333333"/>
                <w:sz w:val="20"/>
                <w:szCs w:val="20"/>
              </w:rPr>
              <w:t>313 (27.6)</w:t>
            </w:r>
          </w:p>
        </w:tc>
        <w:tc>
          <w:tcPr>
            <w:tcW w:w="1566" w:type="dxa"/>
            <w:vAlign w:val="center"/>
          </w:tcPr>
          <w:p w14:paraId="7BA1D5A7" w14:textId="0EA76D29" w:rsidR="00052BAB" w:rsidRPr="000066BD" w:rsidRDefault="00052BAB" w:rsidP="00052BAB">
            <w:pPr>
              <w:jc w:val="center"/>
              <w:rPr>
                <w:rFonts w:ascii="Times New Roman" w:hAnsi="Times New Roman" w:cs="Times New Roman"/>
                <w:sz w:val="20"/>
                <w:szCs w:val="20"/>
              </w:rPr>
            </w:pPr>
            <w:r w:rsidRPr="000066BD">
              <w:rPr>
                <w:rFonts w:ascii="Times New Roman" w:hAnsi="Times New Roman" w:cs="Times New Roman"/>
                <w:color w:val="333333"/>
                <w:sz w:val="20"/>
                <w:szCs w:val="20"/>
              </w:rPr>
              <w:t>303 (24.9)</w:t>
            </w:r>
          </w:p>
        </w:tc>
        <w:tc>
          <w:tcPr>
            <w:tcW w:w="1569" w:type="dxa"/>
            <w:noWrap/>
            <w:vAlign w:val="center"/>
            <w:hideMark/>
          </w:tcPr>
          <w:p w14:paraId="0A8E4F99" w14:textId="026242C0" w:rsidR="00052BAB" w:rsidRPr="000066BD" w:rsidRDefault="00052BAB" w:rsidP="00052BAB">
            <w:pPr>
              <w:jc w:val="center"/>
              <w:rPr>
                <w:rFonts w:ascii="Times New Roman" w:hAnsi="Times New Roman" w:cs="Times New Roman"/>
                <w:sz w:val="20"/>
                <w:szCs w:val="20"/>
              </w:rPr>
            </w:pPr>
            <w:r w:rsidRPr="000066BD">
              <w:rPr>
                <w:rFonts w:ascii="Times New Roman" w:hAnsi="Times New Roman" w:cs="Times New Roman"/>
                <w:color w:val="333333"/>
                <w:sz w:val="20"/>
                <w:szCs w:val="20"/>
              </w:rPr>
              <w:t>210 (29.1)</w:t>
            </w:r>
          </w:p>
        </w:tc>
        <w:tc>
          <w:tcPr>
            <w:tcW w:w="1684" w:type="dxa"/>
            <w:vAlign w:val="bottom"/>
          </w:tcPr>
          <w:p w14:paraId="109051AA" w14:textId="5174CF0C" w:rsidR="00052BAB" w:rsidRPr="000066BD" w:rsidRDefault="00052BAB" w:rsidP="00052BAB">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2,756 (27.4)</w:t>
            </w:r>
          </w:p>
        </w:tc>
      </w:tr>
      <w:tr w:rsidR="006876A8" w:rsidRPr="00616452" w14:paraId="21A2E088" w14:textId="77777777" w:rsidTr="000066BD">
        <w:trPr>
          <w:trHeight w:val="285"/>
        </w:trPr>
        <w:tc>
          <w:tcPr>
            <w:tcW w:w="2894" w:type="dxa"/>
            <w:noWrap/>
            <w:vAlign w:val="bottom"/>
            <w:hideMark/>
          </w:tcPr>
          <w:p w14:paraId="1E996327" w14:textId="0F425EC9" w:rsidR="006876A8" w:rsidRPr="00616452" w:rsidRDefault="006876A8" w:rsidP="006876A8">
            <w:pPr>
              <w:rPr>
                <w:rFonts w:ascii="Times New Roman" w:hAnsi="Times New Roman" w:cs="Times New Roman"/>
                <w:i/>
                <w:iCs/>
              </w:rPr>
            </w:pPr>
            <w:r w:rsidRPr="00616452">
              <w:rPr>
                <w:rFonts w:ascii="Times New Roman" w:hAnsi="Times New Roman" w:cs="Times New Roman"/>
                <w:color w:val="424242"/>
                <w:sz w:val="21"/>
                <w:szCs w:val="21"/>
              </w:rPr>
              <w:t xml:space="preserve">College or </w:t>
            </w:r>
            <w:proofErr w:type="gramStart"/>
            <w:r w:rsidR="00C8580E" w:rsidRPr="00616452">
              <w:rPr>
                <w:rFonts w:ascii="Times New Roman" w:hAnsi="Times New Roman" w:cs="Times New Roman"/>
                <w:color w:val="424242"/>
                <w:sz w:val="21"/>
                <w:szCs w:val="21"/>
              </w:rPr>
              <w:t>Above</w:t>
            </w:r>
            <w:proofErr w:type="gramEnd"/>
          </w:p>
        </w:tc>
        <w:tc>
          <w:tcPr>
            <w:tcW w:w="1627" w:type="dxa"/>
            <w:noWrap/>
            <w:vAlign w:val="bottom"/>
            <w:hideMark/>
          </w:tcPr>
          <w:p w14:paraId="7D7D9167" w14:textId="05477DB4" w:rsidR="006876A8" w:rsidRPr="000066BD" w:rsidRDefault="00062C70"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1,968 (28.0)</w:t>
            </w:r>
          </w:p>
        </w:tc>
        <w:tc>
          <w:tcPr>
            <w:tcW w:w="1565" w:type="dxa"/>
            <w:noWrap/>
            <w:vAlign w:val="bottom"/>
            <w:hideMark/>
          </w:tcPr>
          <w:p w14:paraId="55400C23" w14:textId="122CD394" w:rsidR="006876A8" w:rsidRPr="000066BD" w:rsidRDefault="00062C70"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107 (9.4)</w:t>
            </w:r>
          </w:p>
        </w:tc>
        <w:tc>
          <w:tcPr>
            <w:tcW w:w="1566" w:type="dxa"/>
            <w:vAlign w:val="bottom"/>
          </w:tcPr>
          <w:p w14:paraId="151E6DF7" w14:textId="53BD46DE" w:rsidR="006876A8" w:rsidRPr="000066BD" w:rsidRDefault="00062C70"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84</w:t>
            </w:r>
            <w:r w:rsidR="006876A8" w:rsidRPr="000066BD">
              <w:rPr>
                <w:rFonts w:ascii="Times New Roman" w:hAnsi="Times New Roman" w:cs="Times New Roman"/>
                <w:color w:val="424242"/>
                <w:sz w:val="20"/>
                <w:szCs w:val="20"/>
              </w:rPr>
              <w:t xml:space="preserve"> (</w:t>
            </w:r>
            <w:r w:rsidRPr="000066BD">
              <w:rPr>
                <w:rFonts w:ascii="Times New Roman" w:hAnsi="Times New Roman" w:cs="Times New Roman"/>
                <w:color w:val="424242"/>
                <w:sz w:val="20"/>
                <w:szCs w:val="20"/>
              </w:rPr>
              <w:t>6.9</w:t>
            </w:r>
            <w:r w:rsidR="00D76C6B" w:rsidRPr="000066BD">
              <w:rPr>
                <w:rFonts w:ascii="Times New Roman" w:hAnsi="Times New Roman" w:cs="Times New Roman"/>
                <w:color w:val="424242"/>
                <w:sz w:val="20"/>
                <w:szCs w:val="20"/>
              </w:rPr>
              <w:t>)</w:t>
            </w:r>
          </w:p>
        </w:tc>
        <w:tc>
          <w:tcPr>
            <w:tcW w:w="1569" w:type="dxa"/>
            <w:noWrap/>
            <w:vAlign w:val="bottom"/>
            <w:hideMark/>
          </w:tcPr>
          <w:p w14:paraId="4B6D48A3" w14:textId="68910883" w:rsidR="006876A8" w:rsidRPr="000066BD" w:rsidRDefault="00A30ABA"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30</w:t>
            </w:r>
            <w:r w:rsidR="006876A8" w:rsidRPr="000066BD">
              <w:rPr>
                <w:rFonts w:ascii="Times New Roman" w:hAnsi="Times New Roman" w:cs="Times New Roman"/>
                <w:color w:val="424242"/>
                <w:sz w:val="20"/>
                <w:szCs w:val="20"/>
              </w:rPr>
              <w:t xml:space="preserve"> (</w:t>
            </w:r>
            <w:r w:rsidR="00062C70" w:rsidRPr="000066BD">
              <w:rPr>
                <w:rFonts w:ascii="Times New Roman" w:hAnsi="Times New Roman" w:cs="Times New Roman"/>
                <w:color w:val="424242"/>
                <w:sz w:val="20"/>
                <w:szCs w:val="20"/>
              </w:rPr>
              <w:t>4.2</w:t>
            </w:r>
            <w:r w:rsidR="00D76C6B" w:rsidRPr="000066BD">
              <w:rPr>
                <w:rFonts w:ascii="Times New Roman" w:hAnsi="Times New Roman" w:cs="Times New Roman"/>
                <w:color w:val="424242"/>
                <w:sz w:val="20"/>
                <w:szCs w:val="20"/>
              </w:rPr>
              <w:t>)</w:t>
            </w:r>
          </w:p>
        </w:tc>
        <w:tc>
          <w:tcPr>
            <w:tcW w:w="1684" w:type="dxa"/>
            <w:vAlign w:val="bottom"/>
          </w:tcPr>
          <w:p w14:paraId="3A887FFD" w14:textId="10169C37" w:rsidR="006876A8" w:rsidRPr="000066BD" w:rsidRDefault="00974736" w:rsidP="006876A8">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2,189</w:t>
            </w:r>
            <w:r w:rsidR="006876A8" w:rsidRPr="000066BD">
              <w:rPr>
                <w:rFonts w:ascii="Times New Roman" w:hAnsi="Times New Roman" w:cs="Times New Roman"/>
                <w:color w:val="424242"/>
                <w:sz w:val="20"/>
                <w:szCs w:val="20"/>
              </w:rPr>
              <w:t xml:space="preserve"> (21.</w:t>
            </w:r>
            <w:r w:rsidRPr="000066BD">
              <w:rPr>
                <w:rFonts w:ascii="Times New Roman" w:hAnsi="Times New Roman" w:cs="Times New Roman"/>
                <w:color w:val="424242"/>
                <w:sz w:val="20"/>
                <w:szCs w:val="20"/>
              </w:rPr>
              <w:t>7</w:t>
            </w:r>
            <w:r w:rsidR="00D76C6B" w:rsidRPr="000066BD">
              <w:rPr>
                <w:rFonts w:ascii="Times New Roman" w:hAnsi="Times New Roman" w:cs="Times New Roman"/>
                <w:color w:val="424242"/>
                <w:sz w:val="20"/>
                <w:szCs w:val="20"/>
              </w:rPr>
              <w:t>)</w:t>
            </w:r>
          </w:p>
        </w:tc>
      </w:tr>
      <w:tr w:rsidR="006876A8" w:rsidRPr="00616452" w14:paraId="6123BC85" w14:textId="77777777" w:rsidTr="008D12FE">
        <w:trPr>
          <w:trHeight w:val="285"/>
        </w:trPr>
        <w:tc>
          <w:tcPr>
            <w:tcW w:w="10905" w:type="dxa"/>
            <w:gridSpan w:val="6"/>
            <w:noWrap/>
            <w:vAlign w:val="bottom"/>
          </w:tcPr>
          <w:p w14:paraId="2B8324B3" w14:textId="3EA6082C" w:rsidR="006876A8" w:rsidRPr="00291770" w:rsidRDefault="00291770" w:rsidP="006876A8">
            <w:pPr>
              <w:rPr>
                <w:rFonts w:ascii="Times New Roman" w:hAnsi="Times New Roman" w:cs="Times New Roman"/>
                <w:b/>
                <w:bCs/>
                <w:color w:val="333333"/>
                <w:sz w:val="21"/>
                <w:szCs w:val="21"/>
              </w:rPr>
            </w:pPr>
            <w:r w:rsidRPr="00291770">
              <w:rPr>
                <w:rFonts w:ascii="Times New Roman" w:hAnsi="Times New Roman" w:cs="Times New Roman"/>
                <w:b/>
                <w:bCs/>
                <w:color w:val="333333"/>
                <w:sz w:val="21"/>
                <w:szCs w:val="21"/>
              </w:rPr>
              <w:t>Poverty Income Ratio</w:t>
            </w:r>
          </w:p>
        </w:tc>
      </w:tr>
      <w:tr w:rsidR="000066BD" w:rsidRPr="00616452" w14:paraId="7E946A54" w14:textId="77777777" w:rsidTr="000066BD">
        <w:trPr>
          <w:trHeight w:val="285"/>
        </w:trPr>
        <w:tc>
          <w:tcPr>
            <w:tcW w:w="2894" w:type="dxa"/>
            <w:noWrap/>
            <w:vAlign w:val="bottom"/>
            <w:hideMark/>
          </w:tcPr>
          <w:p w14:paraId="33042953" w14:textId="63D5D2B6" w:rsidR="000066BD" w:rsidRPr="00616452" w:rsidRDefault="000066BD" w:rsidP="000066BD">
            <w:pPr>
              <w:rPr>
                <w:rFonts w:ascii="Times New Roman" w:hAnsi="Times New Roman" w:cs="Times New Roman"/>
                <w:i/>
                <w:iCs/>
              </w:rPr>
            </w:pPr>
            <w:r>
              <w:rPr>
                <w:rFonts w:ascii="Times New Roman" w:hAnsi="Times New Roman" w:cs="Times New Roman"/>
                <w:color w:val="424242"/>
                <w:sz w:val="21"/>
                <w:szCs w:val="21"/>
              </w:rPr>
              <w:t>Low</w:t>
            </w:r>
            <w:r w:rsidRPr="00616452">
              <w:rPr>
                <w:rFonts w:ascii="Times New Roman" w:hAnsi="Times New Roman" w:cs="Times New Roman"/>
                <w:color w:val="424242"/>
                <w:sz w:val="21"/>
                <w:szCs w:val="21"/>
              </w:rPr>
              <w:t xml:space="preserve"> Poverty</w:t>
            </w:r>
          </w:p>
        </w:tc>
        <w:tc>
          <w:tcPr>
            <w:tcW w:w="1627" w:type="dxa"/>
            <w:noWrap/>
            <w:vAlign w:val="center"/>
            <w:hideMark/>
          </w:tcPr>
          <w:p w14:paraId="41B21FA2" w14:textId="64C3DBCA"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993 (14.1%)</w:t>
            </w:r>
          </w:p>
        </w:tc>
        <w:tc>
          <w:tcPr>
            <w:tcW w:w="1565" w:type="dxa"/>
            <w:noWrap/>
            <w:vAlign w:val="center"/>
            <w:hideMark/>
          </w:tcPr>
          <w:p w14:paraId="69745274" w14:textId="01729176"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397 (34.9%)</w:t>
            </w:r>
          </w:p>
        </w:tc>
        <w:tc>
          <w:tcPr>
            <w:tcW w:w="1566" w:type="dxa"/>
            <w:vAlign w:val="center"/>
          </w:tcPr>
          <w:p w14:paraId="2E8C2CB8" w14:textId="5F0C7080"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528 (43.3%)</w:t>
            </w:r>
          </w:p>
        </w:tc>
        <w:tc>
          <w:tcPr>
            <w:tcW w:w="1569" w:type="dxa"/>
            <w:noWrap/>
            <w:vAlign w:val="center"/>
            <w:hideMark/>
          </w:tcPr>
          <w:p w14:paraId="529C5CFE" w14:textId="1B448AFF"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375 (52.0%)</w:t>
            </w:r>
          </w:p>
        </w:tc>
        <w:tc>
          <w:tcPr>
            <w:tcW w:w="1684" w:type="dxa"/>
            <w:vAlign w:val="bottom"/>
          </w:tcPr>
          <w:p w14:paraId="53A8676C" w14:textId="2987AB9C"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shd w:val="clear" w:color="auto" w:fill="FFFFFF"/>
              </w:rPr>
              <w:t>2,293 (22.7%)</w:t>
            </w:r>
          </w:p>
        </w:tc>
      </w:tr>
      <w:tr w:rsidR="000066BD" w:rsidRPr="00616452" w14:paraId="0279BFF7" w14:textId="77777777" w:rsidTr="000066BD">
        <w:trPr>
          <w:trHeight w:val="285"/>
        </w:trPr>
        <w:tc>
          <w:tcPr>
            <w:tcW w:w="2894" w:type="dxa"/>
            <w:noWrap/>
            <w:vAlign w:val="bottom"/>
            <w:hideMark/>
          </w:tcPr>
          <w:p w14:paraId="1EC01F64" w14:textId="4673E9DD" w:rsidR="000066BD" w:rsidRPr="00616452" w:rsidRDefault="000066BD" w:rsidP="000066BD">
            <w:pPr>
              <w:rPr>
                <w:rFonts w:ascii="Times New Roman" w:hAnsi="Times New Roman" w:cs="Times New Roman"/>
                <w:i/>
                <w:iCs/>
              </w:rPr>
            </w:pPr>
            <w:r w:rsidRPr="00616452">
              <w:rPr>
                <w:rFonts w:ascii="Times New Roman" w:hAnsi="Times New Roman" w:cs="Times New Roman"/>
                <w:color w:val="424242"/>
                <w:sz w:val="21"/>
                <w:szCs w:val="21"/>
              </w:rPr>
              <w:t>Near</w:t>
            </w:r>
            <w:r>
              <w:rPr>
                <w:rFonts w:ascii="Times New Roman" w:hAnsi="Times New Roman" w:cs="Times New Roman"/>
                <w:color w:val="424242"/>
                <w:sz w:val="21"/>
                <w:szCs w:val="21"/>
              </w:rPr>
              <w:t xml:space="preserve"> Poverty</w:t>
            </w:r>
          </w:p>
        </w:tc>
        <w:tc>
          <w:tcPr>
            <w:tcW w:w="1627" w:type="dxa"/>
            <w:noWrap/>
            <w:vAlign w:val="center"/>
            <w:hideMark/>
          </w:tcPr>
          <w:p w14:paraId="4B80F101" w14:textId="66437372"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1,560 (22.2%)</w:t>
            </w:r>
          </w:p>
        </w:tc>
        <w:tc>
          <w:tcPr>
            <w:tcW w:w="1565" w:type="dxa"/>
            <w:noWrap/>
            <w:vAlign w:val="center"/>
            <w:hideMark/>
          </w:tcPr>
          <w:p w14:paraId="2CAA9D9D" w14:textId="4FF56C1B"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405 (35.7%)</w:t>
            </w:r>
          </w:p>
        </w:tc>
        <w:tc>
          <w:tcPr>
            <w:tcW w:w="1566" w:type="dxa"/>
            <w:vAlign w:val="center"/>
          </w:tcPr>
          <w:p w14:paraId="286D593E" w14:textId="7DD4790F"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458 (37.6%)</w:t>
            </w:r>
          </w:p>
        </w:tc>
        <w:tc>
          <w:tcPr>
            <w:tcW w:w="1569" w:type="dxa"/>
            <w:noWrap/>
            <w:vAlign w:val="center"/>
            <w:hideMark/>
          </w:tcPr>
          <w:p w14:paraId="060564C3" w14:textId="254E241A"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262 (36.3%)</w:t>
            </w:r>
          </w:p>
        </w:tc>
        <w:tc>
          <w:tcPr>
            <w:tcW w:w="1684" w:type="dxa"/>
            <w:vAlign w:val="bottom"/>
          </w:tcPr>
          <w:p w14:paraId="17F73A06" w14:textId="2C732070"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shd w:val="clear" w:color="auto" w:fill="FFFFFF"/>
              </w:rPr>
              <w:t>2,685 (26.6%)</w:t>
            </w:r>
          </w:p>
        </w:tc>
      </w:tr>
      <w:tr w:rsidR="000066BD" w:rsidRPr="00616452" w14:paraId="3E5E6EA1" w14:textId="77777777" w:rsidTr="000066BD">
        <w:trPr>
          <w:trHeight w:val="285"/>
        </w:trPr>
        <w:tc>
          <w:tcPr>
            <w:tcW w:w="2894" w:type="dxa"/>
            <w:noWrap/>
            <w:vAlign w:val="bottom"/>
            <w:hideMark/>
          </w:tcPr>
          <w:p w14:paraId="13C61AA9" w14:textId="70B57617" w:rsidR="000066BD" w:rsidRPr="00616452" w:rsidRDefault="000066BD" w:rsidP="000066BD">
            <w:pPr>
              <w:rPr>
                <w:rFonts w:ascii="Times New Roman" w:hAnsi="Times New Roman" w:cs="Times New Roman"/>
                <w:i/>
                <w:iCs/>
              </w:rPr>
            </w:pPr>
            <w:r>
              <w:rPr>
                <w:rFonts w:ascii="Times New Roman" w:hAnsi="Times New Roman" w:cs="Times New Roman"/>
                <w:color w:val="424242"/>
                <w:sz w:val="21"/>
                <w:szCs w:val="21"/>
              </w:rPr>
              <w:t>Middle Income</w:t>
            </w:r>
          </w:p>
        </w:tc>
        <w:tc>
          <w:tcPr>
            <w:tcW w:w="1627" w:type="dxa"/>
            <w:noWrap/>
            <w:vAlign w:val="center"/>
            <w:hideMark/>
          </w:tcPr>
          <w:p w14:paraId="31F97427" w14:textId="6E03AFE9"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1,085 (15.5%)</w:t>
            </w:r>
          </w:p>
        </w:tc>
        <w:tc>
          <w:tcPr>
            <w:tcW w:w="1565" w:type="dxa"/>
            <w:noWrap/>
            <w:vAlign w:val="center"/>
            <w:hideMark/>
          </w:tcPr>
          <w:p w14:paraId="49E9D3D5" w14:textId="3F63824B"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178 (15.7%)</w:t>
            </w:r>
          </w:p>
        </w:tc>
        <w:tc>
          <w:tcPr>
            <w:tcW w:w="1566" w:type="dxa"/>
            <w:vAlign w:val="center"/>
          </w:tcPr>
          <w:p w14:paraId="2A708027" w14:textId="3FABF24B"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127 (10.4%)</w:t>
            </w:r>
          </w:p>
        </w:tc>
        <w:tc>
          <w:tcPr>
            <w:tcW w:w="1569" w:type="dxa"/>
            <w:noWrap/>
            <w:vAlign w:val="center"/>
            <w:hideMark/>
          </w:tcPr>
          <w:p w14:paraId="38F10F9E" w14:textId="05C58512"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53 (7.4%)</w:t>
            </w:r>
          </w:p>
        </w:tc>
        <w:tc>
          <w:tcPr>
            <w:tcW w:w="1684" w:type="dxa"/>
            <w:vAlign w:val="bottom"/>
          </w:tcPr>
          <w:p w14:paraId="12F0E3C3" w14:textId="27249A9D"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shd w:val="clear" w:color="auto" w:fill="FFFFFF"/>
              </w:rPr>
              <w:t>1,443 (14.3%)</w:t>
            </w:r>
          </w:p>
        </w:tc>
      </w:tr>
      <w:tr w:rsidR="000066BD" w:rsidRPr="00616452" w14:paraId="57D7C074" w14:textId="77777777" w:rsidTr="000066BD">
        <w:trPr>
          <w:trHeight w:val="285"/>
        </w:trPr>
        <w:tc>
          <w:tcPr>
            <w:tcW w:w="2894" w:type="dxa"/>
            <w:noWrap/>
            <w:vAlign w:val="bottom"/>
          </w:tcPr>
          <w:p w14:paraId="30E46D97" w14:textId="72D5DB66" w:rsidR="000066BD" w:rsidRPr="00616452" w:rsidRDefault="000066BD" w:rsidP="000066BD">
            <w:pPr>
              <w:rPr>
                <w:rFonts w:ascii="Times New Roman" w:hAnsi="Times New Roman" w:cs="Times New Roman"/>
                <w:color w:val="424242"/>
                <w:sz w:val="21"/>
                <w:szCs w:val="21"/>
              </w:rPr>
            </w:pPr>
            <w:r>
              <w:rPr>
                <w:rFonts w:ascii="Times New Roman" w:hAnsi="Times New Roman" w:cs="Times New Roman"/>
                <w:color w:val="424242"/>
                <w:sz w:val="21"/>
                <w:szCs w:val="21"/>
              </w:rPr>
              <w:t>Upper-Middle Income</w:t>
            </w:r>
          </w:p>
        </w:tc>
        <w:tc>
          <w:tcPr>
            <w:tcW w:w="1627" w:type="dxa"/>
            <w:noWrap/>
            <w:vAlign w:val="center"/>
          </w:tcPr>
          <w:p w14:paraId="464D08C1" w14:textId="63A0DCCD"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rPr>
              <w:t>1,679 (23.9%)</w:t>
            </w:r>
          </w:p>
        </w:tc>
        <w:tc>
          <w:tcPr>
            <w:tcW w:w="1565" w:type="dxa"/>
            <w:noWrap/>
            <w:vAlign w:val="center"/>
          </w:tcPr>
          <w:p w14:paraId="1455B838" w14:textId="2D43905F"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rPr>
              <w:t>124 (10.9%)</w:t>
            </w:r>
          </w:p>
        </w:tc>
        <w:tc>
          <w:tcPr>
            <w:tcW w:w="1566" w:type="dxa"/>
            <w:vAlign w:val="center"/>
          </w:tcPr>
          <w:p w14:paraId="37890998" w14:textId="14065592"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rPr>
              <w:t>91 (7.5%)</w:t>
            </w:r>
          </w:p>
        </w:tc>
        <w:tc>
          <w:tcPr>
            <w:tcW w:w="1569" w:type="dxa"/>
            <w:noWrap/>
            <w:vAlign w:val="center"/>
          </w:tcPr>
          <w:p w14:paraId="1F41F07A" w14:textId="520D7956"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rPr>
              <w:t>27 (3.7%)</w:t>
            </w:r>
          </w:p>
        </w:tc>
        <w:tc>
          <w:tcPr>
            <w:tcW w:w="1684" w:type="dxa"/>
            <w:vAlign w:val="bottom"/>
          </w:tcPr>
          <w:p w14:paraId="3FB32D25" w14:textId="1671487B" w:rsidR="000066BD" w:rsidRPr="000066BD" w:rsidRDefault="000066BD" w:rsidP="000066BD">
            <w:pPr>
              <w:jc w:val="center"/>
              <w:rPr>
                <w:rFonts w:ascii="Times New Roman" w:hAnsi="Times New Roman" w:cs="Times New Roman"/>
                <w:color w:val="424242"/>
                <w:sz w:val="20"/>
                <w:szCs w:val="20"/>
              </w:rPr>
            </w:pPr>
            <w:r w:rsidRPr="000066BD">
              <w:rPr>
                <w:rFonts w:ascii="Times New Roman" w:hAnsi="Times New Roman" w:cs="Times New Roman"/>
                <w:color w:val="333333"/>
                <w:sz w:val="20"/>
                <w:szCs w:val="20"/>
                <w:shd w:val="clear" w:color="auto" w:fill="FFFFFF"/>
              </w:rPr>
              <w:t>1,921 (19.0%)</w:t>
            </w:r>
          </w:p>
        </w:tc>
      </w:tr>
      <w:tr w:rsidR="000066BD" w:rsidRPr="00616452" w14:paraId="526DE85C" w14:textId="77777777" w:rsidTr="000066BD">
        <w:trPr>
          <w:trHeight w:val="285"/>
        </w:trPr>
        <w:tc>
          <w:tcPr>
            <w:tcW w:w="2894" w:type="dxa"/>
            <w:noWrap/>
            <w:vAlign w:val="bottom"/>
          </w:tcPr>
          <w:p w14:paraId="0AFEFE15" w14:textId="0033EF25" w:rsidR="000066BD" w:rsidRPr="00616452" w:rsidRDefault="000066BD" w:rsidP="000066BD">
            <w:pPr>
              <w:rPr>
                <w:rFonts w:ascii="Times New Roman" w:hAnsi="Times New Roman" w:cs="Times New Roman"/>
                <w:color w:val="424242"/>
                <w:sz w:val="21"/>
                <w:szCs w:val="21"/>
              </w:rPr>
            </w:pPr>
            <w:r>
              <w:rPr>
                <w:rFonts w:ascii="Times New Roman" w:hAnsi="Times New Roman" w:cs="Times New Roman"/>
                <w:color w:val="424242"/>
                <w:sz w:val="21"/>
                <w:szCs w:val="21"/>
              </w:rPr>
              <w:t>High Income</w:t>
            </w:r>
          </w:p>
        </w:tc>
        <w:tc>
          <w:tcPr>
            <w:tcW w:w="1627" w:type="dxa"/>
            <w:noWrap/>
            <w:vAlign w:val="center"/>
          </w:tcPr>
          <w:p w14:paraId="73661A3B" w14:textId="4FCCF20A"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rPr>
              <w:t>1,702 (24.2%)</w:t>
            </w:r>
          </w:p>
        </w:tc>
        <w:tc>
          <w:tcPr>
            <w:tcW w:w="1565" w:type="dxa"/>
            <w:noWrap/>
            <w:vAlign w:val="center"/>
          </w:tcPr>
          <w:p w14:paraId="2F0948E3" w14:textId="046E5276"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rPr>
              <w:t>32 (2.8%)</w:t>
            </w:r>
          </w:p>
        </w:tc>
        <w:tc>
          <w:tcPr>
            <w:tcW w:w="1566" w:type="dxa"/>
            <w:vAlign w:val="center"/>
          </w:tcPr>
          <w:p w14:paraId="123E0542" w14:textId="175E30C4"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rPr>
              <w:t>14 (1.1%)</w:t>
            </w:r>
          </w:p>
        </w:tc>
        <w:tc>
          <w:tcPr>
            <w:tcW w:w="1569" w:type="dxa"/>
            <w:noWrap/>
            <w:vAlign w:val="center"/>
          </w:tcPr>
          <w:p w14:paraId="705C71D1" w14:textId="13819603"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rPr>
              <w:t>4 (0.6%)</w:t>
            </w:r>
          </w:p>
        </w:tc>
        <w:tc>
          <w:tcPr>
            <w:tcW w:w="1684" w:type="dxa"/>
            <w:vAlign w:val="bottom"/>
          </w:tcPr>
          <w:p w14:paraId="25874BA6" w14:textId="3E54687F" w:rsidR="000066BD" w:rsidRPr="000066BD" w:rsidRDefault="000066BD" w:rsidP="000066BD">
            <w:pPr>
              <w:jc w:val="center"/>
              <w:rPr>
                <w:rFonts w:ascii="Times New Roman" w:hAnsi="Times New Roman" w:cs="Times New Roman"/>
                <w:color w:val="424242"/>
                <w:sz w:val="20"/>
                <w:szCs w:val="20"/>
              </w:rPr>
            </w:pPr>
            <w:r w:rsidRPr="000066BD">
              <w:rPr>
                <w:rFonts w:ascii="Times New Roman" w:hAnsi="Times New Roman" w:cs="Times New Roman"/>
                <w:color w:val="333333"/>
                <w:sz w:val="20"/>
                <w:szCs w:val="20"/>
                <w:shd w:val="clear" w:color="auto" w:fill="FFFFFF"/>
              </w:rPr>
              <w:t>1,752 (17.4%)</w:t>
            </w:r>
          </w:p>
        </w:tc>
      </w:tr>
      <w:tr w:rsidR="006876A8" w:rsidRPr="00616452" w14:paraId="135CB1D1" w14:textId="77777777" w:rsidTr="000066BD">
        <w:trPr>
          <w:trHeight w:val="285"/>
        </w:trPr>
        <w:tc>
          <w:tcPr>
            <w:tcW w:w="2894" w:type="dxa"/>
            <w:noWrap/>
            <w:vAlign w:val="bottom"/>
          </w:tcPr>
          <w:p w14:paraId="122F18F1" w14:textId="327CC3CB" w:rsidR="006876A8" w:rsidRPr="00616452" w:rsidRDefault="006876A8" w:rsidP="006876A8">
            <w:pPr>
              <w:rPr>
                <w:rFonts w:ascii="Times New Roman" w:hAnsi="Times New Roman" w:cs="Times New Roman"/>
                <w:b/>
                <w:bCs/>
              </w:rPr>
            </w:pPr>
            <w:r w:rsidRPr="00616452">
              <w:rPr>
                <w:rStyle w:val="Strong"/>
                <w:rFonts w:ascii="Times New Roman" w:hAnsi="Times New Roman" w:cs="Times New Roman"/>
                <w:color w:val="424242"/>
                <w:sz w:val="21"/>
                <w:szCs w:val="21"/>
                <w:bdr w:val="single" w:sz="2" w:space="0" w:color="E3E3E3" w:frame="1"/>
              </w:rPr>
              <w:t>Cycle Year</w:t>
            </w:r>
          </w:p>
        </w:tc>
        <w:tc>
          <w:tcPr>
            <w:tcW w:w="8011" w:type="dxa"/>
            <w:gridSpan w:val="5"/>
            <w:noWrap/>
            <w:vAlign w:val="bottom"/>
          </w:tcPr>
          <w:p w14:paraId="30F71E93" w14:textId="77777777" w:rsidR="006876A8" w:rsidRPr="000066BD" w:rsidRDefault="006876A8" w:rsidP="006876A8">
            <w:pPr>
              <w:jc w:val="center"/>
              <w:rPr>
                <w:rFonts w:ascii="Times New Roman" w:hAnsi="Times New Roman" w:cs="Times New Roman"/>
                <w:sz w:val="20"/>
                <w:szCs w:val="20"/>
              </w:rPr>
            </w:pPr>
          </w:p>
        </w:tc>
      </w:tr>
      <w:tr w:rsidR="0059305D" w:rsidRPr="00616452" w14:paraId="21639A1C" w14:textId="77777777" w:rsidTr="000066BD">
        <w:trPr>
          <w:trHeight w:val="285"/>
        </w:trPr>
        <w:tc>
          <w:tcPr>
            <w:tcW w:w="2894" w:type="dxa"/>
            <w:noWrap/>
            <w:vAlign w:val="bottom"/>
          </w:tcPr>
          <w:p w14:paraId="4385777C" w14:textId="406704E6" w:rsidR="0059305D" w:rsidRPr="00616452" w:rsidRDefault="004F1153" w:rsidP="0059305D">
            <w:pPr>
              <w:rPr>
                <w:rFonts w:ascii="Times New Roman" w:hAnsi="Times New Roman" w:cs="Times New Roman"/>
                <w:i/>
                <w:iCs/>
              </w:rPr>
            </w:pPr>
            <w:r w:rsidRPr="00616452">
              <w:rPr>
                <w:rFonts w:ascii="Times New Roman" w:hAnsi="Times New Roman" w:cs="Times New Roman"/>
                <w:color w:val="424242"/>
                <w:sz w:val="21"/>
                <w:szCs w:val="21"/>
              </w:rPr>
              <w:t>2005–2006</w:t>
            </w:r>
          </w:p>
        </w:tc>
        <w:tc>
          <w:tcPr>
            <w:tcW w:w="1627" w:type="dxa"/>
            <w:noWrap/>
            <w:vAlign w:val="center"/>
          </w:tcPr>
          <w:p w14:paraId="7245A83C" w14:textId="43A9C44C"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1,179 (16.8)</w:t>
            </w:r>
          </w:p>
        </w:tc>
        <w:tc>
          <w:tcPr>
            <w:tcW w:w="1565" w:type="dxa"/>
            <w:noWrap/>
            <w:vAlign w:val="center"/>
          </w:tcPr>
          <w:p w14:paraId="7553FDFB" w14:textId="1ECD43AB"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154 (13.6)</w:t>
            </w:r>
          </w:p>
        </w:tc>
        <w:tc>
          <w:tcPr>
            <w:tcW w:w="1566" w:type="dxa"/>
            <w:vAlign w:val="center"/>
          </w:tcPr>
          <w:p w14:paraId="32436D83" w14:textId="12B41EAD"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148 (12.2)</w:t>
            </w:r>
          </w:p>
        </w:tc>
        <w:tc>
          <w:tcPr>
            <w:tcW w:w="1569" w:type="dxa"/>
            <w:noWrap/>
            <w:vAlign w:val="center"/>
          </w:tcPr>
          <w:p w14:paraId="5FCD00A5" w14:textId="75725FB0"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70 (9.7)</w:t>
            </w:r>
          </w:p>
        </w:tc>
        <w:tc>
          <w:tcPr>
            <w:tcW w:w="1684" w:type="dxa"/>
            <w:vAlign w:val="bottom"/>
          </w:tcPr>
          <w:p w14:paraId="569EB3C6" w14:textId="7DD3F9D8"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424242"/>
                <w:sz w:val="20"/>
                <w:szCs w:val="20"/>
              </w:rPr>
              <w:t>1,5</w:t>
            </w:r>
            <w:r w:rsidR="00DA2DD8" w:rsidRPr="000066BD">
              <w:rPr>
                <w:rFonts w:ascii="Times New Roman" w:hAnsi="Times New Roman" w:cs="Times New Roman"/>
                <w:color w:val="424242"/>
                <w:sz w:val="20"/>
                <w:szCs w:val="20"/>
              </w:rPr>
              <w:t>51</w:t>
            </w:r>
            <w:r w:rsidRPr="000066BD">
              <w:rPr>
                <w:rFonts w:ascii="Times New Roman" w:hAnsi="Times New Roman" w:cs="Times New Roman"/>
                <w:color w:val="424242"/>
                <w:sz w:val="20"/>
                <w:szCs w:val="20"/>
              </w:rPr>
              <w:t xml:space="preserve"> (1</w:t>
            </w:r>
            <w:r w:rsidR="00DA2DD8" w:rsidRPr="000066BD">
              <w:rPr>
                <w:rFonts w:ascii="Times New Roman" w:hAnsi="Times New Roman" w:cs="Times New Roman"/>
                <w:color w:val="424242"/>
                <w:sz w:val="20"/>
                <w:szCs w:val="20"/>
              </w:rPr>
              <w:t>5.4</w:t>
            </w:r>
            <w:r w:rsidRPr="000066BD">
              <w:rPr>
                <w:rFonts w:ascii="Times New Roman" w:hAnsi="Times New Roman" w:cs="Times New Roman"/>
                <w:color w:val="424242"/>
                <w:sz w:val="20"/>
                <w:szCs w:val="20"/>
              </w:rPr>
              <w:t>)</w:t>
            </w:r>
          </w:p>
        </w:tc>
      </w:tr>
      <w:tr w:rsidR="0059305D" w:rsidRPr="00616452" w14:paraId="7482223E" w14:textId="77777777" w:rsidTr="000066BD">
        <w:trPr>
          <w:trHeight w:val="285"/>
        </w:trPr>
        <w:tc>
          <w:tcPr>
            <w:tcW w:w="2894" w:type="dxa"/>
            <w:noWrap/>
            <w:vAlign w:val="bottom"/>
          </w:tcPr>
          <w:p w14:paraId="6FF1C0F3" w14:textId="5EC757C9" w:rsidR="0059305D" w:rsidRPr="00616452" w:rsidRDefault="004F1153" w:rsidP="0059305D">
            <w:pPr>
              <w:rPr>
                <w:rFonts w:ascii="Times New Roman" w:hAnsi="Times New Roman" w:cs="Times New Roman"/>
                <w:i/>
                <w:iCs/>
              </w:rPr>
            </w:pPr>
            <w:r w:rsidRPr="00616452">
              <w:rPr>
                <w:rFonts w:ascii="Times New Roman" w:hAnsi="Times New Roman" w:cs="Times New Roman"/>
                <w:color w:val="424242"/>
                <w:sz w:val="21"/>
                <w:szCs w:val="21"/>
              </w:rPr>
              <w:t>2007–2008</w:t>
            </w:r>
          </w:p>
        </w:tc>
        <w:tc>
          <w:tcPr>
            <w:tcW w:w="1627" w:type="dxa"/>
            <w:noWrap/>
            <w:vAlign w:val="center"/>
          </w:tcPr>
          <w:p w14:paraId="28842C34" w14:textId="62DC74E5"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1,313 (18.7)</w:t>
            </w:r>
          </w:p>
        </w:tc>
        <w:tc>
          <w:tcPr>
            <w:tcW w:w="1565" w:type="dxa"/>
            <w:noWrap/>
            <w:vAlign w:val="center"/>
          </w:tcPr>
          <w:p w14:paraId="71A09F87" w14:textId="3400D3E2"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175 (15.4)</w:t>
            </w:r>
          </w:p>
        </w:tc>
        <w:tc>
          <w:tcPr>
            <w:tcW w:w="1566" w:type="dxa"/>
            <w:vAlign w:val="center"/>
          </w:tcPr>
          <w:p w14:paraId="3A14F9AD" w14:textId="230981AE"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168 (13.8)</w:t>
            </w:r>
          </w:p>
        </w:tc>
        <w:tc>
          <w:tcPr>
            <w:tcW w:w="1569" w:type="dxa"/>
            <w:noWrap/>
            <w:vAlign w:val="center"/>
          </w:tcPr>
          <w:p w14:paraId="51BB3099" w14:textId="695177EB"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93 (12.9)</w:t>
            </w:r>
          </w:p>
        </w:tc>
        <w:tc>
          <w:tcPr>
            <w:tcW w:w="1684" w:type="dxa"/>
            <w:vAlign w:val="bottom"/>
          </w:tcPr>
          <w:p w14:paraId="154433C1" w14:textId="21F7FC5F"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424242"/>
                <w:sz w:val="20"/>
                <w:szCs w:val="20"/>
              </w:rPr>
              <w:t>1,</w:t>
            </w:r>
            <w:r w:rsidR="00051C12" w:rsidRPr="000066BD">
              <w:rPr>
                <w:rFonts w:ascii="Times New Roman" w:hAnsi="Times New Roman" w:cs="Times New Roman"/>
                <w:color w:val="424242"/>
                <w:sz w:val="20"/>
                <w:szCs w:val="20"/>
              </w:rPr>
              <w:t>749</w:t>
            </w:r>
            <w:r w:rsidRPr="000066BD">
              <w:rPr>
                <w:rFonts w:ascii="Times New Roman" w:hAnsi="Times New Roman" w:cs="Times New Roman"/>
                <w:color w:val="424242"/>
                <w:sz w:val="20"/>
                <w:szCs w:val="20"/>
              </w:rPr>
              <w:t xml:space="preserve"> (1</w:t>
            </w:r>
            <w:r w:rsidR="00DA2DD8" w:rsidRPr="000066BD">
              <w:rPr>
                <w:rFonts w:ascii="Times New Roman" w:hAnsi="Times New Roman" w:cs="Times New Roman"/>
                <w:color w:val="424242"/>
                <w:sz w:val="20"/>
                <w:szCs w:val="20"/>
              </w:rPr>
              <w:t>7.3</w:t>
            </w:r>
            <w:r w:rsidRPr="000066BD">
              <w:rPr>
                <w:rFonts w:ascii="Times New Roman" w:hAnsi="Times New Roman" w:cs="Times New Roman"/>
                <w:color w:val="424242"/>
                <w:sz w:val="20"/>
                <w:szCs w:val="20"/>
              </w:rPr>
              <w:t>)</w:t>
            </w:r>
          </w:p>
        </w:tc>
      </w:tr>
      <w:tr w:rsidR="0059305D" w:rsidRPr="00616452" w14:paraId="24A6293D" w14:textId="77777777" w:rsidTr="000066BD">
        <w:trPr>
          <w:trHeight w:val="285"/>
        </w:trPr>
        <w:tc>
          <w:tcPr>
            <w:tcW w:w="2894" w:type="dxa"/>
            <w:noWrap/>
            <w:vAlign w:val="bottom"/>
          </w:tcPr>
          <w:p w14:paraId="79BF2D24" w14:textId="0871FDDC" w:rsidR="0059305D" w:rsidRPr="00616452" w:rsidRDefault="004F1153" w:rsidP="0059305D">
            <w:pPr>
              <w:rPr>
                <w:rFonts w:ascii="Times New Roman" w:hAnsi="Times New Roman" w:cs="Times New Roman"/>
                <w:i/>
                <w:iCs/>
              </w:rPr>
            </w:pPr>
            <w:r w:rsidRPr="00616452">
              <w:rPr>
                <w:rFonts w:ascii="Times New Roman" w:hAnsi="Times New Roman" w:cs="Times New Roman"/>
                <w:color w:val="424242"/>
                <w:sz w:val="21"/>
                <w:szCs w:val="21"/>
              </w:rPr>
              <w:t>2009–2010</w:t>
            </w:r>
          </w:p>
        </w:tc>
        <w:tc>
          <w:tcPr>
            <w:tcW w:w="1627" w:type="dxa"/>
            <w:noWrap/>
            <w:vAlign w:val="center"/>
          </w:tcPr>
          <w:p w14:paraId="3633B152" w14:textId="3E7D5480"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1,246 (17.8)</w:t>
            </w:r>
          </w:p>
        </w:tc>
        <w:tc>
          <w:tcPr>
            <w:tcW w:w="1565" w:type="dxa"/>
            <w:noWrap/>
            <w:vAlign w:val="center"/>
          </w:tcPr>
          <w:p w14:paraId="78265859" w14:textId="4E3DCD7B"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197 (17.3)</w:t>
            </w:r>
          </w:p>
        </w:tc>
        <w:tc>
          <w:tcPr>
            <w:tcW w:w="1566" w:type="dxa"/>
            <w:vAlign w:val="center"/>
          </w:tcPr>
          <w:p w14:paraId="72184C0F" w14:textId="3EC0B7D8"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234 (19.2)</w:t>
            </w:r>
          </w:p>
        </w:tc>
        <w:tc>
          <w:tcPr>
            <w:tcW w:w="1569" w:type="dxa"/>
            <w:noWrap/>
            <w:vAlign w:val="center"/>
          </w:tcPr>
          <w:p w14:paraId="292AD3DC" w14:textId="3FCDE3AA"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148 (20.5)</w:t>
            </w:r>
          </w:p>
        </w:tc>
        <w:tc>
          <w:tcPr>
            <w:tcW w:w="1684" w:type="dxa"/>
            <w:vAlign w:val="bottom"/>
          </w:tcPr>
          <w:p w14:paraId="6B0E74DD" w14:textId="0BFD2CD5"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424242"/>
                <w:sz w:val="20"/>
                <w:szCs w:val="20"/>
              </w:rPr>
              <w:t>1,</w:t>
            </w:r>
            <w:r w:rsidR="00051C12" w:rsidRPr="000066BD">
              <w:rPr>
                <w:rFonts w:ascii="Times New Roman" w:hAnsi="Times New Roman" w:cs="Times New Roman"/>
                <w:color w:val="424242"/>
                <w:sz w:val="20"/>
                <w:szCs w:val="20"/>
              </w:rPr>
              <w:t>825</w:t>
            </w:r>
            <w:r w:rsidRPr="000066BD">
              <w:rPr>
                <w:rFonts w:ascii="Times New Roman" w:hAnsi="Times New Roman" w:cs="Times New Roman"/>
                <w:color w:val="424242"/>
                <w:sz w:val="20"/>
                <w:szCs w:val="20"/>
              </w:rPr>
              <w:t xml:space="preserve"> (1</w:t>
            </w:r>
            <w:r w:rsidR="00DA2DD8" w:rsidRPr="000066BD">
              <w:rPr>
                <w:rFonts w:ascii="Times New Roman" w:hAnsi="Times New Roman" w:cs="Times New Roman"/>
                <w:color w:val="424242"/>
                <w:sz w:val="20"/>
                <w:szCs w:val="20"/>
              </w:rPr>
              <w:t>8.1</w:t>
            </w:r>
            <w:r w:rsidRPr="000066BD">
              <w:rPr>
                <w:rFonts w:ascii="Times New Roman" w:hAnsi="Times New Roman" w:cs="Times New Roman"/>
                <w:color w:val="424242"/>
                <w:sz w:val="20"/>
                <w:szCs w:val="20"/>
              </w:rPr>
              <w:t>)</w:t>
            </w:r>
          </w:p>
        </w:tc>
      </w:tr>
      <w:tr w:rsidR="0059305D" w:rsidRPr="00616452" w14:paraId="5FBE2706" w14:textId="77777777" w:rsidTr="000066BD">
        <w:trPr>
          <w:trHeight w:val="285"/>
        </w:trPr>
        <w:tc>
          <w:tcPr>
            <w:tcW w:w="2894" w:type="dxa"/>
            <w:noWrap/>
            <w:vAlign w:val="bottom"/>
          </w:tcPr>
          <w:p w14:paraId="141F11E3" w14:textId="3209AF2B" w:rsidR="0059305D" w:rsidRPr="00616452" w:rsidRDefault="004F1153" w:rsidP="0059305D">
            <w:pPr>
              <w:rPr>
                <w:rFonts w:ascii="Times New Roman" w:hAnsi="Times New Roman" w:cs="Times New Roman"/>
                <w:i/>
                <w:iCs/>
              </w:rPr>
            </w:pPr>
            <w:r w:rsidRPr="00616452">
              <w:rPr>
                <w:rFonts w:ascii="Times New Roman" w:hAnsi="Times New Roman" w:cs="Times New Roman"/>
                <w:color w:val="424242"/>
                <w:sz w:val="21"/>
                <w:szCs w:val="21"/>
              </w:rPr>
              <w:t>2011–2012</w:t>
            </w:r>
          </w:p>
        </w:tc>
        <w:tc>
          <w:tcPr>
            <w:tcW w:w="1627" w:type="dxa"/>
            <w:noWrap/>
            <w:vAlign w:val="center"/>
          </w:tcPr>
          <w:p w14:paraId="06FDE505" w14:textId="691F8E23"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1,109 (15.8)</w:t>
            </w:r>
          </w:p>
        </w:tc>
        <w:tc>
          <w:tcPr>
            <w:tcW w:w="1565" w:type="dxa"/>
            <w:noWrap/>
            <w:vAlign w:val="center"/>
          </w:tcPr>
          <w:p w14:paraId="5547A318" w14:textId="2F50EA6B"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195 (17.2)</w:t>
            </w:r>
          </w:p>
        </w:tc>
        <w:tc>
          <w:tcPr>
            <w:tcW w:w="1566" w:type="dxa"/>
            <w:vAlign w:val="center"/>
          </w:tcPr>
          <w:p w14:paraId="3848A4FD" w14:textId="0259A5D3"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192 (15.8)</w:t>
            </w:r>
          </w:p>
        </w:tc>
        <w:tc>
          <w:tcPr>
            <w:tcW w:w="1569" w:type="dxa"/>
            <w:noWrap/>
            <w:vAlign w:val="center"/>
          </w:tcPr>
          <w:p w14:paraId="55EE4C82" w14:textId="58A3CCD8"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127 (17.6)</w:t>
            </w:r>
          </w:p>
        </w:tc>
        <w:tc>
          <w:tcPr>
            <w:tcW w:w="1684" w:type="dxa"/>
            <w:vAlign w:val="bottom"/>
          </w:tcPr>
          <w:p w14:paraId="31FA05D2" w14:textId="17F18FBA"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424242"/>
                <w:sz w:val="20"/>
                <w:szCs w:val="20"/>
              </w:rPr>
              <w:t>1,</w:t>
            </w:r>
            <w:r w:rsidR="009A6E43" w:rsidRPr="000066BD">
              <w:rPr>
                <w:rFonts w:ascii="Times New Roman" w:hAnsi="Times New Roman" w:cs="Times New Roman"/>
                <w:color w:val="424242"/>
                <w:sz w:val="20"/>
                <w:szCs w:val="20"/>
              </w:rPr>
              <w:t>623</w:t>
            </w:r>
            <w:r w:rsidRPr="000066BD">
              <w:rPr>
                <w:rFonts w:ascii="Times New Roman" w:hAnsi="Times New Roman" w:cs="Times New Roman"/>
                <w:color w:val="424242"/>
                <w:sz w:val="20"/>
                <w:szCs w:val="20"/>
              </w:rPr>
              <w:t xml:space="preserve"> (1</w:t>
            </w:r>
            <w:r w:rsidR="00DA2DD8" w:rsidRPr="000066BD">
              <w:rPr>
                <w:rFonts w:ascii="Times New Roman" w:hAnsi="Times New Roman" w:cs="Times New Roman"/>
                <w:color w:val="424242"/>
                <w:sz w:val="20"/>
                <w:szCs w:val="20"/>
              </w:rPr>
              <w:t>6.1</w:t>
            </w:r>
            <w:r w:rsidRPr="000066BD">
              <w:rPr>
                <w:rFonts w:ascii="Times New Roman" w:hAnsi="Times New Roman" w:cs="Times New Roman"/>
                <w:color w:val="424242"/>
                <w:sz w:val="20"/>
                <w:szCs w:val="20"/>
              </w:rPr>
              <w:t>)</w:t>
            </w:r>
          </w:p>
        </w:tc>
      </w:tr>
      <w:tr w:rsidR="00DA2DD8" w:rsidRPr="00616452" w14:paraId="124B9414" w14:textId="77777777" w:rsidTr="000066BD">
        <w:trPr>
          <w:trHeight w:val="285"/>
        </w:trPr>
        <w:tc>
          <w:tcPr>
            <w:tcW w:w="2894" w:type="dxa"/>
            <w:noWrap/>
            <w:vAlign w:val="bottom"/>
          </w:tcPr>
          <w:p w14:paraId="6855C801" w14:textId="7047EBC6" w:rsidR="00DA2DD8" w:rsidRPr="00616452" w:rsidRDefault="004F1153" w:rsidP="00DA2DD8">
            <w:pPr>
              <w:rPr>
                <w:rFonts w:ascii="Times New Roman" w:hAnsi="Times New Roman" w:cs="Times New Roman"/>
                <w:i/>
                <w:iCs/>
              </w:rPr>
            </w:pPr>
            <w:r w:rsidRPr="00616452">
              <w:rPr>
                <w:rFonts w:ascii="Times New Roman" w:hAnsi="Times New Roman" w:cs="Times New Roman"/>
                <w:color w:val="424242"/>
                <w:sz w:val="21"/>
                <w:szCs w:val="21"/>
              </w:rPr>
              <w:t>2013–2014</w:t>
            </w:r>
          </w:p>
        </w:tc>
        <w:tc>
          <w:tcPr>
            <w:tcW w:w="1627" w:type="dxa"/>
            <w:noWrap/>
            <w:vAlign w:val="center"/>
          </w:tcPr>
          <w:p w14:paraId="3DE6B1DE" w14:textId="7A9CB42C"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333333"/>
                <w:sz w:val="20"/>
                <w:szCs w:val="20"/>
              </w:rPr>
              <w:t>1,203 (17.1)</w:t>
            </w:r>
          </w:p>
        </w:tc>
        <w:tc>
          <w:tcPr>
            <w:tcW w:w="1565" w:type="dxa"/>
            <w:noWrap/>
            <w:vAlign w:val="center"/>
          </w:tcPr>
          <w:p w14:paraId="564273E1" w14:textId="766F8512"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333333"/>
                <w:sz w:val="20"/>
                <w:szCs w:val="20"/>
              </w:rPr>
              <w:t>199 (17.5)</w:t>
            </w:r>
          </w:p>
        </w:tc>
        <w:tc>
          <w:tcPr>
            <w:tcW w:w="1566" w:type="dxa"/>
            <w:vAlign w:val="center"/>
          </w:tcPr>
          <w:p w14:paraId="4E645D99" w14:textId="443B46A6"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333333"/>
                <w:sz w:val="20"/>
                <w:szCs w:val="20"/>
              </w:rPr>
              <w:t>218 (17.9)</w:t>
            </w:r>
          </w:p>
        </w:tc>
        <w:tc>
          <w:tcPr>
            <w:tcW w:w="1569" w:type="dxa"/>
            <w:noWrap/>
            <w:vAlign w:val="center"/>
          </w:tcPr>
          <w:p w14:paraId="7B678EC5" w14:textId="1EF65D60"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333333"/>
                <w:sz w:val="20"/>
                <w:szCs w:val="20"/>
              </w:rPr>
              <w:t>138 (19.1)</w:t>
            </w:r>
          </w:p>
        </w:tc>
        <w:tc>
          <w:tcPr>
            <w:tcW w:w="1684" w:type="dxa"/>
            <w:vAlign w:val="bottom"/>
          </w:tcPr>
          <w:p w14:paraId="4EDD13C0" w14:textId="020F0201"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424242"/>
                <w:sz w:val="20"/>
                <w:szCs w:val="20"/>
              </w:rPr>
              <w:t>1,7</w:t>
            </w:r>
            <w:r w:rsidR="009A6E43" w:rsidRPr="000066BD">
              <w:rPr>
                <w:rFonts w:ascii="Times New Roman" w:hAnsi="Times New Roman" w:cs="Times New Roman"/>
                <w:color w:val="424242"/>
                <w:sz w:val="20"/>
                <w:szCs w:val="20"/>
              </w:rPr>
              <w:t>58</w:t>
            </w:r>
            <w:r w:rsidRPr="000066BD">
              <w:rPr>
                <w:rFonts w:ascii="Times New Roman" w:hAnsi="Times New Roman" w:cs="Times New Roman"/>
                <w:color w:val="424242"/>
                <w:sz w:val="20"/>
                <w:szCs w:val="20"/>
              </w:rPr>
              <w:t xml:space="preserve"> (17.4)</w:t>
            </w:r>
          </w:p>
        </w:tc>
      </w:tr>
      <w:tr w:rsidR="00DA2DD8" w:rsidRPr="00616452" w14:paraId="41446741" w14:textId="77777777" w:rsidTr="000066BD">
        <w:trPr>
          <w:trHeight w:val="285"/>
        </w:trPr>
        <w:tc>
          <w:tcPr>
            <w:tcW w:w="2894" w:type="dxa"/>
            <w:noWrap/>
            <w:vAlign w:val="bottom"/>
          </w:tcPr>
          <w:p w14:paraId="70D13E78" w14:textId="4A365B96" w:rsidR="00DA2DD8" w:rsidRPr="00616452" w:rsidRDefault="00DA2DD8" w:rsidP="00DA2DD8">
            <w:pPr>
              <w:rPr>
                <w:rFonts w:ascii="Times New Roman" w:hAnsi="Times New Roman" w:cs="Times New Roman"/>
                <w:i/>
                <w:iCs/>
              </w:rPr>
            </w:pPr>
            <w:r w:rsidRPr="00616452">
              <w:rPr>
                <w:rFonts w:ascii="Times New Roman" w:hAnsi="Times New Roman" w:cs="Times New Roman"/>
                <w:color w:val="424242"/>
                <w:sz w:val="21"/>
                <w:szCs w:val="21"/>
              </w:rPr>
              <w:t>201</w:t>
            </w:r>
            <w:r w:rsidR="004F1153" w:rsidRPr="00616452">
              <w:rPr>
                <w:rFonts w:ascii="Times New Roman" w:hAnsi="Times New Roman" w:cs="Times New Roman"/>
                <w:color w:val="424242"/>
                <w:sz w:val="21"/>
                <w:szCs w:val="21"/>
              </w:rPr>
              <w:t>5</w:t>
            </w:r>
            <w:r w:rsidRPr="00616452">
              <w:rPr>
                <w:rFonts w:ascii="Times New Roman" w:hAnsi="Times New Roman" w:cs="Times New Roman"/>
                <w:color w:val="424242"/>
                <w:sz w:val="21"/>
                <w:szCs w:val="21"/>
              </w:rPr>
              <w:t>–201</w:t>
            </w:r>
            <w:r w:rsidR="004F1153" w:rsidRPr="00616452">
              <w:rPr>
                <w:rFonts w:ascii="Times New Roman" w:hAnsi="Times New Roman" w:cs="Times New Roman"/>
                <w:color w:val="424242"/>
                <w:sz w:val="21"/>
                <w:szCs w:val="21"/>
              </w:rPr>
              <w:t>6</w:t>
            </w:r>
          </w:p>
        </w:tc>
        <w:tc>
          <w:tcPr>
            <w:tcW w:w="1627" w:type="dxa"/>
            <w:noWrap/>
            <w:vAlign w:val="center"/>
          </w:tcPr>
          <w:p w14:paraId="265667A6" w14:textId="68B8E58E"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333333"/>
                <w:sz w:val="20"/>
                <w:szCs w:val="20"/>
              </w:rPr>
              <w:t>969 (13.8)</w:t>
            </w:r>
          </w:p>
        </w:tc>
        <w:tc>
          <w:tcPr>
            <w:tcW w:w="1565" w:type="dxa"/>
            <w:noWrap/>
            <w:vAlign w:val="center"/>
          </w:tcPr>
          <w:p w14:paraId="5BD30E10" w14:textId="227826A6"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333333"/>
                <w:sz w:val="20"/>
                <w:szCs w:val="20"/>
              </w:rPr>
              <w:t>216 (19.0)</w:t>
            </w:r>
          </w:p>
        </w:tc>
        <w:tc>
          <w:tcPr>
            <w:tcW w:w="1566" w:type="dxa"/>
            <w:vAlign w:val="center"/>
          </w:tcPr>
          <w:p w14:paraId="4ACF75F2" w14:textId="31123496"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333333"/>
                <w:sz w:val="20"/>
                <w:szCs w:val="20"/>
              </w:rPr>
              <w:t>258 (21.2)</w:t>
            </w:r>
          </w:p>
        </w:tc>
        <w:tc>
          <w:tcPr>
            <w:tcW w:w="1569" w:type="dxa"/>
            <w:noWrap/>
            <w:vAlign w:val="center"/>
          </w:tcPr>
          <w:p w14:paraId="13ECA19A" w14:textId="6C68FCB8"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333333"/>
                <w:sz w:val="20"/>
                <w:szCs w:val="20"/>
              </w:rPr>
              <w:t>145 (20.1)</w:t>
            </w:r>
          </w:p>
        </w:tc>
        <w:tc>
          <w:tcPr>
            <w:tcW w:w="1684" w:type="dxa"/>
            <w:vAlign w:val="bottom"/>
          </w:tcPr>
          <w:p w14:paraId="78005EDE" w14:textId="5D509961"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424242"/>
                <w:sz w:val="20"/>
                <w:szCs w:val="20"/>
              </w:rPr>
              <w:t>1,</w:t>
            </w:r>
            <w:r w:rsidR="009A6E43" w:rsidRPr="000066BD">
              <w:rPr>
                <w:rFonts w:ascii="Times New Roman" w:hAnsi="Times New Roman" w:cs="Times New Roman"/>
                <w:color w:val="424242"/>
                <w:sz w:val="20"/>
                <w:szCs w:val="20"/>
              </w:rPr>
              <w:t>588</w:t>
            </w:r>
            <w:r w:rsidRPr="000066BD">
              <w:rPr>
                <w:rFonts w:ascii="Times New Roman" w:hAnsi="Times New Roman" w:cs="Times New Roman"/>
                <w:color w:val="424242"/>
                <w:sz w:val="20"/>
                <w:szCs w:val="20"/>
              </w:rPr>
              <w:t xml:space="preserve"> (15.</w:t>
            </w:r>
            <w:r w:rsidR="00C32231" w:rsidRPr="000066BD">
              <w:rPr>
                <w:rFonts w:ascii="Times New Roman" w:hAnsi="Times New Roman" w:cs="Times New Roman"/>
                <w:color w:val="424242"/>
                <w:sz w:val="20"/>
                <w:szCs w:val="20"/>
              </w:rPr>
              <w:t>7</w:t>
            </w:r>
            <w:r w:rsidRPr="000066BD">
              <w:rPr>
                <w:rFonts w:ascii="Times New Roman" w:hAnsi="Times New Roman" w:cs="Times New Roman"/>
                <w:color w:val="424242"/>
                <w:sz w:val="20"/>
                <w:szCs w:val="20"/>
              </w:rPr>
              <w:t>)</w:t>
            </w:r>
          </w:p>
        </w:tc>
      </w:tr>
    </w:tbl>
    <w:p w14:paraId="25B93D07" w14:textId="0D1EA676" w:rsidR="006215DB" w:rsidRPr="00616452" w:rsidRDefault="0088007A" w:rsidP="006215DB">
      <w:pPr>
        <w:pStyle w:val="Heading1"/>
        <w:jc w:val="center"/>
        <w:rPr>
          <w:rFonts w:ascii="Times New Roman" w:hAnsi="Times New Roman" w:cs="Times New Roman"/>
          <w:b/>
          <w:bCs/>
          <w:color w:val="000000" w:themeColor="text1"/>
          <w:sz w:val="24"/>
          <w:szCs w:val="24"/>
        </w:rPr>
      </w:pPr>
      <w:r w:rsidRPr="00616452">
        <w:rPr>
          <w:rFonts w:ascii="Times New Roman" w:hAnsi="Times New Roman" w:cs="Times New Roman"/>
          <w:b/>
          <w:bCs/>
          <w:color w:val="000000" w:themeColor="text1"/>
          <w:sz w:val="24"/>
          <w:szCs w:val="24"/>
        </w:rPr>
        <w:t>Table 1</w:t>
      </w:r>
      <w:r w:rsidR="00FB5BE4" w:rsidRPr="00616452">
        <w:rPr>
          <w:rFonts w:ascii="Times New Roman" w:hAnsi="Times New Roman" w:cs="Times New Roman"/>
          <w:b/>
          <w:bCs/>
          <w:color w:val="000000" w:themeColor="text1"/>
          <w:sz w:val="24"/>
          <w:szCs w:val="24"/>
        </w:rPr>
        <w:t>:</w:t>
      </w:r>
      <w:r w:rsidRPr="00616452">
        <w:rPr>
          <w:rFonts w:ascii="Times New Roman" w:hAnsi="Times New Roman" w:cs="Times New Roman"/>
          <w:b/>
          <w:bCs/>
          <w:color w:val="000000" w:themeColor="text1"/>
          <w:sz w:val="24"/>
          <w:szCs w:val="24"/>
        </w:rPr>
        <w:t xml:space="preserve"> </w:t>
      </w:r>
      <w:r w:rsidR="00D76C6B" w:rsidRPr="00616452">
        <w:rPr>
          <w:rFonts w:ascii="Times New Roman" w:hAnsi="Times New Roman" w:cs="Times New Roman"/>
          <w:b/>
          <w:bCs/>
          <w:color w:val="000000" w:themeColor="text1"/>
          <w:sz w:val="24"/>
          <w:szCs w:val="24"/>
        </w:rPr>
        <w:t xml:space="preserve">Unweighted </w:t>
      </w:r>
      <w:r w:rsidRPr="00616452">
        <w:rPr>
          <w:rFonts w:ascii="Times New Roman" w:hAnsi="Times New Roman" w:cs="Times New Roman"/>
          <w:b/>
          <w:bCs/>
          <w:color w:val="000000" w:themeColor="text1"/>
          <w:sz w:val="24"/>
          <w:szCs w:val="24"/>
        </w:rPr>
        <w:t xml:space="preserve">Demographic </w:t>
      </w:r>
      <w:r w:rsidR="006215DB" w:rsidRPr="00616452">
        <w:rPr>
          <w:rFonts w:ascii="Times New Roman" w:hAnsi="Times New Roman" w:cs="Times New Roman"/>
          <w:b/>
          <w:bCs/>
          <w:color w:val="000000" w:themeColor="text1"/>
          <w:sz w:val="24"/>
          <w:szCs w:val="24"/>
        </w:rPr>
        <w:t xml:space="preserve">Characteristics of the Analytic Study Population </w:t>
      </w:r>
    </w:p>
    <w:p w14:paraId="462218CD" w14:textId="6BC9C5F2" w:rsidR="006D2310" w:rsidRPr="00616452" w:rsidRDefault="00C43DAA" w:rsidP="00FB5BE4">
      <w:pPr>
        <w:pStyle w:val="ListParagraph"/>
        <w:numPr>
          <w:ilvl w:val="0"/>
          <w:numId w:val="1"/>
        </w:numPr>
        <w:rPr>
          <w:rFonts w:ascii="Times New Roman" w:hAnsi="Times New Roman" w:cs="Times New Roman"/>
          <w:i/>
          <w:iCs/>
        </w:rPr>
      </w:pPr>
      <w:r w:rsidRPr="00616452">
        <w:rPr>
          <w:rFonts w:ascii="Times New Roman" w:hAnsi="Times New Roman" w:cs="Times New Roman"/>
          <w:i/>
          <w:iCs/>
        </w:rPr>
        <w:t xml:space="preserve">Unweighted </w:t>
      </w:r>
      <w:r w:rsidR="00E25640" w:rsidRPr="00616452">
        <w:rPr>
          <w:rFonts w:ascii="Times New Roman" w:hAnsi="Times New Roman" w:cs="Times New Roman"/>
          <w:i/>
          <w:iCs/>
        </w:rPr>
        <w:t>descriptive statistics</w:t>
      </w:r>
      <w:r w:rsidR="00FB5BE4" w:rsidRPr="00616452">
        <w:rPr>
          <w:rFonts w:ascii="Times New Roman" w:hAnsi="Times New Roman" w:cs="Times New Roman"/>
          <w:i/>
          <w:iCs/>
        </w:rPr>
        <w:t xml:space="preserve"> </w:t>
      </w:r>
      <w:r w:rsidR="00921C99" w:rsidRPr="00616452">
        <w:rPr>
          <w:rFonts w:ascii="Times New Roman" w:hAnsi="Times New Roman" w:cs="Times New Roman"/>
          <w:i/>
          <w:iCs/>
        </w:rPr>
        <w:t xml:space="preserve">count </w:t>
      </w:r>
      <w:r w:rsidR="00FB5BE4" w:rsidRPr="00616452">
        <w:rPr>
          <w:rFonts w:ascii="Times New Roman" w:hAnsi="Times New Roman" w:cs="Times New Roman"/>
          <w:i/>
          <w:iCs/>
        </w:rPr>
        <w:t>(frequency) and proportion (percentage) per food security category reported</w:t>
      </w:r>
      <w:r w:rsidR="00921C99" w:rsidRPr="00616452">
        <w:rPr>
          <w:rFonts w:ascii="Times New Roman" w:hAnsi="Times New Roman" w:cs="Times New Roman"/>
          <w:i/>
          <w:iCs/>
        </w:rPr>
        <w:t>.</w:t>
      </w:r>
    </w:p>
    <w:p w14:paraId="6D1B5DF3" w14:textId="40675861" w:rsidR="006D2310" w:rsidRPr="00616452" w:rsidRDefault="006D2310" w:rsidP="006D2310">
      <w:pPr>
        <w:spacing w:after="160" w:line="278" w:lineRule="auto"/>
        <w:rPr>
          <w:rFonts w:ascii="Times New Roman" w:hAnsi="Times New Roman" w:cs="Times New Roman"/>
        </w:rPr>
      </w:pPr>
    </w:p>
    <w:p w14:paraId="3026549E" w14:textId="7C5949A0" w:rsidR="00E07FA3" w:rsidRPr="00616452" w:rsidRDefault="00E07FA3" w:rsidP="00DF055F">
      <w:pPr>
        <w:autoSpaceDE w:val="0"/>
        <w:autoSpaceDN w:val="0"/>
        <w:adjustRightInd w:val="0"/>
        <w:rPr>
          <w:rFonts w:ascii="Times New Roman" w:hAnsi="Times New Roman" w:cs="Times New Roman"/>
          <w:i/>
          <w:iCs/>
          <w:kern w:val="0"/>
        </w:rPr>
      </w:pPr>
      <w:r w:rsidRPr="00616452">
        <w:rPr>
          <w:rFonts w:ascii="Times New Roman" w:hAnsi="Times New Roman" w:cs="Times New Roman"/>
          <w:i/>
          <w:iCs/>
          <w:kern w:val="0"/>
        </w:rPr>
        <w:t xml:space="preserve">Study Population </w:t>
      </w:r>
      <w:del w:id="4" w:author="Nickelberry, Marshae" w:date="2026-01-15T18:53:00Z" w16du:dateUtc="2026-01-15T23:53:00Z">
        <w:r w:rsidRPr="00616452" w:rsidDel="00F324AA">
          <w:rPr>
            <w:rFonts w:ascii="Times New Roman" w:hAnsi="Times New Roman" w:cs="Times New Roman"/>
            <w:i/>
            <w:iCs/>
            <w:kern w:val="0"/>
          </w:rPr>
          <w:delText>Descriptive Statistics</w:delText>
        </w:r>
      </w:del>
    </w:p>
    <w:p w14:paraId="7E795397" w14:textId="11B678FE" w:rsidR="00704656" w:rsidDel="00971889" w:rsidRDefault="003B728F">
      <w:pPr>
        <w:autoSpaceDE w:val="0"/>
        <w:autoSpaceDN w:val="0"/>
        <w:adjustRightInd w:val="0"/>
        <w:rPr>
          <w:del w:id="5" w:author="Nickelberry, Marshae" w:date="2026-01-15T18:55:00Z" w16du:dateUtc="2026-01-15T23:55:00Z"/>
          <w:rFonts w:ascii="Times New Roman" w:hAnsi="Times New Roman" w:cs="Times New Roman"/>
          <w:kern w:val="0"/>
        </w:rPr>
      </w:pPr>
      <w:ins w:id="6" w:author="Nickelberry, Marshae" w:date="2026-01-15T19:05:00Z" w16du:dateUtc="2026-01-16T00:05:00Z">
        <w:r>
          <w:rPr>
            <w:rFonts w:ascii="Times New Roman" w:hAnsi="Times New Roman" w:cs="Times New Roman"/>
            <w:kern w:val="0"/>
          </w:rPr>
          <w:t xml:space="preserve">A total of </w:t>
        </w:r>
      </w:ins>
      <w:r w:rsidR="00B54138">
        <w:rPr>
          <w:rFonts w:ascii="Times New Roman" w:hAnsi="Times New Roman" w:cs="Times New Roman"/>
          <w:kern w:val="0"/>
        </w:rPr>
        <w:t>1</w:t>
      </w:r>
      <w:r w:rsidR="00173193">
        <w:rPr>
          <w:rFonts w:ascii="Times New Roman" w:hAnsi="Times New Roman" w:cs="Times New Roman"/>
          <w:kern w:val="0"/>
        </w:rPr>
        <w:t xml:space="preserve">0,094 </w:t>
      </w:r>
      <w:ins w:id="7" w:author="Nickelberry, Marshae" w:date="2026-01-15T19:05:00Z" w16du:dateUtc="2026-01-16T00:05:00Z">
        <w:r>
          <w:rPr>
            <w:rFonts w:ascii="Times New Roman" w:hAnsi="Times New Roman" w:cs="Times New Roman"/>
            <w:kern w:val="0"/>
          </w:rPr>
          <w:t xml:space="preserve">adults </w:t>
        </w:r>
      </w:ins>
      <w:del w:id="8" w:author="Nickelberry, Marshae" w:date="2026-01-15T19:05:00Z" w16du:dateUtc="2026-01-16T00:05:00Z">
        <w:r w:rsidR="00173193" w:rsidDel="003B728F">
          <w:rPr>
            <w:rFonts w:ascii="Times New Roman" w:hAnsi="Times New Roman" w:cs="Times New Roman"/>
            <w:kern w:val="0"/>
          </w:rPr>
          <w:delText xml:space="preserve">participants </w:delText>
        </w:r>
      </w:del>
      <w:r w:rsidR="00173193">
        <w:rPr>
          <w:rFonts w:ascii="Times New Roman" w:hAnsi="Times New Roman" w:cs="Times New Roman"/>
          <w:kern w:val="0"/>
        </w:rPr>
        <w:t xml:space="preserve">were included in the final </w:t>
      </w:r>
      <w:r w:rsidR="00433391">
        <w:rPr>
          <w:rFonts w:ascii="Times New Roman" w:hAnsi="Times New Roman" w:cs="Times New Roman"/>
          <w:kern w:val="0"/>
        </w:rPr>
        <w:t xml:space="preserve">analytic </w:t>
      </w:r>
      <w:r w:rsidR="00173193">
        <w:rPr>
          <w:rFonts w:ascii="Times New Roman" w:hAnsi="Times New Roman" w:cs="Times New Roman"/>
          <w:kern w:val="0"/>
        </w:rPr>
        <w:t>study</w:t>
      </w:r>
      <w:r w:rsidR="00363AA2">
        <w:rPr>
          <w:rFonts w:ascii="Times New Roman" w:hAnsi="Times New Roman" w:cs="Times New Roman"/>
          <w:kern w:val="0"/>
        </w:rPr>
        <w:t xml:space="preserve"> </w:t>
      </w:r>
      <w:r w:rsidR="00363AA2" w:rsidRPr="00616452">
        <w:rPr>
          <w:rFonts w:ascii="Times New Roman" w:hAnsi="Times New Roman" w:cs="Times New Roman"/>
          <w:kern w:val="0"/>
        </w:rPr>
        <w:t>(Table 1)</w:t>
      </w:r>
      <w:r w:rsidR="00363AA2">
        <w:rPr>
          <w:rFonts w:ascii="Times New Roman" w:hAnsi="Times New Roman" w:cs="Times New Roman"/>
          <w:kern w:val="0"/>
        </w:rPr>
        <w:t>.</w:t>
      </w:r>
      <w:r w:rsidR="00173193">
        <w:rPr>
          <w:rFonts w:ascii="Times New Roman" w:hAnsi="Times New Roman" w:cs="Times New Roman"/>
          <w:kern w:val="0"/>
        </w:rPr>
        <w:t xml:space="preserve"> </w:t>
      </w:r>
      <w:ins w:id="9" w:author="Nickelberry, Marshae" w:date="2026-01-15T18:48:00Z" w16du:dateUtc="2026-01-15T23:48:00Z">
        <w:r w:rsidR="00F324AA">
          <w:rPr>
            <w:rFonts w:ascii="Times New Roman" w:hAnsi="Times New Roman" w:cs="Times New Roman"/>
            <w:kern w:val="0"/>
          </w:rPr>
          <w:t>Participants were approximately e</w:t>
        </w:r>
      </w:ins>
      <w:ins w:id="10" w:author="Nickelberry, Marshae" w:date="2026-01-15T19:06:00Z" w16du:dateUtc="2026-01-16T00:06:00Z">
        <w:r>
          <w:rPr>
            <w:rFonts w:ascii="Times New Roman" w:hAnsi="Times New Roman" w:cs="Times New Roman"/>
            <w:kern w:val="0"/>
          </w:rPr>
          <w:t>venly distributed by sex (male</w:t>
        </w:r>
      </w:ins>
      <w:ins w:id="11" w:author="Nickelberry, Marshae" w:date="2026-01-15T19:07:00Z" w16du:dateUtc="2026-01-16T00:07:00Z">
        <w:r>
          <w:rPr>
            <w:rFonts w:ascii="Times New Roman" w:hAnsi="Times New Roman" w:cs="Times New Roman"/>
            <w:kern w:val="0"/>
          </w:rPr>
          <w:t xml:space="preserve"> 49.1%, female: 50.9%)</w:t>
        </w:r>
      </w:ins>
      <w:ins w:id="12" w:author="Nickelberry, Marshae" w:date="2026-01-15T19:10:00Z" w16du:dateUtc="2026-01-16T00:10:00Z">
        <w:r>
          <w:rPr>
            <w:rFonts w:ascii="Times New Roman" w:hAnsi="Times New Roman" w:cs="Times New Roman"/>
            <w:kern w:val="0"/>
          </w:rPr>
          <w:t>. The median age was 47 years overall; adults with reduced food security</w:t>
        </w:r>
      </w:ins>
      <w:del w:id="13" w:author="Nickelberry, Marshae" w:date="2026-01-15T19:10:00Z" w16du:dateUtc="2026-01-16T00:10:00Z">
        <w:r w:rsidRPr="001C2628" w:rsidDel="003B728F">
          <w:rPr>
            <w:rFonts w:ascii="Times New Roman" w:hAnsi="Times New Roman" w:cs="Times New Roman"/>
            <w:kern w:val="0"/>
          </w:rPr>
          <w:delText>Individuals</w:delText>
        </w:r>
      </w:del>
      <w:r w:rsidRPr="001C2628">
        <w:rPr>
          <w:rFonts w:ascii="Times New Roman" w:hAnsi="Times New Roman" w:cs="Times New Roman"/>
          <w:kern w:val="0"/>
        </w:rPr>
        <w:t xml:space="preserve"> </w:t>
      </w:r>
      <w:del w:id="14" w:author="Nickelberry, Marshae" w:date="2026-01-15T19:09:00Z" w16du:dateUtc="2026-01-16T00:09:00Z">
        <w:r w:rsidRPr="001C2628" w:rsidDel="003B728F">
          <w:rPr>
            <w:rFonts w:ascii="Times New Roman" w:hAnsi="Times New Roman" w:cs="Times New Roman"/>
            <w:kern w:val="0"/>
          </w:rPr>
          <w:delText xml:space="preserve">with high food security </w:delText>
        </w:r>
      </w:del>
      <w:ins w:id="15" w:author="Nickelberry, Marshae" w:date="2026-01-15T19:10:00Z" w16du:dateUtc="2026-01-16T00:10:00Z">
        <w:r>
          <w:rPr>
            <w:rFonts w:ascii="Times New Roman" w:hAnsi="Times New Roman" w:cs="Times New Roman"/>
            <w:kern w:val="0"/>
          </w:rPr>
          <w:t>(</w:t>
        </w:r>
      </w:ins>
      <w:del w:id="16" w:author="Nickelberry, Marshae" w:date="2026-01-15T19:10:00Z" w16du:dateUtc="2026-01-16T00:10:00Z">
        <w:r w:rsidRPr="001C2628" w:rsidDel="003B728F">
          <w:rPr>
            <w:rFonts w:ascii="Times New Roman" w:hAnsi="Times New Roman" w:cs="Times New Roman"/>
            <w:kern w:val="0"/>
          </w:rPr>
          <w:delText xml:space="preserve">were </w:delText>
        </w:r>
      </w:del>
      <w:del w:id="17" w:author="Nickelberry, Marshae" w:date="2026-01-15T19:09:00Z" w16du:dateUtc="2026-01-16T00:09:00Z">
        <w:r w:rsidRPr="001C2628" w:rsidDel="003B728F">
          <w:rPr>
            <w:rFonts w:ascii="Times New Roman" w:hAnsi="Times New Roman" w:cs="Times New Roman"/>
            <w:kern w:val="0"/>
          </w:rPr>
          <w:delText>olde</w:delText>
        </w:r>
      </w:del>
      <w:del w:id="18" w:author="Nickelberry, Marshae" w:date="2026-01-15T19:10:00Z" w16du:dateUtc="2026-01-16T00:10:00Z">
        <w:r w:rsidRPr="001C2628" w:rsidDel="003B728F">
          <w:rPr>
            <w:rFonts w:ascii="Times New Roman" w:hAnsi="Times New Roman" w:cs="Times New Roman"/>
            <w:kern w:val="0"/>
          </w:rPr>
          <w:delText>r on average (47 years)</w:delText>
        </w:r>
      </w:del>
      <w:del w:id="19" w:author="Nickelberry, Marshae" w:date="2026-01-15T18:46:00Z" w16du:dateUtc="2026-01-15T23:46:00Z">
        <w:r w:rsidR="00173193" w:rsidDel="00F324AA">
          <w:rPr>
            <w:rFonts w:ascii="Times New Roman" w:hAnsi="Times New Roman" w:cs="Times New Roman"/>
            <w:kern w:val="0"/>
          </w:rPr>
          <w:delText xml:space="preserve">50.9% </w:delText>
        </w:r>
      </w:del>
      <w:del w:id="20" w:author="Nickelberry, Marshae" w:date="2026-01-15T18:45:00Z" w16du:dateUtc="2026-01-15T23:45:00Z">
        <w:r w:rsidR="00173193" w:rsidDel="00F324AA">
          <w:rPr>
            <w:rFonts w:ascii="Times New Roman" w:hAnsi="Times New Roman" w:cs="Times New Roman"/>
            <w:kern w:val="0"/>
          </w:rPr>
          <w:delText xml:space="preserve">of which </w:delText>
        </w:r>
      </w:del>
      <w:del w:id="21" w:author="Nickelberry, Marshae" w:date="2026-01-15T18:46:00Z" w16du:dateUtc="2026-01-15T23:46:00Z">
        <w:r w:rsidR="00433391" w:rsidDel="00F324AA">
          <w:rPr>
            <w:rFonts w:ascii="Times New Roman" w:hAnsi="Times New Roman" w:cs="Times New Roman"/>
            <w:kern w:val="0"/>
          </w:rPr>
          <w:delText>self-reported</w:delText>
        </w:r>
        <w:r w:rsidR="00173193" w:rsidDel="00F324AA">
          <w:rPr>
            <w:rFonts w:ascii="Times New Roman" w:hAnsi="Times New Roman" w:cs="Times New Roman"/>
            <w:kern w:val="0"/>
          </w:rPr>
          <w:delText xml:space="preserve"> </w:delText>
        </w:r>
        <w:r w:rsidR="00A65963" w:rsidDel="00F324AA">
          <w:rPr>
            <w:rFonts w:ascii="Times New Roman" w:hAnsi="Times New Roman" w:cs="Times New Roman"/>
            <w:kern w:val="0"/>
          </w:rPr>
          <w:delText xml:space="preserve">as </w:delText>
        </w:r>
        <w:r w:rsidR="00173193" w:rsidDel="00F324AA">
          <w:rPr>
            <w:rFonts w:ascii="Times New Roman" w:hAnsi="Times New Roman" w:cs="Times New Roman"/>
            <w:kern w:val="0"/>
          </w:rPr>
          <w:delText>female</w:delText>
        </w:r>
        <w:r w:rsidR="00F63947" w:rsidRPr="00616452" w:rsidDel="00F324AA">
          <w:rPr>
            <w:rFonts w:ascii="Times New Roman" w:hAnsi="Times New Roman" w:cs="Times New Roman"/>
            <w:kern w:val="0"/>
          </w:rPr>
          <w:delText xml:space="preserve">. </w:delText>
        </w:r>
      </w:del>
      <w:del w:id="22" w:author="Nickelberry, Marshae" w:date="2026-01-15T19:09:00Z" w16du:dateUtc="2026-01-16T00:09:00Z">
        <w:r w:rsidR="00433391" w:rsidRPr="00433391" w:rsidDel="003B728F">
          <w:rPr>
            <w:rFonts w:ascii="Times New Roman" w:hAnsi="Times New Roman" w:cs="Times New Roman"/>
            <w:kern w:val="0"/>
          </w:rPr>
          <w:delText xml:space="preserve">Individuals with </w:delText>
        </w:r>
      </w:del>
      <w:del w:id="23" w:author="Nickelberry, Marshae" w:date="2026-01-15T18:47:00Z" w16du:dateUtc="2026-01-15T23:47:00Z">
        <w:r w:rsidR="00433391" w:rsidRPr="00433391" w:rsidDel="00F324AA">
          <w:rPr>
            <w:rFonts w:ascii="Times New Roman" w:hAnsi="Times New Roman" w:cs="Times New Roman"/>
            <w:kern w:val="0"/>
          </w:rPr>
          <w:delText xml:space="preserve">high </w:delText>
        </w:r>
      </w:del>
      <w:del w:id="24" w:author="Nickelberry, Marshae" w:date="2026-01-15T19:09:00Z" w16du:dateUtc="2026-01-16T00:09:00Z">
        <w:r w:rsidR="00433391" w:rsidRPr="00433391" w:rsidDel="003B728F">
          <w:rPr>
            <w:rFonts w:ascii="Times New Roman" w:hAnsi="Times New Roman" w:cs="Times New Roman"/>
            <w:kern w:val="0"/>
          </w:rPr>
          <w:delText>food security</w:delText>
        </w:r>
      </w:del>
      <w:ins w:id="25" w:author="Nickelberry, Marshae" w:date="2026-01-15T18:50:00Z" w16du:dateUtc="2026-01-15T23:50:00Z">
        <w:r w:rsidR="00F324AA">
          <w:rPr>
            <w:rFonts w:ascii="Times New Roman" w:hAnsi="Times New Roman" w:cs="Times New Roman"/>
            <w:kern w:val="0"/>
          </w:rPr>
          <w:t>marginal, low and very low)</w:t>
        </w:r>
      </w:ins>
      <w:ins w:id="26" w:author="Nickelberry, Marshae" w:date="2026-01-15T18:48:00Z" w16du:dateUtc="2026-01-15T23:48:00Z">
        <w:r w:rsidR="00F324AA">
          <w:rPr>
            <w:rFonts w:ascii="Times New Roman" w:hAnsi="Times New Roman" w:cs="Times New Roman"/>
            <w:kern w:val="0"/>
          </w:rPr>
          <w:t xml:space="preserve"> were</w:t>
        </w:r>
      </w:ins>
      <w:r w:rsidR="00433391" w:rsidRPr="00433391">
        <w:rPr>
          <w:rFonts w:ascii="Times New Roman" w:hAnsi="Times New Roman" w:cs="Times New Roman"/>
          <w:kern w:val="0"/>
        </w:rPr>
        <w:t xml:space="preserve"> </w:t>
      </w:r>
      <w:ins w:id="27" w:author="Nickelberry, Marshae" w:date="2026-01-15T18:47:00Z" w16du:dateUtc="2026-01-15T23:47:00Z">
        <w:r w:rsidR="00F324AA">
          <w:rPr>
            <w:rFonts w:ascii="Times New Roman" w:hAnsi="Times New Roman" w:cs="Times New Roman"/>
            <w:kern w:val="0"/>
          </w:rPr>
          <w:t xml:space="preserve">on </w:t>
        </w:r>
      </w:ins>
      <w:del w:id="28" w:author="Nickelberry, Marshae" w:date="2026-01-15T18:47:00Z" w16du:dateUtc="2026-01-15T23:47:00Z">
        <w:r w:rsidR="00433391" w:rsidRPr="00433391" w:rsidDel="00F324AA">
          <w:rPr>
            <w:rFonts w:ascii="Times New Roman" w:hAnsi="Times New Roman" w:cs="Times New Roman"/>
            <w:kern w:val="0"/>
          </w:rPr>
          <w:delText xml:space="preserve">were </w:delText>
        </w:r>
        <w:r w:rsidR="00D341A5" w:rsidDel="00F324AA">
          <w:rPr>
            <w:rFonts w:ascii="Times New Roman" w:hAnsi="Times New Roman" w:cs="Times New Roman"/>
            <w:kern w:val="0"/>
          </w:rPr>
          <w:delText xml:space="preserve">older </w:delText>
        </w:r>
        <w:r w:rsidR="00433391" w:rsidRPr="00433391" w:rsidDel="00F324AA">
          <w:rPr>
            <w:rFonts w:ascii="Times New Roman" w:hAnsi="Times New Roman" w:cs="Times New Roman"/>
            <w:kern w:val="0"/>
          </w:rPr>
          <w:delText xml:space="preserve">on </w:delText>
        </w:r>
      </w:del>
      <w:r w:rsidR="00433391" w:rsidRPr="00433391">
        <w:rPr>
          <w:rFonts w:ascii="Times New Roman" w:hAnsi="Times New Roman" w:cs="Times New Roman"/>
          <w:kern w:val="0"/>
        </w:rPr>
        <w:t>average</w:t>
      </w:r>
      <w:ins w:id="29" w:author="Nickelberry, Marshae" w:date="2026-01-15T18:47:00Z" w16du:dateUtc="2026-01-15T23:47:00Z">
        <w:r w:rsidR="00F324AA">
          <w:rPr>
            <w:rFonts w:ascii="Times New Roman" w:hAnsi="Times New Roman" w:cs="Times New Roman"/>
            <w:kern w:val="0"/>
          </w:rPr>
          <w:t xml:space="preserve"> younger</w:t>
        </w:r>
      </w:ins>
      <w:ins w:id="30" w:author="Nickelberry, Marshae" w:date="2026-01-15T18:49:00Z" w16du:dateUtc="2026-01-15T23:49:00Z">
        <w:r w:rsidR="00F324AA">
          <w:rPr>
            <w:rFonts w:ascii="Times New Roman" w:hAnsi="Times New Roman" w:cs="Times New Roman"/>
            <w:kern w:val="0"/>
          </w:rPr>
          <w:t xml:space="preserve"> (n=42 years)</w:t>
        </w:r>
      </w:ins>
      <w:ins w:id="31" w:author="Nickelberry, Marshae" w:date="2026-01-15T18:47:00Z" w16du:dateUtc="2026-01-15T23:47:00Z">
        <w:r w:rsidR="00F324AA">
          <w:rPr>
            <w:rFonts w:ascii="Times New Roman" w:hAnsi="Times New Roman" w:cs="Times New Roman"/>
            <w:kern w:val="0"/>
          </w:rPr>
          <w:t xml:space="preserve"> than those with high food security</w:t>
        </w:r>
      </w:ins>
      <w:r w:rsidR="00433391" w:rsidRPr="00433391">
        <w:rPr>
          <w:rFonts w:ascii="Times New Roman" w:hAnsi="Times New Roman" w:cs="Times New Roman"/>
          <w:kern w:val="0"/>
        </w:rPr>
        <w:t xml:space="preserve"> </w:t>
      </w:r>
      <w:r w:rsidR="00981F31">
        <w:rPr>
          <w:rFonts w:ascii="Times New Roman" w:hAnsi="Times New Roman" w:cs="Times New Roman"/>
          <w:kern w:val="0"/>
        </w:rPr>
        <w:t>(</w:t>
      </w:r>
      <w:ins w:id="32" w:author="Nickelberry, Marshae" w:date="2026-01-15T18:47:00Z" w16du:dateUtc="2026-01-15T23:47:00Z">
        <w:r w:rsidR="00F324AA">
          <w:rPr>
            <w:rFonts w:ascii="Times New Roman" w:hAnsi="Times New Roman" w:cs="Times New Roman"/>
            <w:kern w:val="0"/>
          </w:rPr>
          <w:t>n=</w:t>
        </w:r>
      </w:ins>
      <w:r w:rsidR="00981F31">
        <w:rPr>
          <w:rFonts w:ascii="Times New Roman" w:hAnsi="Times New Roman" w:cs="Times New Roman"/>
          <w:kern w:val="0"/>
        </w:rPr>
        <w:t>4</w:t>
      </w:r>
      <w:ins w:id="33" w:author="Nickelberry, Marshae" w:date="2026-01-15T18:49:00Z" w16du:dateUtc="2026-01-15T23:49:00Z">
        <w:r w:rsidR="00F324AA">
          <w:rPr>
            <w:rFonts w:ascii="Times New Roman" w:hAnsi="Times New Roman" w:cs="Times New Roman"/>
            <w:kern w:val="0"/>
          </w:rPr>
          <w:t xml:space="preserve">9 </w:t>
        </w:r>
      </w:ins>
      <w:del w:id="34" w:author="Nickelberry, Marshae" w:date="2026-01-15T18:49:00Z" w16du:dateUtc="2026-01-15T23:49:00Z">
        <w:r w:rsidR="00981F31" w:rsidDel="00F324AA">
          <w:rPr>
            <w:rFonts w:ascii="Times New Roman" w:hAnsi="Times New Roman" w:cs="Times New Roman"/>
            <w:kern w:val="0"/>
          </w:rPr>
          <w:delText xml:space="preserve">7 </w:delText>
        </w:r>
      </w:del>
      <w:r w:rsidR="00981F31">
        <w:rPr>
          <w:rFonts w:ascii="Times New Roman" w:hAnsi="Times New Roman" w:cs="Times New Roman"/>
          <w:kern w:val="0"/>
        </w:rPr>
        <w:t>years</w:t>
      </w:r>
      <w:r w:rsidR="00D341A5">
        <w:rPr>
          <w:rFonts w:ascii="Times New Roman" w:hAnsi="Times New Roman" w:cs="Times New Roman"/>
          <w:kern w:val="0"/>
        </w:rPr>
        <w:t>)</w:t>
      </w:r>
      <w:ins w:id="35" w:author="Nickelberry, Marshae" w:date="2026-01-15T18:47:00Z" w16du:dateUtc="2026-01-15T23:47:00Z">
        <w:r w:rsidR="00F324AA">
          <w:rPr>
            <w:rFonts w:ascii="Times New Roman" w:hAnsi="Times New Roman" w:cs="Times New Roman"/>
            <w:kern w:val="0"/>
          </w:rPr>
          <w:t xml:space="preserve">. </w:t>
        </w:r>
      </w:ins>
      <w:del w:id="36" w:author="Nickelberry, Marshae" w:date="2026-01-15T18:47:00Z" w16du:dateUtc="2026-01-15T23:47:00Z">
        <w:r w:rsidR="00D341A5" w:rsidDel="00F324AA">
          <w:rPr>
            <w:rFonts w:ascii="Times New Roman" w:hAnsi="Times New Roman" w:cs="Times New Roman"/>
            <w:kern w:val="0"/>
          </w:rPr>
          <w:delText xml:space="preserve"> </w:delText>
        </w:r>
      </w:del>
      <w:del w:id="37" w:author="Nickelberry, Marshae" w:date="2026-01-15T18:49:00Z" w16du:dateUtc="2026-01-15T23:49:00Z">
        <w:r w:rsidR="00433391" w:rsidRPr="00433391" w:rsidDel="00F324AA">
          <w:rPr>
            <w:rFonts w:ascii="Times New Roman" w:hAnsi="Times New Roman" w:cs="Times New Roman"/>
            <w:kern w:val="0"/>
          </w:rPr>
          <w:delText xml:space="preserve">compared to the remaining </w:delText>
        </w:r>
        <w:r w:rsidR="00B376B8" w:rsidDel="00F324AA">
          <w:rPr>
            <w:rFonts w:ascii="Times New Roman" w:hAnsi="Times New Roman" w:cs="Times New Roman"/>
            <w:kern w:val="0"/>
          </w:rPr>
          <w:delText xml:space="preserve">food security </w:delText>
        </w:r>
        <w:r w:rsidR="00433391" w:rsidRPr="00433391" w:rsidDel="00F324AA">
          <w:rPr>
            <w:rFonts w:ascii="Times New Roman" w:hAnsi="Times New Roman" w:cs="Times New Roman"/>
            <w:kern w:val="0"/>
          </w:rPr>
          <w:delText>categories</w:delText>
        </w:r>
        <w:r w:rsidR="00981F31" w:rsidDel="00F324AA">
          <w:rPr>
            <w:rFonts w:ascii="Times New Roman" w:hAnsi="Times New Roman" w:cs="Times New Roman"/>
            <w:kern w:val="0"/>
          </w:rPr>
          <w:delText xml:space="preserve"> (42 years)</w:delText>
        </w:r>
        <w:r w:rsidR="00433391" w:rsidDel="00F324AA">
          <w:rPr>
            <w:rFonts w:ascii="Helvetica" w:hAnsi="Helvetica" w:cs="Helvetica"/>
            <w:kern w:val="0"/>
          </w:rPr>
          <w:delText xml:space="preserve">. </w:delText>
        </w:r>
      </w:del>
      <w:r w:rsidR="003F4C2E" w:rsidRPr="00616452">
        <w:rPr>
          <w:rFonts w:ascii="Times New Roman" w:hAnsi="Times New Roman" w:cs="Times New Roman"/>
          <w:kern w:val="0"/>
        </w:rPr>
        <w:t xml:space="preserve">Non-Hispanic White adults </w:t>
      </w:r>
      <w:ins w:id="38" w:author="Nickelberry, Marshae" w:date="2026-01-15T18:59:00Z" w16du:dateUtc="2026-01-15T23:59:00Z">
        <w:r w:rsidR="00971889">
          <w:rPr>
            <w:rFonts w:ascii="Times New Roman" w:hAnsi="Times New Roman" w:cs="Times New Roman"/>
            <w:kern w:val="0"/>
          </w:rPr>
          <w:t xml:space="preserve">were the largest </w:t>
        </w:r>
      </w:ins>
      <w:ins w:id="39" w:author="Nickelberry, Marshae" w:date="2026-01-15T19:11:00Z" w16du:dateUtc="2026-01-16T00:11:00Z">
        <w:r>
          <w:rPr>
            <w:rFonts w:ascii="Times New Roman" w:hAnsi="Times New Roman" w:cs="Times New Roman"/>
            <w:kern w:val="0"/>
          </w:rPr>
          <w:t>racial/ethnic</w:t>
        </w:r>
      </w:ins>
      <w:ins w:id="40" w:author="Nickelberry, Marshae" w:date="2026-01-15T18:59:00Z" w16du:dateUtc="2026-01-15T23:59:00Z">
        <w:r w:rsidR="00971889">
          <w:rPr>
            <w:rFonts w:ascii="Times New Roman" w:hAnsi="Times New Roman" w:cs="Times New Roman"/>
            <w:kern w:val="0"/>
          </w:rPr>
          <w:t xml:space="preserve"> group overall </w:t>
        </w:r>
      </w:ins>
      <w:del w:id="41" w:author="Nickelberry, Marshae" w:date="2026-01-15T18:59:00Z" w16du:dateUtc="2026-01-15T23:59:00Z">
        <w:r w:rsidR="00A857DB" w:rsidRPr="00616452" w:rsidDel="00971889">
          <w:rPr>
            <w:rFonts w:ascii="Times New Roman" w:hAnsi="Times New Roman" w:cs="Times New Roman"/>
            <w:kern w:val="0"/>
          </w:rPr>
          <w:delText xml:space="preserve">represented majority of the population </w:delText>
        </w:r>
      </w:del>
      <w:r w:rsidR="00A857DB" w:rsidRPr="00616452">
        <w:rPr>
          <w:rFonts w:ascii="Times New Roman" w:hAnsi="Times New Roman" w:cs="Times New Roman"/>
          <w:kern w:val="0"/>
        </w:rPr>
        <w:t xml:space="preserve">(42.8%), followed by </w:t>
      </w:r>
      <w:r w:rsidR="00AC0CAD" w:rsidRPr="00616452">
        <w:rPr>
          <w:rFonts w:ascii="Times New Roman" w:hAnsi="Times New Roman" w:cs="Times New Roman"/>
          <w:kern w:val="0"/>
        </w:rPr>
        <w:t>Non-Hispanic Black (22.4%)</w:t>
      </w:r>
      <w:r w:rsidR="00981F31">
        <w:rPr>
          <w:rFonts w:ascii="Times New Roman" w:hAnsi="Times New Roman" w:cs="Times New Roman"/>
          <w:kern w:val="0"/>
        </w:rPr>
        <w:t xml:space="preserve"> and </w:t>
      </w:r>
      <w:r w:rsidR="00AC0CAD" w:rsidRPr="00616452">
        <w:rPr>
          <w:rFonts w:ascii="Times New Roman" w:hAnsi="Times New Roman" w:cs="Times New Roman"/>
          <w:kern w:val="0"/>
        </w:rPr>
        <w:t>Mexican American (15.5%</w:t>
      </w:r>
      <w:ins w:id="42" w:author="Nickelberry, Marshae" w:date="2026-01-15T18:50:00Z" w16du:dateUtc="2026-01-15T23:50:00Z">
        <w:r w:rsidR="00F324AA">
          <w:rPr>
            <w:rFonts w:ascii="Times New Roman" w:hAnsi="Times New Roman" w:cs="Times New Roman"/>
            <w:kern w:val="0"/>
          </w:rPr>
          <w:t>)</w:t>
        </w:r>
      </w:ins>
      <w:ins w:id="43" w:author="Nickelberry, Marshae" w:date="2026-01-15T19:11:00Z" w16du:dateUtc="2026-01-16T00:11:00Z">
        <w:r>
          <w:rPr>
            <w:rFonts w:ascii="Times New Roman" w:hAnsi="Times New Roman" w:cs="Times New Roman"/>
            <w:kern w:val="0"/>
          </w:rPr>
          <w:t xml:space="preserve">. </w:t>
        </w:r>
      </w:ins>
      <w:ins w:id="44" w:author="Nickelberry, Marshae" w:date="2026-01-15T18:50:00Z" w16du:dateUtc="2026-01-15T23:50:00Z">
        <w:r w:rsidR="00F324AA">
          <w:rPr>
            <w:rFonts w:ascii="Times New Roman" w:hAnsi="Times New Roman" w:cs="Times New Roman"/>
            <w:kern w:val="0"/>
          </w:rPr>
          <w:t xml:space="preserve"> </w:t>
        </w:r>
      </w:ins>
      <w:ins w:id="45" w:author="Nickelberry, Marshae" w:date="2026-01-15T18:59:00Z" w16du:dateUtc="2026-01-15T23:59:00Z">
        <w:r w:rsidR="00971889">
          <w:rPr>
            <w:rFonts w:ascii="Times New Roman" w:hAnsi="Times New Roman" w:cs="Times New Roman"/>
            <w:kern w:val="0"/>
          </w:rPr>
          <w:t>but were distrib</w:t>
        </w:r>
      </w:ins>
      <w:ins w:id="46" w:author="Nickelberry, Marshae" w:date="2026-01-15T19:00:00Z" w16du:dateUtc="2026-01-16T00:00:00Z">
        <w:r w:rsidR="00971889">
          <w:rPr>
            <w:rFonts w:ascii="Times New Roman" w:hAnsi="Times New Roman" w:cs="Times New Roman"/>
            <w:kern w:val="0"/>
          </w:rPr>
          <w:t xml:space="preserve">uted differently </w:t>
        </w:r>
      </w:ins>
      <w:ins w:id="47" w:author="Nickelberry, Marshae" w:date="2026-01-15T18:50:00Z" w16du:dateUtc="2026-01-15T23:50:00Z">
        <w:r w:rsidR="00F324AA">
          <w:rPr>
            <w:rFonts w:ascii="Times New Roman" w:hAnsi="Times New Roman" w:cs="Times New Roman"/>
            <w:kern w:val="0"/>
          </w:rPr>
          <w:t>across food security categories</w:t>
        </w:r>
      </w:ins>
      <w:del w:id="48" w:author="Nickelberry, Marshae" w:date="2026-01-15T18:50:00Z" w16du:dateUtc="2026-01-15T23:50:00Z">
        <w:r w:rsidR="00AC0CAD" w:rsidRPr="00616452" w:rsidDel="00F324AA">
          <w:rPr>
            <w:rFonts w:ascii="Times New Roman" w:hAnsi="Times New Roman" w:cs="Times New Roman"/>
            <w:kern w:val="0"/>
          </w:rPr>
          <w:delText>)</w:delText>
        </w:r>
      </w:del>
      <w:r w:rsidR="003A3728">
        <w:rPr>
          <w:rFonts w:ascii="Times New Roman" w:hAnsi="Times New Roman" w:cs="Times New Roman"/>
          <w:kern w:val="0"/>
        </w:rPr>
        <w:t>.</w:t>
      </w:r>
      <w:del w:id="49" w:author="Nickelberry, Marshae" w:date="2026-01-15T18:50:00Z" w16du:dateUtc="2026-01-15T23:50:00Z">
        <w:r w:rsidR="0034189C" w:rsidDel="00F324AA">
          <w:rPr>
            <w:rFonts w:ascii="Times New Roman" w:hAnsi="Times New Roman" w:cs="Times New Roman"/>
            <w:kern w:val="0"/>
          </w:rPr>
          <w:delText xml:space="preserve"> </w:delText>
        </w:r>
        <w:r w:rsidR="00D57E57" w:rsidDel="00F324AA">
          <w:rPr>
            <w:rFonts w:ascii="Times New Roman" w:hAnsi="Times New Roman" w:cs="Times New Roman"/>
            <w:kern w:val="0"/>
          </w:rPr>
          <w:delText xml:space="preserve">The distribution </w:delText>
        </w:r>
        <w:r w:rsidR="00704656" w:rsidDel="00F324AA">
          <w:rPr>
            <w:rFonts w:ascii="Times New Roman" w:hAnsi="Times New Roman" w:cs="Times New Roman"/>
            <w:kern w:val="0"/>
          </w:rPr>
          <w:delText>across food security categories differed by race/ethnicity</w:delText>
        </w:r>
      </w:del>
      <w:ins w:id="50" w:author="Nickelberry, Marshae" w:date="2026-01-15T18:50:00Z" w16du:dateUtc="2026-01-15T23:50:00Z">
        <w:r w:rsidR="00F324AA">
          <w:rPr>
            <w:rFonts w:ascii="Times New Roman" w:hAnsi="Times New Roman" w:cs="Times New Roman"/>
            <w:kern w:val="0"/>
          </w:rPr>
          <w:t xml:space="preserve"> Among </w:t>
        </w:r>
      </w:ins>
      <w:ins w:id="51" w:author="Nickelberry, Marshae" w:date="2026-01-15T19:11:00Z" w16du:dateUtc="2026-01-16T00:11:00Z">
        <w:r>
          <w:rPr>
            <w:rFonts w:ascii="Times New Roman" w:hAnsi="Times New Roman" w:cs="Times New Roman"/>
            <w:kern w:val="0"/>
          </w:rPr>
          <w:t xml:space="preserve">adults with low food security, </w:t>
        </w:r>
      </w:ins>
      <w:del w:id="52" w:author="Nickelberry, Marshae" w:date="2026-01-15T18:50:00Z" w16du:dateUtc="2026-01-15T23:50:00Z">
        <w:r w:rsidR="00AF77DE" w:rsidDel="00F324AA">
          <w:rPr>
            <w:rFonts w:ascii="Times New Roman" w:hAnsi="Times New Roman" w:cs="Times New Roman"/>
            <w:kern w:val="0"/>
          </w:rPr>
          <w:delText>.</w:delText>
        </w:r>
      </w:del>
      <w:del w:id="53" w:author="Nickelberry, Marshae" w:date="2026-01-15T19:11:00Z" w16du:dateUtc="2026-01-16T00:11:00Z">
        <w:r w:rsidR="00AF77DE" w:rsidDel="003B728F">
          <w:rPr>
            <w:rFonts w:ascii="Times New Roman" w:hAnsi="Times New Roman" w:cs="Times New Roman"/>
            <w:kern w:val="0"/>
          </w:rPr>
          <w:delText xml:space="preserve"> </w:delText>
        </w:r>
      </w:del>
      <w:ins w:id="54" w:author="Nickelberry, Marshae" w:date="2026-01-15T18:51:00Z" w16du:dateUtc="2026-01-15T23:51:00Z">
        <w:r w:rsidR="00F324AA">
          <w:rPr>
            <w:rFonts w:ascii="Times New Roman" w:hAnsi="Times New Roman" w:cs="Times New Roman"/>
            <w:kern w:val="0"/>
          </w:rPr>
          <w:t>n</w:t>
        </w:r>
      </w:ins>
      <w:del w:id="55" w:author="Nickelberry, Marshae" w:date="2026-01-15T18:51:00Z" w16du:dateUtc="2026-01-15T23:51:00Z">
        <w:r w:rsidR="00704656" w:rsidDel="00F324AA">
          <w:rPr>
            <w:rFonts w:ascii="Times New Roman" w:hAnsi="Times New Roman" w:cs="Times New Roman"/>
            <w:kern w:val="0"/>
          </w:rPr>
          <w:delText>N</w:delText>
        </w:r>
      </w:del>
      <w:r w:rsidR="00704656">
        <w:rPr>
          <w:rFonts w:ascii="Times New Roman" w:hAnsi="Times New Roman" w:cs="Times New Roman"/>
          <w:kern w:val="0"/>
        </w:rPr>
        <w:t>on-Hispanic Black</w:t>
      </w:r>
      <w:ins w:id="56" w:author="Nickelberry, Marshae" w:date="2026-01-15T18:51:00Z" w16du:dateUtc="2026-01-15T23:51:00Z">
        <w:r w:rsidR="00F324AA">
          <w:rPr>
            <w:rFonts w:ascii="Times New Roman" w:hAnsi="Times New Roman" w:cs="Times New Roman"/>
            <w:kern w:val="0"/>
          </w:rPr>
          <w:t xml:space="preserve"> (27.2%)</w:t>
        </w:r>
      </w:ins>
      <w:r w:rsidR="00704656">
        <w:rPr>
          <w:rFonts w:ascii="Times New Roman" w:hAnsi="Times New Roman" w:cs="Times New Roman"/>
          <w:kern w:val="0"/>
        </w:rPr>
        <w:t xml:space="preserve"> and Mexican</w:t>
      </w:r>
      <w:ins w:id="57" w:author="Nickelberry, Marshae" w:date="2026-01-15T18:51:00Z" w16du:dateUtc="2026-01-15T23:51:00Z">
        <w:r w:rsidR="00F324AA">
          <w:rPr>
            <w:rFonts w:ascii="Times New Roman" w:hAnsi="Times New Roman" w:cs="Times New Roman"/>
            <w:kern w:val="0"/>
          </w:rPr>
          <w:t>-</w:t>
        </w:r>
      </w:ins>
      <w:r w:rsidR="00704656">
        <w:rPr>
          <w:rFonts w:ascii="Times New Roman" w:hAnsi="Times New Roman" w:cs="Times New Roman"/>
          <w:kern w:val="0"/>
        </w:rPr>
        <w:t xml:space="preserve"> A</w:t>
      </w:r>
      <w:r w:rsidR="00DF36EB">
        <w:rPr>
          <w:rFonts w:ascii="Times New Roman" w:hAnsi="Times New Roman" w:cs="Times New Roman"/>
          <w:kern w:val="0"/>
        </w:rPr>
        <w:t>merican</w:t>
      </w:r>
      <w:ins w:id="58" w:author="Nickelberry, Marshae" w:date="2026-01-15T18:51:00Z" w16du:dateUtc="2026-01-15T23:51:00Z">
        <w:r w:rsidR="00F324AA">
          <w:rPr>
            <w:rFonts w:ascii="Times New Roman" w:hAnsi="Times New Roman" w:cs="Times New Roman"/>
            <w:kern w:val="0"/>
          </w:rPr>
          <w:t xml:space="preserve"> (24.1</w:t>
        </w:r>
      </w:ins>
      <w:ins w:id="59" w:author="Nickelberry, Marshae" w:date="2026-01-15T18:54:00Z" w16du:dateUtc="2026-01-15T23:54:00Z">
        <w:r w:rsidR="00F324AA">
          <w:rPr>
            <w:rFonts w:ascii="Times New Roman" w:hAnsi="Times New Roman" w:cs="Times New Roman"/>
            <w:kern w:val="0"/>
          </w:rPr>
          <w:t>%</w:t>
        </w:r>
      </w:ins>
      <w:ins w:id="60" w:author="Nickelberry, Marshae" w:date="2026-01-15T18:51:00Z" w16du:dateUtc="2026-01-15T23:51:00Z">
        <w:r w:rsidR="00F324AA">
          <w:rPr>
            <w:rFonts w:ascii="Times New Roman" w:hAnsi="Times New Roman" w:cs="Times New Roman"/>
            <w:kern w:val="0"/>
          </w:rPr>
          <w:t>)</w:t>
        </w:r>
      </w:ins>
      <w:r w:rsidR="00DF36EB">
        <w:rPr>
          <w:rFonts w:ascii="Times New Roman" w:hAnsi="Times New Roman" w:cs="Times New Roman"/>
          <w:kern w:val="0"/>
        </w:rPr>
        <w:t xml:space="preserve"> </w:t>
      </w:r>
      <w:del w:id="61" w:author="Nickelberry, Marshae" w:date="2026-01-15T18:51:00Z" w16du:dateUtc="2026-01-15T23:51:00Z">
        <w:r w:rsidR="00DF36EB" w:rsidDel="00F324AA">
          <w:rPr>
            <w:rFonts w:ascii="Times New Roman" w:hAnsi="Times New Roman" w:cs="Times New Roman"/>
            <w:kern w:val="0"/>
          </w:rPr>
          <w:delText>adult</w:delText>
        </w:r>
        <w:r w:rsidR="00AF77DE" w:rsidDel="00F324AA">
          <w:rPr>
            <w:rFonts w:ascii="Times New Roman" w:hAnsi="Times New Roman" w:cs="Times New Roman"/>
            <w:kern w:val="0"/>
          </w:rPr>
          <w:delText xml:space="preserve"> </w:delText>
        </w:r>
      </w:del>
      <w:r w:rsidR="00AF77DE">
        <w:rPr>
          <w:rFonts w:ascii="Times New Roman" w:hAnsi="Times New Roman" w:cs="Times New Roman"/>
          <w:kern w:val="0"/>
        </w:rPr>
        <w:t>participants</w:t>
      </w:r>
      <w:r w:rsidR="00DF36EB">
        <w:rPr>
          <w:rFonts w:ascii="Times New Roman" w:hAnsi="Times New Roman" w:cs="Times New Roman"/>
          <w:kern w:val="0"/>
        </w:rPr>
        <w:t xml:space="preserve"> </w:t>
      </w:r>
      <w:r w:rsidR="00E730C4">
        <w:rPr>
          <w:rFonts w:ascii="Times New Roman" w:hAnsi="Times New Roman" w:cs="Times New Roman"/>
          <w:kern w:val="0"/>
        </w:rPr>
        <w:t xml:space="preserve">represented </w:t>
      </w:r>
      <w:del w:id="62" w:author="Nickelberry, Marshae" w:date="2026-01-15T18:51:00Z" w16du:dateUtc="2026-01-15T23:51:00Z">
        <w:r w:rsidR="00E730C4" w:rsidDel="00F324AA">
          <w:rPr>
            <w:rFonts w:ascii="Times New Roman" w:hAnsi="Times New Roman" w:cs="Times New Roman"/>
            <w:kern w:val="0"/>
          </w:rPr>
          <w:delText xml:space="preserve">higher </w:delText>
        </w:r>
      </w:del>
      <w:ins w:id="63" w:author="Nickelberry, Marshae" w:date="2026-01-15T18:51:00Z" w16du:dateUtc="2026-01-15T23:51:00Z">
        <w:r w:rsidR="00F324AA">
          <w:rPr>
            <w:rFonts w:ascii="Times New Roman" w:hAnsi="Times New Roman" w:cs="Times New Roman"/>
            <w:kern w:val="0"/>
          </w:rPr>
          <w:t xml:space="preserve">the </w:t>
        </w:r>
      </w:ins>
      <w:ins w:id="64" w:author="Nickelberry, Marshae" w:date="2026-01-15T19:12:00Z" w16du:dateUtc="2026-01-16T00:12:00Z">
        <w:r>
          <w:rPr>
            <w:rFonts w:ascii="Times New Roman" w:hAnsi="Times New Roman" w:cs="Times New Roman"/>
            <w:kern w:val="0"/>
          </w:rPr>
          <w:t>largest proportions</w:t>
        </w:r>
      </w:ins>
      <w:ins w:id="65" w:author="Nickelberry, Marshae" w:date="2026-01-15T18:52:00Z" w16du:dateUtc="2026-01-15T23:52:00Z">
        <w:r w:rsidR="00F324AA">
          <w:rPr>
            <w:rFonts w:ascii="Times New Roman" w:hAnsi="Times New Roman" w:cs="Times New Roman"/>
            <w:kern w:val="0"/>
          </w:rPr>
          <w:t xml:space="preserve">, </w:t>
        </w:r>
      </w:ins>
      <w:ins w:id="66" w:author="Nickelberry, Marshae" w:date="2026-01-15T19:12:00Z" w16du:dateUtc="2026-01-16T00:12:00Z">
        <w:r>
          <w:rPr>
            <w:rFonts w:ascii="Times New Roman" w:hAnsi="Times New Roman" w:cs="Times New Roman"/>
            <w:kern w:val="0"/>
          </w:rPr>
          <w:t>whereas</w:t>
        </w:r>
      </w:ins>
      <w:ins w:id="67" w:author="Nickelberry, Marshae" w:date="2026-01-15T18:53:00Z" w16du:dateUtc="2026-01-15T23:53:00Z">
        <w:r w:rsidR="00F324AA">
          <w:rPr>
            <w:rFonts w:ascii="Times New Roman" w:hAnsi="Times New Roman" w:cs="Times New Roman"/>
            <w:kern w:val="0"/>
          </w:rPr>
          <w:t xml:space="preserve"> </w:t>
        </w:r>
      </w:ins>
      <w:ins w:id="68" w:author="Nickelberry, Marshae" w:date="2026-01-15T19:12:00Z" w16du:dateUtc="2026-01-16T00:12:00Z">
        <w:r>
          <w:rPr>
            <w:rFonts w:ascii="Times New Roman" w:hAnsi="Times New Roman" w:cs="Times New Roman"/>
            <w:kern w:val="0"/>
          </w:rPr>
          <w:t xml:space="preserve">non-Hispanic White adults remained the largest group in high, marginal and very low categories. </w:t>
        </w:r>
      </w:ins>
      <w:ins w:id="69" w:author="Nickelberry, Marshae" w:date="2026-01-15T19:13:00Z" w16du:dateUtc="2026-01-16T00:13:00Z">
        <w:r>
          <w:rPr>
            <w:rFonts w:ascii="Times New Roman" w:hAnsi="Times New Roman" w:cs="Times New Roman"/>
            <w:kern w:val="0"/>
          </w:rPr>
          <w:t>Participants</w:t>
        </w:r>
      </w:ins>
      <w:ins w:id="70" w:author="Nickelberry, Marshae" w:date="2026-01-15T19:00:00Z" w16du:dateUtc="2026-01-16T00:00:00Z">
        <w:r w:rsidR="00971889">
          <w:rPr>
            <w:rFonts w:ascii="Times New Roman" w:hAnsi="Times New Roman" w:cs="Times New Roman"/>
            <w:kern w:val="0"/>
          </w:rPr>
          <w:t xml:space="preserve"> with</w:t>
        </w:r>
      </w:ins>
      <w:ins w:id="71" w:author="Nickelberry, Marshae" w:date="2026-01-15T18:55:00Z" w16du:dateUtc="2026-01-15T23:55:00Z">
        <w:r w:rsidR="00F324AA">
          <w:rPr>
            <w:rFonts w:ascii="Times New Roman" w:hAnsi="Times New Roman" w:cs="Times New Roman"/>
            <w:kern w:val="0"/>
          </w:rPr>
          <w:t xml:space="preserve"> </w:t>
        </w:r>
      </w:ins>
      <w:ins w:id="72" w:author="Nickelberry, Marshae" w:date="2026-01-15T18:56:00Z" w16du:dateUtc="2026-01-15T23:56:00Z">
        <w:r w:rsidR="00971889">
          <w:rPr>
            <w:rFonts w:ascii="Times New Roman" w:hAnsi="Times New Roman" w:cs="Times New Roman"/>
            <w:kern w:val="0"/>
          </w:rPr>
          <w:t xml:space="preserve">marginal, low and </w:t>
        </w:r>
        <w:r w:rsidR="00971889">
          <w:rPr>
            <w:rFonts w:ascii="Times New Roman" w:hAnsi="Times New Roman" w:cs="Times New Roman"/>
            <w:kern w:val="0"/>
          </w:rPr>
          <w:lastRenderedPageBreak/>
          <w:t xml:space="preserve">very low security </w:t>
        </w:r>
      </w:ins>
      <w:ins w:id="73" w:author="Nickelberry, Marshae" w:date="2026-01-15T19:14:00Z" w16du:dateUtc="2026-01-16T00:14:00Z">
        <w:r>
          <w:rPr>
            <w:rFonts w:ascii="Times New Roman" w:hAnsi="Times New Roman" w:cs="Times New Roman"/>
            <w:kern w:val="0"/>
          </w:rPr>
          <w:t xml:space="preserve">had lower educational attainment, </w:t>
        </w:r>
        <w:proofErr w:type="spellStart"/>
        <w:r>
          <w:rPr>
            <w:rFonts w:ascii="Times New Roman" w:hAnsi="Times New Roman" w:cs="Times New Roman"/>
            <w:kern w:val="0"/>
          </w:rPr>
          <w:t>wigh</w:t>
        </w:r>
        <w:proofErr w:type="spellEnd"/>
        <w:r>
          <w:rPr>
            <w:rFonts w:ascii="Times New Roman" w:hAnsi="Times New Roman" w:cs="Times New Roman"/>
            <w:kern w:val="0"/>
          </w:rPr>
          <w:t xml:space="preserve"> a higher proportion having less than 9</w:t>
        </w:r>
        <w:r w:rsidRPr="003B728F">
          <w:rPr>
            <w:rFonts w:ascii="Times New Roman" w:hAnsi="Times New Roman" w:cs="Times New Roman"/>
            <w:kern w:val="0"/>
            <w:vertAlign w:val="superscript"/>
            <w:rPrChange w:id="74" w:author="Nickelberry, Marshae" w:date="2026-01-15T19:14:00Z" w16du:dateUtc="2026-01-16T00:14:00Z">
              <w:rPr>
                <w:rFonts w:ascii="Times New Roman" w:hAnsi="Times New Roman" w:cs="Times New Roman"/>
                <w:kern w:val="0"/>
              </w:rPr>
            </w:rPrChange>
          </w:rPr>
          <w:t>th</w:t>
        </w:r>
        <w:r>
          <w:rPr>
            <w:rFonts w:ascii="Times New Roman" w:hAnsi="Times New Roman" w:cs="Times New Roman"/>
            <w:kern w:val="0"/>
          </w:rPr>
          <w:t xml:space="preserve"> grade (marginal:</w:t>
        </w:r>
      </w:ins>
      <w:ins w:id="75" w:author="Nickelberry, Marshae" w:date="2026-01-15T19:15:00Z" w16du:dateUtc="2026-01-16T00:15:00Z">
        <w:r>
          <w:rPr>
            <w:rFonts w:ascii="Times New Roman" w:hAnsi="Times New Roman" w:cs="Times New Roman"/>
            <w:kern w:val="0"/>
          </w:rPr>
          <w:t xml:space="preserve"> X%, low: X%, very low: X%) </w:t>
        </w:r>
      </w:ins>
      <w:ins w:id="76" w:author="Nickelberry, Marshae" w:date="2026-01-15T19:16:00Z" w16du:dateUtc="2026-01-16T00:16:00Z">
        <w:r w:rsidR="000B66BD">
          <w:rPr>
            <w:rFonts w:ascii="Times New Roman" w:hAnsi="Times New Roman" w:cs="Times New Roman"/>
            <w:kern w:val="0"/>
          </w:rPr>
          <w:t xml:space="preserve">compared with </w:t>
        </w:r>
      </w:ins>
      <w:ins w:id="77" w:author="Nickelberry, Marshae" w:date="2026-01-15T19:17:00Z" w16du:dateUtc="2026-01-16T00:17:00Z">
        <w:r w:rsidR="000B66BD">
          <w:rPr>
            <w:rFonts w:ascii="Times New Roman" w:hAnsi="Times New Roman" w:cs="Times New Roman"/>
            <w:kern w:val="0"/>
          </w:rPr>
          <w:t>adults with high food security</w:t>
        </w:r>
      </w:ins>
      <w:ins w:id="78" w:author="Nickelberry, Marshae" w:date="2026-01-15T19:18:00Z" w16du:dateUtc="2026-01-16T00:18:00Z">
        <w:r w:rsidR="000B66BD">
          <w:rPr>
            <w:rFonts w:ascii="Times New Roman" w:hAnsi="Times New Roman" w:cs="Times New Roman"/>
            <w:kern w:val="0"/>
          </w:rPr>
          <w:t xml:space="preserve"> (19.7%)</w:t>
        </w:r>
      </w:ins>
      <w:ins w:id="79" w:author="Nickelberry, Marshae" w:date="2026-01-15T19:17:00Z" w16du:dateUtc="2026-01-16T00:17:00Z">
        <w:r w:rsidR="000B66BD">
          <w:rPr>
            <w:rFonts w:ascii="Times New Roman" w:hAnsi="Times New Roman" w:cs="Times New Roman"/>
            <w:kern w:val="0"/>
          </w:rPr>
          <w:t>. Similarly, adults with reduced food security were more likely to live in low- or near-poverty households compared with adults with high food s</w:t>
        </w:r>
      </w:ins>
      <w:ins w:id="80" w:author="Nickelberry, Marshae" w:date="2026-01-15T19:18:00Z" w16du:dateUtc="2026-01-16T00:18:00Z">
        <w:r w:rsidR="000B66BD">
          <w:rPr>
            <w:rFonts w:ascii="Times New Roman" w:hAnsi="Times New Roman" w:cs="Times New Roman"/>
            <w:kern w:val="0"/>
          </w:rPr>
          <w:t xml:space="preserve">ecurity. </w:t>
        </w:r>
      </w:ins>
      <w:del w:id="81" w:author="Nickelberry, Marshae" w:date="2026-01-15T18:53:00Z" w16du:dateUtc="2026-01-15T23:53:00Z">
        <w:r w:rsidR="00E730C4" w:rsidDel="00F324AA">
          <w:rPr>
            <w:rFonts w:ascii="Times New Roman" w:hAnsi="Times New Roman" w:cs="Times New Roman"/>
            <w:kern w:val="0"/>
          </w:rPr>
          <w:delText>proportions</w:delText>
        </w:r>
      </w:del>
      <w:del w:id="82" w:author="Nickelberry, Marshae" w:date="2026-01-15T18:51:00Z" w16du:dateUtc="2026-01-15T23:51:00Z">
        <w:r w:rsidR="00E730C4" w:rsidDel="00F324AA">
          <w:rPr>
            <w:rFonts w:ascii="Times New Roman" w:hAnsi="Times New Roman" w:cs="Times New Roman"/>
            <w:kern w:val="0"/>
          </w:rPr>
          <w:delText xml:space="preserve"> </w:delText>
        </w:r>
      </w:del>
      <w:del w:id="83" w:author="Nickelberry, Marshae" w:date="2026-01-15T18:53:00Z" w16du:dateUtc="2026-01-15T23:53:00Z">
        <w:r w:rsidR="00E730C4" w:rsidDel="00F324AA">
          <w:rPr>
            <w:rFonts w:ascii="Times New Roman" w:hAnsi="Times New Roman" w:cs="Times New Roman"/>
            <w:kern w:val="0"/>
          </w:rPr>
          <w:delText>of the Low</w:delText>
        </w:r>
        <w:r w:rsidR="001C1F7C" w:rsidDel="00F324AA">
          <w:rPr>
            <w:rFonts w:ascii="Times New Roman" w:hAnsi="Times New Roman" w:cs="Times New Roman"/>
            <w:kern w:val="0"/>
          </w:rPr>
          <w:delText xml:space="preserve"> (27.2%</w:delText>
        </w:r>
        <w:r w:rsidR="00531C17" w:rsidDel="00F324AA">
          <w:rPr>
            <w:rFonts w:ascii="Times New Roman" w:hAnsi="Times New Roman" w:cs="Times New Roman"/>
            <w:kern w:val="0"/>
          </w:rPr>
          <w:delText xml:space="preserve"> and 24.1%) and Very Low </w:delText>
        </w:r>
        <w:r w:rsidR="00AF77DE" w:rsidDel="00F324AA">
          <w:rPr>
            <w:rFonts w:ascii="Times New Roman" w:hAnsi="Times New Roman" w:cs="Times New Roman"/>
            <w:kern w:val="0"/>
          </w:rPr>
          <w:delText>(26.9% and 19/3%) food security</w:delText>
        </w:r>
        <w:r w:rsidR="00510B7C" w:rsidDel="00F324AA">
          <w:rPr>
            <w:rFonts w:ascii="Times New Roman" w:hAnsi="Times New Roman" w:cs="Times New Roman"/>
            <w:kern w:val="0"/>
          </w:rPr>
          <w:delText xml:space="preserve"> groups </w:delText>
        </w:r>
        <w:r w:rsidR="00CD7D7B" w:rsidDel="00F324AA">
          <w:rPr>
            <w:rFonts w:ascii="Times New Roman" w:hAnsi="Times New Roman" w:cs="Times New Roman"/>
            <w:kern w:val="0"/>
          </w:rPr>
          <w:delText xml:space="preserve">relative to how they are represented in full </w:delText>
        </w:r>
        <w:r w:rsidR="00F23CC3" w:rsidDel="00F324AA">
          <w:rPr>
            <w:rFonts w:ascii="Times New Roman" w:hAnsi="Times New Roman" w:cs="Times New Roman"/>
            <w:kern w:val="0"/>
          </w:rPr>
          <w:delText>study population.</w:delText>
        </w:r>
        <w:r w:rsidR="00CD7D7B" w:rsidDel="00F324AA">
          <w:rPr>
            <w:rFonts w:ascii="Times New Roman" w:hAnsi="Times New Roman" w:cs="Times New Roman"/>
            <w:kern w:val="0"/>
          </w:rPr>
          <w:delText xml:space="preserve"> </w:delText>
        </w:r>
      </w:del>
    </w:p>
    <w:p w14:paraId="0D24FC90" w14:textId="609B7476" w:rsidR="00704656" w:rsidDel="00971889" w:rsidRDefault="00704656">
      <w:pPr>
        <w:autoSpaceDE w:val="0"/>
        <w:autoSpaceDN w:val="0"/>
        <w:adjustRightInd w:val="0"/>
        <w:rPr>
          <w:del w:id="84" w:author="Nickelberry, Marshae" w:date="2026-01-15T19:00:00Z" w16du:dateUtc="2026-01-16T00:00:00Z"/>
          <w:rFonts w:ascii="Times New Roman" w:hAnsi="Times New Roman" w:cs="Times New Roman"/>
          <w:kern w:val="0"/>
        </w:rPr>
      </w:pPr>
    </w:p>
    <w:p w14:paraId="0EF3C176" w14:textId="58758802" w:rsidR="006D2310" w:rsidRDefault="00B376B8" w:rsidP="000B66BD">
      <w:pPr>
        <w:autoSpaceDE w:val="0"/>
        <w:autoSpaceDN w:val="0"/>
        <w:adjustRightInd w:val="0"/>
        <w:rPr>
          <w:ins w:id="85" w:author="Nickelberry, Marshae" w:date="2026-01-15T19:02:00Z" w16du:dateUtc="2026-01-16T00:02:00Z"/>
          <w:rFonts w:ascii="Times New Roman" w:hAnsi="Times New Roman" w:cs="Times New Roman"/>
          <w:kern w:val="0"/>
        </w:rPr>
      </w:pPr>
      <w:del w:id="86" w:author="Nickelberry, Marshae" w:date="2026-01-15T19:00:00Z" w16du:dateUtc="2026-01-16T00:00:00Z">
        <w:r w:rsidDel="00971889">
          <w:rPr>
            <w:rFonts w:ascii="Times New Roman" w:hAnsi="Times New Roman" w:cs="Times New Roman"/>
            <w:kern w:val="0"/>
          </w:rPr>
          <w:delText>Approximately</w:delText>
        </w:r>
        <w:r w:rsidR="007F06B9" w:rsidDel="00971889">
          <w:rPr>
            <w:rFonts w:ascii="Times New Roman" w:hAnsi="Times New Roman" w:cs="Times New Roman"/>
            <w:kern w:val="0"/>
          </w:rPr>
          <w:delText xml:space="preserve"> 52.9% of participants </w:delText>
        </w:r>
        <w:r w:rsidR="009249CE" w:rsidDel="00971889">
          <w:rPr>
            <w:rFonts w:ascii="Times New Roman" w:hAnsi="Times New Roman" w:cs="Times New Roman"/>
            <w:kern w:val="0"/>
          </w:rPr>
          <w:delText>had</w:delText>
        </w:r>
        <w:r w:rsidR="007D0FE6" w:rsidDel="00971889">
          <w:rPr>
            <w:rFonts w:ascii="Times New Roman" w:hAnsi="Times New Roman" w:cs="Times New Roman"/>
            <w:kern w:val="0"/>
          </w:rPr>
          <w:delText xml:space="preserve"> less than </w:delText>
        </w:r>
        <w:r w:rsidDel="00971889">
          <w:rPr>
            <w:rFonts w:ascii="Times New Roman" w:hAnsi="Times New Roman" w:cs="Times New Roman"/>
            <w:kern w:val="0"/>
          </w:rPr>
          <w:delText xml:space="preserve">a </w:delText>
        </w:r>
        <w:r w:rsidR="007D0FE6" w:rsidDel="00971889">
          <w:rPr>
            <w:rFonts w:ascii="Times New Roman" w:hAnsi="Times New Roman" w:cs="Times New Roman"/>
            <w:kern w:val="0"/>
          </w:rPr>
          <w:delText>9</w:delText>
        </w:r>
        <w:r w:rsidR="007D0FE6" w:rsidRPr="007D0FE6" w:rsidDel="00971889">
          <w:rPr>
            <w:rFonts w:ascii="Times New Roman" w:hAnsi="Times New Roman" w:cs="Times New Roman"/>
            <w:kern w:val="0"/>
            <w:vertAlign w:val="superscript"/>
          </w:rPr>
          <w:delText>th</w:delText>
        </w:r>
        <w:r w:rsidR="007D0FE6" w:rsidDel="00971889">
          <w:rPr>
            <w:rFonts w:ascii="Times New Roman" w:hAnsi="Times New Roman" w:cs="Times New Roman"/>
            <w:kern w:val="0"/>
          </w:rPr>
          <w:delText xml:space="preserve"> grade </w:delText>
        </w:r>
        <w:r w:rsidR="009249CE" w:rsidDel="00971889">
          <w:rPr>
            <w:rFonts w:ascii="Times New Roman" w:hAnsi="Times New Roman" w:cs="Times New Roman"/>
            <w:kern w:val="0"/>
          </w:rPr>
          <w:delText xml:space="preserve">education </w:delText>
        </w:r>
      </w:del>
      <w:del w:id="87" w:author="Nickelberry, Marshae" w:date="2026-01-15T19:01:00Z" w16du:dateUtc="2026-01-16T00:01:00Z">
        <w:r w:rsidR="007D0FE6" w:rsidDel="00971889">
          <w:rPr>
            <w:rFonts w:ascii="Times New Roman" w:hAnsi="Times New Roman" w:cs="Times New Roman"/>
            <w:kern w:val="0"/>
          </w:rPr>
          <w:delText xml:space="preserve">or </w:delText>
        </w:r>
        <w:r w:rsidR="00363AA2" w:rsidDel="00971889">
          <w:rPr>
            <w:rFonts w:ascii="Times New Roman" w:hAnsi="Times New Roman" w:cs="Times New Roman"/>
            <w:kern w:val="0"/>
          </w:rPr>
          <w:delText>a</w:delText>
        </w:r>
        <w:r w:rsidR="007D0FE6" w:rsidDel="00971889">
          <w:rPr>
            <w:rFonts w:ascii="Times New Roman" w:hAnsi="Times New Roman" w:cs="Times New Roman"/>
            <w:kern w:val="0"/>
          </w:rPr>
          <w:delText xml:space="preserve"> high school</w:delText>
        </w:r>
        <w:r w:rsidR="00941111" w:rsidDel="00971889">
          <w:rPr>
            <w:rFonts w:ascii="Times New Roman" w:hAnsi="Times New Roman" w:cs="Times New Roman"/>
            <w:kern w:val="0"/>
          </w:rPr>
          <w:delText xml:space="preserve"> </w:delText>
        </w:r>
        <w:r w:rsidR="009249CE" w:rsidDel="00971889">
          <w:rPr>
            <w:rFonts w:ascii="Times New Roman" w:hAnsi="Times New Roman" w:cs="Times New Roman"/>
            <w:kern w:val="0"/>
          </w:rPr>
          <w:delText>degree/</w:delText>
        </w:r>
        <w:r w:rsidR="00941111" w:rsidDel="00971889">
          <w:rPr>
            <w:rFonts w:ascii="Times New Roman" w:hAnsi="Times New Roman" w:cs="Times New Roman"/>
            <w:kern w:val="0"/>
          </w:rPr>
          <w:delText>equivalent</w:delText>
        </w:r>
        <w:r w:rsidR="0020186A" w:rsidDel="00971889">
          <w:rPr>
            <w:rFonts w:ascii="Times New Roman" w:hAnsi="Times New Roman" w:cs="Times New Roman"/>
            <w:kern w:val="0"/>
          </w:rPr>
          <w:delText>.</w:delText>
        </w:r>
        <w:r w:rsidR="004C75E0" w:rsidDel="00971889">
          <w:rPr>
            <w:rFonts w:ascii="Times New Roman" w:hAnsi="Times New Roman" w:cs="Times New Roman"/>
            <w:kern w:val="0"/>
          </w:rPr>
          <w:delText xml:space="preserve"> </w:delText>
        </w:r>
        <w:r w:rsidR="00B30ABC" w:rsidDel="00971889">
          <w:rPr>
            <w:rFonts w:ascii="Times New Roman" w:hAnsi="Times New Roman" w:cs="Times New Roman"/>
            <w:kern w:val="0"/>
          </w:rPr>
          <w:delText xml:space="preserve">Participants within the </w:delText>
        </w:r>
        <w:r w:rsidR="009B6D04" w:rsidDel="00971889">
          <w:rPr>
            <w:rFonts w:ascii="Times New Roman" w:hAnsi="Times New Roman" w:cs="Times New Roman"/>
            <w:kern w:val="0"/>
          </w:rPr>
          <w:delText>Low and Very Low food security group were more likely to have an educational attainment less than 9</w:delText>
        </w:r>
        <w:r w:rsidR="009B6D04" w:rsidRPr="009B6D04" w:rsidDel="00971889">
          <w:rPr>
            <w:rFonts w:ascii="Times New Roman" w:hAnsi="Times New Roman" w:cs="Times New Roman"/>
            <w:kern w:val="0"/>
            <w:vertAlign w:val="superscript"/>
          </w:rPr>
          <w:delText>th</w:delText>
        </w:r>
        <w:r w:rsidR="00B30ABC" w:rsidDel="00971889">
          <w:rPr>
            <w:rFonts w:ascii="Times New Roman" w:hAnsi="Times New Roman" w:cs="Times New Roman"/>
            <w:kern w:val="0"/>
          </w:rPr>
          <w:delText xml:space="preserve"> </w:delText>
        </w:r>
        <w:r w:rsidR="009B6D04" w:rsidDel="00971889">
          <w:rPr>
            <w:rFonts w:ascii="Times New Roman" w:hAnsi="Times New Roman" w:cs="Times New Roman"/>
            <w:kern w:val="0"/>
          </w:rPr>
          <w:delText>grade</w:delText>
        </w:r>
        <w:r w:rsidR="00C2015E" w:rsidDel="00971889">
          <w:rPr>
            <w:rFonts w:ascii="Times New Roman" w:hAnsi="Times New Roman" w:cs="Times New Roman"/>
            <w:kern w:val="0"/>
          </w:rPr>
          <w:delText xml:space="preserve"> (41.4% and 39.4%)</w:delText>
        </w:r>
        <w:r w:rsidR="009B6D04" w:rsidDel="00971889">
          <w:rPr>
            <w:rFonts w:ascii="Times New Roman" w:hAnsi="Times New Roman" w:cs="Times New Roman"/>
            <w:kern w:val="0"/>
          </w:rPr>
          <w:delText>, in comparison to the participants with high food security (19.7%).</w:delText>
        </w:r>
      </w:del>
      <w:del w:id="88" w:author="Nickelberry, Marshae" w:date="2026-01-15T19:18:00Z" w16du:dateUtc="2026-01-16T00:18:00Z">
        <w:r w:rsidR="009B6D04" w:rsidDel="000B66BD">
          <w:rPr>
            <w:rFonts w:ascii="Times New Roman" w:hAnsi="Times New Roman" w:cs="Times New Roman"/>
            <w:kern w:val="0"/>
          </w:rPr>
          <w:delText xml:space="preserve"> </w:delText>
        </w:r>
      </w:del>
      <w:del w:id="89" w:author="Nickelberry, Marshae" w:date="2026-01-15T19:02:00Z" w16du:dateUtc="2026-01-16T00:02:00Z">
        <w:r w:rsidR="002521CF" w:rsidRPr="00616452" w:rsidDel="00971889">
          <w:rPr>
            <w:rFonts w:ascii="Times New Roman" w:hAnsi="Times New Roman" w:cs="Times New Roman"/>
            <w:kern w:val="0"/>
          </w:rPr>
          <w:delText xml:space="preserve">For </w:delText>
        </w:r>
        <w:r w:rsidR="002521CF" w:rsidDel="00971889">
          <w:rPr>
            <w:rFonts w:ascii="Times New Roman" w:hAnsi="Times New Roman" w:cs="Times New Roman"/>
            <w:kern w:val="0"/>
          </w:rPr>
          <w:delText>poverty income ratio, nearly half of participants live in a low or near poverty household, accounting for 49.3%.</w:delText>
        </w:r>
        <w:r w:rsidR="006D2310" w:rsidRPr="00616452" w:rsidDel="00971889">
          <w:rPr>
            <w:rFonts w:ascii="Times New Roman" w:hAnsi="Times New Roman" w:cs="Times New Roman"/>
            <w:i/>
            <w:iCs/>
            <w:color w:val="000000" w:themeColor="text1"/>
            <w:sz w:val="28"/>
            <w:szCs w:val="28"/>
          </w:rPr>
          <w:br w:type="page"/>
        </w:r>
      </w:del>
    </w:p>
    <w:p w14:paraId="6D6A1244" w14:textId="77777777" w:rsidR="00971889" w:rsidRPr="00433391" w:rsidRDefault="00971889" w:rsidP="00971889">
      <w:pPr>
        <w:autoSpaceDE w:val="0"/>
        <w:autoSpaceDN w:val="0"/>
        <w:adjustRightInd w:val="0"/>
        <w:rPr>
          <w:rFonts w:ascii="Times New Roman" w:hAnsi="Times New Roman" w:cs="Times New Roman"/>
          <w:kern w:val="0"/>
        </w:rPr>
      </w:pPr>
    </w:p>
    <w:p w14:paraId="10F2E23A" w14:textId="53CF87E9" w:rsidR="00FB5BE4" w:rsidRPr="00616452" w:rsidRDefault="00FB5BE4" w:rsidP="006D2310">
      <w:pPr>
        <w:rPr>
          <w:rFonts w:ascii="Times New Roman" w:hAnsi="Times New Roman" w:cs="Times New Roman"/>
          <w:i/>
          <w:iCs/>
          <w:color w:val="000000" w:themeColor="text1"/>
          <w:sz w:val="28"/>
          <w:szCs w:val="28"/>
        </w:rPr>
      </w:pPr>
      <w:commentRangeStart w:id="90"/>
      <w:r w:rsidRPr="00616452">
        <w:rPr>
          <w:rFonts w:ascii="Times New Roman" w:hAnsi="Times New Roman" w:cs="Times New Roman"/>
          <w:b/>
          <w:bCs/>
          <w:color w:val="000000" w:themeColor="text1"/>
          <w:sz w:val="28"/>
          <w:szCs w:val="28"/>
        </w:rPr>
        <w:t>Tabl</w:t>
      </w:r>
      <w:r w:rsidR="00C43DAA" w:rsidRPr="00616452">
        <w:rPr>
          <w:rFonts w:ascii="Times New Roman" w:hAnsi="Times New Roman" w:cs="Times New Roman"/>
          <w:b/>
          <w:bCs/>
          <w:color w:val="000000" w:themeColor="text1"/>
          <w:sz w:val="28"/>
          <w:szCs w:val="28"/>
        </w:rPr>
        <w:t>e</w:t>
      </w:r>
      <w:r w:rsidRPr="00616452">
        <w:rPr>
          <w:rFonts w:ascii="Times New Roman" w:hAnsi="Times New Roman" w:cs="Times New Roman"/>
          <w:b/>
          <w:bCs/>
          <w:color w:val="000000" w:themeColor="text1"/>
          <w:sz w:val="28"/>
          <w:szCs w:val="28"/>
        </w:rPr>
        <w:t xml:space="preserve"> 2: </w:t>
      </w:r>
      <w:commentRangeEnd w:id="90"/>
      <w:r w:rsidR="006D1988">
        <w:rPr>
          <w:rStyle w:val="CommentReference"/>
        </w:rPr>
        <w:commentReference w:id="90"/>
      </w:r>
      <w:r w:rsidR="00A0522D" w:rsidRPr="00616452">
        <w:rPr>
          <w:rFonts w:ascii="Times New Roman" w:hAnsi="Times New Roman" w:cs="Times New Roman"/>
          <w:b/>
          <w:bCs/>
          <w:color w:val="000000" w:themeColor="text1"/>
          <w:sz w:val="28"/>
          <w:szCs w:val="28"/>
        </w:rPr>
        <w:t>Detection Frequency and Distribution of</w:t>
      </w:r>
      <w:r w:rsidRPr="00616452">
        <w:rPr>
          <w:rFonts w:ascii="Times New Roman" w:hAnsi="Times New Roman" w:cs="Times New Roman"/>
          <w:b/>
          <w:bCs/>
          <w:color w:val="000000" w:themeColor="text1"/>
          <w:sz w:val="28"/>
          <w:szCs w:val="28"/>
        </w:rPr>
        <w:t xml:space="preserve"> </w:t>
      </w:r>
      <w:r w:rsidR="00A0522D" w:rsidRPr="00616452">
        <w:rPr>
          <w:rFonts w:ascii="Times New Roman" w:hAnsi="Times New Roman" w:cs="Times New Roman"/>
          <w:b/>
          <w:bCs/>
          <w:color w:val="000000" w:themeColor="text1"/>
          <w:sz w:val="28"/>
          <w:szCs w:val="28"/>
        </w:rPr>
        <w:t>Urinary Phenol Concentrations (ng/mL)</w:t>
      </w:r>
    </w:p>
    <w:p w14:paraId="2C12C8D8" w14:textId="77777777" w:rsidR="00EC37FD" w:rsidRPr="00616452" w:rsidRDefault="00EC37FD" w:rsidP="00EC37FD">
      <w:pPr>
        <w:rPr>
          <w:rFonts w:ascii="Times New Roman" w:hAnsi="Times New Roman" w:cs="Times New Roman"/>
        </w:rPr>
      </w:pPr>
    </w:p>
    <w:tbl>
      <w:tblPr>
        <w:tblStyle w:val="TableGrid"/>
        <w:tblW w:w="4489" w:type="pct"/>
        <w:jc w:val="center"/>
        <w:tblBorders>
          <w:insideH w:val="none" w:sz="0" w:space="0" w:color="auto"/>
          <w:insideV w:val="none" w:sz="0" w:space="0" w:color="auto"/>
        </w:tblBorders>
        <w:tblLook w:val="04A0" w:firstRow="1" w:lastRow="0" w:firstColumn="1" w:lastColumn="0" w:noHBand="0" w:noVBand="1"/>
      </w:tblPr>
      <w:tblGrid>
        <w:gridCol w:w="3289"/>
        <w:gridCol w:w="1723"/>
        <w:gridCol w:w="1177"/>
        <w:gridCol w:w="1311"/>
        <w:gridCol w:w="1311"/>
        <w:gridCol w:w="876"/>
      </w:tblGrid>
      <w:tr w:rsidR="00FB5BE4" w:rsidRPr="00616452" w14:paraId="201603B8" w14:textId="77777777" w:rsidTr="00A0522D">
        <w:trPr>
          <w:trHeight w:val="354"/>
          <w:jc w:val="center"/>
        </w:trPr>
        <w:tc>
          <w:tcPr>
            <w:tcW w:w="1698" w:type="pct"/>
            <w:shd w:val="clear" w:color="auto" w:fill="000000" w:themeFill="text1"/>
          </w:tcPr>
          <w:p w14:paraId="4C6F2556" w14:textId="77777777" w:rsidR="00FB5BE4" w:rsidRPr="00616452" w:rsidRDefault="00FB5BE4" w:rsidP="00C91568">
            <w:pP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 xml:space="preserve">Urinary Metabolite </w:t>
            </w:r>
          </w:p>
        </w:tc>
        <w:tc>
          <w:tcPr>
            <w:tcW w:w="889" w:type="pct"/>
            <w:shd w:val="clear" w:color="auto" w:fill="000000" w:themeFill="text1"/>
          </w:tcPr>
          <w:p w14:paraId="5EF8442F" w14:textId="77777777" w:rsidR="00FB5BE4" w:rsidRPr="00616452" w:rsidRDefault="00FB5BE4" w:rsidP="00C91568">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Abbreviation</w:t>
            </w:r>
          </w:p>
        </w:tc>
        <w:tc>
          <w:tcPr>
            <w:tcW w:w="608" w:type="pct"/>
            <w:shd w:val="clear" w:color="auto" w:fill="000000" w:themeFill="text1"/>
          </w:tcPr>
          <w:p w14:paraId="755CA726" w14:textId="77777777" w:rsidR="00FB5BE4" w:rsidRPr="00616452" w:rsidRDefault="00FB5BE4" w:rsidP="00C91568">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%&gt;LOD</w:t>
            </w:r>
          </w:p>
        </w:tc>
        <w:tc>
          <w:tcPr>
            <w:tcW w:w="677" w:type="pct"/>
            <w:shd w:val="clear" w:color="auto" w:fill="000000" w:themeFill="text1"/>
          </w:tcPr>
          <w:p w14:paraId="7E85421B" w14:textId="59C08D82" w:rsidR="00FB5BE4" w:rsidRPr="00616452" w:rsidRDefault="00FB5BE4" w:rsidP="00C91568">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25</w:t>
            </w:r>
            <w:r w:rsidRPr="00616452">
              <w:rPr>
                <w:rFonts w:ascii="Times New Roman" w:hAnsi="Times New Roman" w:cs="Times New Roman"/>
                <w:b/>
                <w:bCs/>
                <w:color w:val="FFFFFF" w:themeColor="background1"/>
                <w:vertAlign w:val="superscript"/>
              </w:rPr>
              <w:t>th</w:t>
            </w:r>
          </w:p>
        </w:tc>
        <w:tc>
          <w:tcPr>
            <w:tcW w:w="677" w:type="pct"/>
            <w:shd w:val="clear" w:color="auto" w:fill="000000" w:themeFill="text1"/>
          </w:tcPr>
          <w:p w14:paraId="5945F5D3" w14:textId="77777777" w:rsidR="00FB5BE4" w:rsidRPr="00616452" w:rsidRDefault="00FB5BE4" w:rsidP="00C91568">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GM</w:t>
            </w:r>
          </w:p>
        </w:tc>
        <w:tc>
          <w:tcPr>
            <w:tcW w:w="452" w:type="pct"/>
            <w:shd w:val="clear" w:color="auto" w:fill="000000" w:themeFill="text1"/>
          </w:tcPr>
          <w:p w14:paraId="6BF48EC5" w14:textId="4B01A3A5" w:rsidR="00FB5BE4" w:rsidRPr="00616452" w:rsidRDefault="00FB5BE4" w:rsidP="00C91568">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75</w:t>
            </w:r>
            <w:r w:rsidRPr="00616452">
              <w:rPr>
                <w:rFonts w:ascii="Times New Roman" w:hAnsi="Times New Roman" w:cs="Times New Roman"/>
                <w:b/>
                <w:bCs/>
                <w:color w:val="FFFFFF" w:themeColor="background1"/>
                <w:vertAlign w:val="superscript"/>
              </w:rPr>
              <w:t>th</w:t>
            </w:r>
          </w:p>
        </w:tc>
      </w:tr>
      <w:tr w:rsidR="00A0522D" w:rsidRPr="00616452" w14:paraId="1F2A6B41" w14:textId="77777777" w:rsidTr="00A0522D">
        <w:trPr>
          <w:trHeight w:val="354"/>
          <w:jc w:val="center"/>
        </w:trPr>
        <w:tc>
          <w:tcPr>
            <w:tcW w:w="1698" w:type="pct"/>
          </w:tcPr>
          <w:p w14:paraId="227C9817" w14:textId="77777777" w:rsidR="00A0522D" w:rsidRPr="00616452" w:rsidRDefault="00A0522D" w:rsidP="00A0522D">
            <w:pPr>
              <w:rPr>
                <w:rFonts w:ascii="Times New Roman" w:hAnsi="Times New Roman" w:cs="Times New Roman"/>
                <w:color w:val="000000" w:themeColor="text1"/>
              </w:rPr>
            </w:pPr>
            <w:r w:rsidRPr="00616452">
              <w:rPr>
                <w:rFonts w:ascii="Times New Roman" w:hAnsi="Times New Roman" w:cs="Times New Roman"/>
                <w:color w:val="000000" w:themeColor="text1"/>
              </w:rPr>
              <w:t>Bisphenol A</w:t>
            </w:r>
          </w:p>
          <w:p w14:paraId="07996FC1" w14:textId="43335602" w:rsidR="00A0522D" w:rsidRPr="00616452" w:rsidRDefault="00A0522D" w:rsidP="00A0522D">
            <w:pPr>
              <w:rPr>
                <w:rFonts w:ascii="Times New Roman" w:hAnsi="Times New Roman" w:cs="Times New Roman"/>
                <w:color w:val="000000" w:themeColor="text1"/>
              </w:rPr>
            </w:pPr>
          </w:p>
        </w:tc>
        <w:tc>
          <w:tcPr>
            <w:tcW w:w="889" w:type="pct"/>
          </w:tcPr>
          <w:p w14:paraId="246104A6" w14:textId="6FE49E0E"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themeColor="text1"/>
              </w:rPr>
              <w:t>BPA</w:t>
            </w:r>
          </w:p>
        </w:tc>
        <w:tc>
          <w:tcPr>
            <w:tcW w:w="608" w:type="pct"/>
            <w:vAlign w:val="center"/>
          </w:tcPr>
          <w:p w14:paraId="38FC1D5C" w14:textId="0C370274" w:rsidR="00A0522D" w:rsidRPr="00616452" w:rsidRDefault="00A0522D" w:rsidP="00A0522D">
            <w:pPr>
              <w:jc w:val="center"/>
              <w:rPr>
                <w:rFonts w:ascii="Times New Roman" w:hAnsi="Times New Roman" w:cs="Times New Roman"/>
                <w:color w:val="000000" w:themeColor="text1"/>
              </w:rPr>
            </w:pPr>
            <w:r w:rsidRPr="00616452">
              <w:rPr>
                <w:rFonts w:ascii="Times New Roman" w:eastAsiaTheme="minorEastAsia" w:hAnsi="Times New Roman" w:cs="Times New Roman"/>
                <w:color w:val="000000"/>
                <w:kern w:val="24"/>
              </w:rPr>
              <w:t>92%</w:t>
            </w:r>
          </w:p>
        </w:tc>
        <w:tc>
          <w:tcPr>
            <w:tcW w:w="677" w:type="pct"/>
            <w:vAlign w:val="center"/>
          </w:tcPr>
          <w:p w14:paraId="3AFF3015" w14:textId="2949CE51"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0.69</w:t>
            </w:r>
          </w:p>
        </w:tc>
        <w:tc>
          <w:tcPr>
            <w:tcW w:w="677" w:type="pct"/>
            <w:vAlign w:val="center"/>
          </w:tcPr>
          <w:p w14:paraId="6AE4716A" w14:textId="2C4BA2E3"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1.52</w:t>
            </w:r>
          </w:p>
        </w:tc>
        <w:tc>
          <w:tcPr>
            <w:tcW w:w="452" w:type="pct"/>
            <w:vAlign w:val="center"/>
          </w:tcPr>
          <w:p w14:paraId="58DFDCE7" w14:textId="62D921D5"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3.10</w:t>
            </w:r>
          </w:p>
        </w:tc>
      </w:tr>
      <w:tr w:rsidR="00A0522D" w:rsidRPr="00616452" w14:paraId="4252C6A1" w14:textId="77777777" w:rsidTr="001E3BD3">
        <w:trPr>
          <w:trHeight w:val="684"/>
          <w:jc w:val="center"/>
        </w:trPr>
        <w:tc>
          <w:tcPr>
            <w:tcW w:w="1698" w:type="pct"/>
          </w:tcPr>
          <w:p w14:paraId="39614E37" w14:textId="2FDDF75C" w:rsidR="00A0522D" w:rsidRPr="00616452" w:rsidRDefault="00A0522D" w:rsidP="00A0522D">
            <w:pPr>
              <w:rPr>
                <w:rFonts w:ascii="Times New Roman" w:hAnsi="Times New Roman" w:cs="Times New Roman"/>
                <w:color w:val="000000" w:themeColor="text1"/>
              </w:rPr>
            </w:pPr>
            <w:r w:rsidRPr="00616452">
              <w:rPr>
                <w:rFonts w:ascii="Times New Roman" w:hAnsi="Times New Roman" w:cs="Times New Roman"/>
                <w:color w:val="000000" w:themeColor="text1"/>
              </w:rPr>
              <w:t>2-Hydroxy-4-metoxybenzophenone</w:t>
            </w:r>
          </w:p>
        </w:tc>
        <w:tc>
          <w:tcPr>
            <w:tcW w:w="889" w:type="pct"/>
          </w:tcPr>
          <w:p w14:paraId="65027742" w14:textId="51903F39"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themeColor="text1"/>
              </w:rPr>
              <w:t>Benzophenone-3</w:t>
            </w:r>
          </w:p>
        </w:tc>
        <w:tc>
          <w:tcPr>
            <w:tcW w:w="608" w:type="pct"/>
            <w:vAlign w:val="center"/>
          </w:tcPr>
          <w:p w14:paraId="2AA612AB" w14:textId="17997A1C" w:rsidR="00A0522D" w:rsidRPr="00616452" w:rsidRDefault="00A0522D" w:rsidP="00A0522D">
            <w:pPr>
              <w:jc w:val="center"/>
              <w:rPr>
                <w:rFonts w:ascii="Times New Roman" w:hAnsi="Times New Roman" w:cs="Times New Roman"/>
                <w:color w:val="000000" w:themeColor="text1"/>
              </w:rPr>
            </w:pPr>
            <w:r w:rsidRPr="00616452">
              <w:rPr>
                <w:rFonts w:ascii="Times New Roman" w:eastAsiaTheme="minorEastAsia" w:hAnsi="Times New Roman" w:cs="Times New Roman"/>
                <w:color w:val="000000"/>
                <w:kern w:val="24"/>
              </w:rPr>
              <w:t>96%</w:t>
            </w:r>
          </w:p>
        </w:tc>
        <w:tc>
          <w:tcPr>
            <w:tcW w:w="677" w:type="pct"/>
            <w:vAlign w:val="center"/>
          </w:tcPr>
          <w:p w14:paraId="4026EEFB" w14:textId="0F0BDA35"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4.71</w:t>
            </w:r>
          </w:p>
        </w:tc>
        <w:tc>
          <w:tcPr>
            <w:tcW w:w="677" w:type="pct"/>
            <w:vAlign w:val="center"/>
          </w:tcPr>
          <w:p w14:paraId="30AAEA40" w14:textId="7F763310"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21.05</w:t>
            </w:r>
          </w:p>
        </w:tc>
        <w:tc>
          <w:tcPr>
            <w:tcW w:w="452" w:type="pct"/>
            <w:vAlign w:val="center"/>
          </w:tcPr>
          <w:p w14:paraId="27E975A3" w14:textId="4ACC1925"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76.71</w:t>
            </w:r>
          </w:p>
        </w:tc>
      </w:tr>
      <w:tr w:rsidR="00A0522D" w:rsidRPr="00616452" w14:paraId="094FF2E4" w14:textId="77777777" w:rsidTr="00A0522D">
        <w:trPr>
          <w:trHeight w:val="738"/>
          <w:jc w:val="center"/>
        </w:trPr>
        <w:tc>
          <w:tcPr>
            <w:tcW w:w="1698" w:type="pct"/>
          </w:tcPr>
          <w:p w14:paraId="41AF28B5" w14:textId="77777777" w:rsidR="00A0522D" w:rsidRPr="00616452" w:rsidRDefault="00A0522D" w:rsidP="00A0522D">
            <w:pPr>
              <w:rPr>
                <w:rFonts w:ascii="Times New Roman" w:hAnsi="Times New Roman" w:cs="Times New Roman"/>
                <w:color w:val="000000" w:themeColor="text1"/>
              </w:rPr>
            </w:pPr>
            <w:r w:rsidRPr="00616452">
              <w:rPr>
                <w:rFonts w:ascii="Times New Roman" w:hAnsi="Times New Roman" w:cs="Times New Roman"/>
                <w:color w:val="000000" w:themeColor="text1"/>
              </w:rPr>
              <w:t>2,4,4’-Trichloro-2’-hydroxyphenyl ether</w:t>
            </w:r>
          </w:p>
          <w:p w14:paraId="7C9AF536" w14:textId="0E48456A" w:rsidR="00A0522D" w:rsidRPr="00616452" w:rsidRDefault="00A0522D" w:rsidP="00A0522D">
            <w:pPr>
              <w:rPr>
                <w:rFonts w:ascii="Times New Roman" w:hAnsi="Times New Roman" w:cs="Times New Roman"/>
                <w:color w:val="000000" w:themeColor="text1"/>
              </w:rPr>
            </w:pPr>
          </w:p>
        </w:tc>
        <w:tc>
          <w:tcPr>
            <w:tcW w:w="889" w:type="pct"/>
          </w:tcPr>
          <w:p w14:paraId="5FBE19F1" w14:textId="5F8DE37C"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themeColor="text1"/>
              </w:rPr>
              <w:t>Triclosan</w:t>
            </w:r>
          </w:p>
        </w:tc>
        <w:tc>
          <w:tcPr>
            <w:tcW w:w="608" w:type="pct"/>
            <w:vAlign w:val="center"/>
          </w:tcPr>
          <w:p w14:paraId="1AF62006" w14:textId="4DF0D774" w:rsidR="00A0522D" w:rsidRPr="00616452" w:rsidRDefault="00A0522D" w:rsidP="00A0522D">
            <w:pPr>
              <w:jc w:val="center"/>
              <w:rPr>
                <w:rFonts w:ascii="Times New Roman" w:hAnsi="Times New Roman" w:cs="Times New Roman"/>
                <w:color w:val="000000" w:themeColor="text1"/>
              </w:rPr>
            </w:pPr>
            <w:r w:rsidRPr="00616452">
              <w:rPr>
                <w:rFonts w:ascii="Times New Roman" w:eastAsiaTheme="minorEastAsia" w:hAnsi="Times New Roman" w:cs="Times New Roman"/>
                <w:color w:val="000000"/>
                <w:kern w:val="24"/>
              </w:rPr>
              <w:t>75%</w:t>
            </w:r>
          </w:p>
        </w:tc>
        <w:tc>
          <w:tcPr>
            <w:tcW w:w="677" w:type="pct"/>
            <w:vAlign w:val="center"/>
          </w:tcPr>
          <w:p w14:paraId="6F37481D" w14:textId="3754E036"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1.80</w:t>
            </w:r>
          </w:p>
        </w:tc>
        <w:tc>
          <w:tcPr>
            <w:tcW w:w="677" w:type="pct"/>
            <w:vAlign w:val="center"/>
          </w:tcPr>
          <w:p w14:paraId="36D67ABE" w14:textId="1B501A72"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12.22</w:t>
            </w:r>
          </w:p>
        </w:tc>
        <w:tc>
          <w:tcPr>
            <w:tcW w:w="452" w:type="pct"/>
            <w:vAlign w:val="center"/>
          </w:tcPr>
          <w:p w14:paraId="5D2FAEC0" w14:textId="3A25BD17"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49.40</w:t>
            </w:r>
          </w:p>
        </w:tc>
      </w:tr>
      <w:tr w:rsidR="00A0522D" w:rsidRPr="00616452" w14:paraId="5FD768B9" w14:textId="77777777" w:rsidTr="00A0522D">
        <w:trPr>
          <w:trHeight w:val="354"/>
          <w:jc w:val="center"/>
        </w:trPr>
        <w:tc>
          <w:tcPr>
            <w:tcW w:w="1698" w:type="pct"/>
          </w:tcPr>
          <w:p w14:paraId="5548D252" w14:textId="77777777" w:rsidR="00A0522D" w:rsidRPr="00616452" w:rsidRDefault="00A0522D" w:rsidP="00A0522D">
            <w:pPr>
              <w:rPr>
                <w:rFonts w:ascii="Times New Roman" w:hAnsi="Times New Roman" w:cs="Times New Roman"/>
                <w:color w:val="000000" w:themeColor="text1"/>
              </w:rPr>
            </w:pPr>
            <w:r w:rsidRPr="00616452">
              <w:rPr>
                <w:rFonts w:ascii="Times New Roman" w:hAnsi="Times New Roman" w:cs="Times New Roman"/>
                <w:color w:val="000000" w:themeColor="text1"/>
              </w:rPr>
              <w:t>Ethyl paraben</w:t>
            </w:r>
          </w:p>
          <w:p w14:paraId="5B25C0F6" w14:textId="19B7FA2E" w:rsidR="00A0522D" w:rsidRPr="00616452" w:rsidRDefault="00A0522D" w:rsidP="00A0522D">
            <w:pPr>
              <w:rPr>
                <w:rFonts w:ascii="Times New Roman" w:hAnsi="Times New Roman" w:cs="Times New Roman"/>
                <w:color w:val="000000" w:themeColor="text1"/>
              </w:rPr>
            </w:pPr>
          </w:p>
        </w:tc>
        <w:tc>
          <w:tcPr>
            <w:tcW w:w="889" w:type="pct"/>
          </w:tcPr>
          <w:p w14:paraId="526876AE" w14:textId="67DFB1AA"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themeColor="text1"/>
              </w:rPr>
              <w:t>EPB</w:t>
            </w:r>
          </w:p>
        </w:tc>
        <w:tc>
          <w:tcPr>
            <w:tcW w:w="608" w:type="pct"/>
            <w:vAlign w:val="center"/>
          </w:tcPr>
          <w:p w14:paraId="0C9DDED6" w14:textId="59FD814A" w:rsidR="00A0522D" w:rsidRPr="00616452" w:rsidRDefault="00A0522D" w:rsidP="00A0522D">
            <w:pPr>
              <w:jc w:val="center"/>
              <w:rPr>
                <w:rFonts w:ascii="Times New Roman" w:hAnsi="Times New Roman" w:cs="Times New Roman"/>
                <w:color w:val="000000" w:themeColor="text1"/>
              </w:rPr>
            </w:pPr>
            <w:r w:rsidRPr="00616452">
              <w:rPr>
                <w:rFonts w:ascii="Times New Roman" w:eastAsiaTheme="minorEastAsia" w:hAnsi="Times New Roman" w:cs="Times New Roman"/>
                <w:color w:val="000000"/>
                <w:kern w:val="24"/>
              </w:rPr>
              <w:t>50%</w:t>
            </w:r>
          </w:p>
        </w:tc>
        <w:tc>
          <w:tcPr>
            <w:tcW w:w="677" w:type="pct"/>
            <w:vAlign w:val="center"/>
          </w:tcPr>
          <w:p w14:paraId="1F7A6141" w14:textId="4758D4A0"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0.71</w:t>
            </w:r>
          </w:p>
        </w:tc>
        <w:tc>
          <w:tcPr>
            <w:tcW w:w="677" w:type="pct"/>
            <w:vAlign w:val="center"/>
          </w:tcPr>
          <w:p w14:paraId="34F1C638" w14:textId="5F816390"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2.51</w:t>
            </w:r>
          </w:p>
        </w:tc>
        <w:tc>
          <w:tcPr>
            <w:tcW w:w="452" w:type="pct"/>
            <w:vAlign w:val="center"/>
          </w:tcPr>
          <w:p w14:paraId="3A4E1063" w14:textId="6083E714"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6.70</w:t>
            </w:r>
          </w:p>
        </w:tc>
      </w:tr>
      <w:tr w:rsidR="00A0522D" w:rsidRPr="00616452" w14:paraId="4D322EFD" w14:textId="77777777" w:rsidTr="00A0522D">
        <w:trPr>
          <w:trHeight w:val="531"/>
          <w:jc w:val="center"/>
        </w:trPr>
        <w:tc>
          <w:tcPr>
            <w:tcW w:w="1698" w:type="pct"/>
          </w:tcPr>
          <w:p w14:paraId="65D97B57" w14:textId="59E9CFF7" w:rsidR="00A0522D" w:rsidRPr="00616452" w:rsidRDefault="00A0522D" w:rsidP="00A0522D">
            <w:pPr>
              <w:rPr>
                <w:rFonts w:ascii="Times New Roman" w:hAnsi="Times New Roman" w:cs="Times New Roman"/>
                <w:color w:val="000000" w:themeColor="text1"/>
              </w:rPr>
            </w:pPr>
            <w:r w:rsidRPr="00616452">
              <w:rPr>
                <w:rFonts w:ascii="Times New Roman" w:hAnsi="Times New Roman" w:cs="Times New Roman"/>
                <w:color w:val="000000" w:themeColor="text1"/>
              </w:rPr>
              <w:t>Methyl paraben</w:t>
            </w:r>
          </w:p>
        </w:tc>
        <w:tc>
          <w:tcPr>
            <w:tcW w:w="889" w:type="pct"/>
          </w:tcPr>
          <w:p w14:paraId="635D954A" w14:textId="32B9131A"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themeColor="text1"/>
              </w:rPr>
              <w:t>MPB</w:t>
            </w:r>
          </w:p>
        </w:tc>
        <w:tc>
          <w:tcPr>
            <w:tcW w:w="608" w:type="pct"/>
            <w:vAlign w:val="center"/>
          </w:tcPr>
          <w:p w14:paraId="18352C2D" w14:textId="0F888678" w:rsidR="00A0522D" w:rsidRPr="00616452" w:rsidRDefault="00A0522D" w:rsidP="00A0522D">
            <w:pPr>
              <w:jc w:val="center"/>
              <w:rPr>
                <w:rFonts w:ascii="Times New Roman" w:hAnsi="Times New Roman" w:cs="Times New Roman"/>
                <w:color w:val="000000" w:themeColor="text1"/>
              </w:rPr>
            </w:pPr>
            <w:r w:rsidRPr="00616452">
              <w:rPr>
                <w:rFonts w:ascii="Times New Roman" w:eastAsiaTheme="minorEastAsia" w:hAnsi="Times New Roman" w:cs="Times New Roman"/>
                <w:color w:val="000000"/>
                <w:kern w:val="24"/>
              </w:rPr>
              <w:t>99%</w:t>
            </w:r>
          </w:p>
        </w:tc>
        <w:tc>
          <w:tcPr>
            <w:tcW w:w="677" w:type="pct"/>
            <w:vAlign w:val="center"/>
          </w:tcPr>
          <w:p w14:paraId="4AEC6A3A" w14:textId="3512A5CC"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13.33</w:t>
            </w:r>
          </w:p>
        </w:tc>
        <w:tc>
          <w:tcPr>
            <w:tcW w:w="677" w:type="pct"/>
            <w:vAlign w:val="center"/>
          </w:tcPr>
          <w:p w14:paraId="6AB40F88" w14:textId="7473855E"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51.21</w:t>
            </w:r>
          </w:p>
        </w:tc>
        <w:tc>
          <w:tcPr>
            <w:tcW w:w="452" w:type="pct"/>
            <w:vAlign w:val="center"/>
          </w:tcPr>
          <w:p w14:paraId="18C4B3CB" w14:textId="4ED032B3"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192.50</w:t>
            </w:r>
          </w:p>
        </w:tc>
      </w:tr>
      <w:tr w:rsidR="00A0522D" w:rsidRPr="00616452" w14:paraId="69525A17" w14:textId="77777777" w:rsidTr="00A0522D">
        <w:trPr>
          <w:trHeight w:val="423"/>
          <w:jc w:val="center"/>
        </w:trPr>
        <w:tc>
          <w:tcPr>
            <w:tcW w:w="1698" w:type="pct"/>
          </w:tcPr>
          <w:p w14:paraId="19417B40" w14:textId="3F1D4BFB" w:rsidR="00A0522D" w:rsidRPr="00616452" w:rsidRDefault="00A0522D" w:rsidP="00A0522D">
            <w:pPr>
              <w:rPr>
                <w:rFonts w:ascii="Times New Roman" w:hAnsi="Times New Roman" w:cs="Times New Roman"/>
                <w:color w:val="000000" w:themeColor="text1"/>
              </w:rPr>
            </w:pPr>
            <w:r w:rsidRPr="00616452">
              <w:rPr>
                <w:rFonts w:ascii="Times New Roman" w:hAnsi="Times New Roman" w:cs="Times New Roman"/>
                <w:color w:val="000000" w:themeColor="text1"/>
              </w:rPr>
              <w:t>Propyl paraben</w:t>
            </w:r>
          </w:p>
        </w:tc>
        <w:tc>
          <w:tcPr>
            <w:tcW w:w="889" w:type="pct"/>
          </w:tcPr>
          <w:p w14:paraId="002209D7" w14:textId="407E33FA"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themeColor="text1"/>
              </w:rPr>
              <w:t>PPB</w:t>
            </w:r>
          </w:p>
        </w:tc>
        <w:tc>
          <w:tcPr>
            <w:tcW w:w="608" w:type="pct"/>
            <w:vAlign w:val="center"/>
          </w:tcPr>
          <w:p w14:paraId="34E02A70" w14:textId="7B178428" w:rsidR="00A0522D" w:rsidRPr="00616452" w:rsidRDefault="00A0522D" w:rsidP="00A0522D">
            <w:pPr>
              <w:jc w:val="center"/>
              <w:rPr>
                <w:rFonts w:ascii="Times New Roman" w:hAnsi="Times New Roman" w:cs="Times New Roman"/>
                <w:color w:val="000000" w:themeColor="text1"/>
              </w:rPr>
            </w:pPr>
            <w:r w:rsidRPr="00616452">
              <w:rPr>
                <w:rFonts w:ascii="Times New Roman" w:eastAsiaTheme="minorEastAsia" w:hAnsi="Times New Roman" w:cs="Times New Roman"/>
                <w:color w:val="000000"/>
                <w:kern w:val="24"/>
              </w:rPr>
              <w:t>95%</w:t>
            </w:r>
          </w:p>
        </w:tc>
        <w:tc>
          <w:tcPr>
            <w:tcW w:w="677" w:type="pct"/>
            <w:vAlign w:val="center"/>
          </w:tcPr>
          <w:p w14:paraId="16C8E069" w14:textId="77561C0C"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1.11</w:t>
            </w:r>
          </w:p>
        </w:tc>
        <w:tc>
          <w:tcPr>
            <w:tcW w:w="677" w:type="pct"/>
            <w:vAlign w:val="center"/>
          </w:tcPr>
          <w:p w14:paraId="3355D637" w14:textId="6CFFC606"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6.72</w:t>
            </w:r>
          </w:p>
        </w:tc>
        <w:tc>
          <w:tcPr>
            <w:tcW w:w="452" w:type="pct"/>
            <w:vAlign w:val="center"/>
          </w:tcPr>
          <w:p w14:paraId="7F07CD0D" w14:textId="42EDB863"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40.90</w:t>
            </w:r>
          </w:p>
        </w:tc>
      </w:tr>
    </w:tbl>
    <w:p w14:paraId="5A9B248E" w14:textId="2850E480" w:rsidR="00FB5BE4" w:rsidRPr="00616452" w:rsidRDefault="00C91568" w:rsidP="0086625A">
      <w:pPr>
        <w:pStyle w:val="ListParagraph"/>
        <w:numPr>
          <w:ilvl w:val="0"/>
          <w:numId w:val="3"/>
        </w:numPr>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 </w:t>
      </w:r>
      <w:r w:rsidR="0086625A" w:rsidRPr="00616452">
        <w:rPr>
          <w:rFonts w:ascii="Times New Roman" w:hAnsi="Times New Roman" w:cs="Times New Roman"/>
          <w:i/>
          <w:iCs/>
          <w:color w:val="000000" w:themeColor="text1"/>
        </w:rPr>
        <w:t xml:space="preserve">%&gt;LOD represents the limit of detection of phenol metabolite concentrations. Values below the detection limit are imputed as LOD </w:t>
      </w:r>
      <m:oMath>
        <m:rad>
          <m:radPr>
            <m:degHide m:val="1"/>
            <m:ctrlPr>
              <w:rPr>
                <w:rFonts w:ascii="Cambria Math" w:hAnsi="Cambria Math" w:cs="Times New Roman"/>
                <w:i/>
                <w:iCs/>
                <w:color w:val="000000" w:themeColor="text1"/>
              </w:rPr>
            </m:ctrlPr>
          </m:radPr>
          <m:deg/>
          <m:e>
            <m:r>
              <w:rPr>
                <w:rFonts w:ascii="Cambria Math" w:hAnsi="Cambria Math" w:cs="Times New Roman"/>
                <w:color w:val="000000" w:themeColor="text1"/>
              </w:rPr>
              <m:t>2</m:t>
            </m:r>
          </m:e>
        </m:rad>
        <m:r>
          <w:rPr>
            <w:rFonts w:ascii="Cambria Math" w:hAnsi="Cambria Math" w:cs="Times New Roman"/>
            <w:color w:val="000000" w:themeColor="text1"/>
          </w:rPr>
          <m:t> </m:t>
        </m:r>
      </m:oMath>
      <w:r w:rsidR="0086625A" w:rsidRPr="00616452">
        <w:rPr>
          <w:rFonts w:ascii="Times New Roman" w:hAnsi="Times New Roman" w:cs="Times New Roman"/>
          <w:i/>
          <w:iCs/>
          <w:color w:val="000000" w:themeColor="text1"/>
        </w:rPr>
        <w:t xml:space="preserve">by NHANES. The 25th and 75th percentiles are log-transformed. GM represents the geometric mean. </w:t>
      </w:r>
    </w:p>
    <w:p w14:paraId="41390848" w14:textId="77777777" w:rsidR="005808B0" w:rsidRPr="00616452" w:rsidRDefault="005808B0" w:rsidP="00C91568">
      <w:pPr>
        <w:rPr>
          <w:rFonts w:ascii="Times New Roman" w:hAnsi="Times New Roman" w:cs="Times New Roman"/>
          <w:color w:val="000000" w:themeColor="text1"/>
        </w:rPr>
      </w:pPr>
    </w:p>
    <w:p w14:paraId="3BEE99C3" w14:textId="4F261A74" w:rsidR="00FE1157" w:rsidRPr="00616452" w:rsidRDefault="00FE1157" w:rsidP="001E7A33">
      <w:pPr>
        <w:rPr>
          <w:rFonts w:ascii="Times New Roman" w:hAnsi="Times New Roman" w:cs="Times New Roman"/>
          <w:i/>
          <w:iCs/>
          <w:color w:val="000000" w:themeColor="text1"/>
        </w:rPr>
      </w:pPr>
      <w:commentRangeStart w:id="91"/>
      <w:r w:rsidRPr="00616452">
        <w:rPr>
          <w:rFonts w:ascii="Times New Roman" w:hAnsi="Times New Roman" w:cs="Times New Roman"/>
          <w:i/>
          <w:iCs/>
          <w:color w:val="000000" w:themeColor="text1"/>
        </w:rPr>
        <w:t>Detection Frequency and Distribution</w:t>
      </w:r>
      <w:commentRangeEnd w:id="91"/>
      <w:r w:rsidR="004468CF">
        <w:rPr>
          <w:rStyle w:val="CommentReference"/>
        </w:rPr>
        <w:commentReference w:id="91"/>
      </w:r>
    </w:p>
    <w:p w14:paraId="1C585665" w14:textId="758632D1" w:rsidR="00971889" w:rsidRPr="001C2628" w:rsidRDefault="00971889" w:rsidP="00971889">
      <w:pPr>
        <w:ind w:firstLine="720"/>
        <w:rPr>
          <w:rFonts w:ascii="Times New Roman" w:hAnsi="Times New Roman" w:cs="Times New Roman"/>
          <w:kern w:val="0"/>
        </w:rPr>
      </w:pPr>
      <w:r w:rsidRPr="000B66BD">
        <w:rPr>
          <w:rFonts w:ascii="Times New Roman" w:hAnsi="Times New Roman" w:cs="Times New Roman"/>
          <w:strike/>
          <w:kern w:val="0"/>
          <w:rPrChange w:id="92" w:author="Nickelberry, Marshae" w:date="2026-01-15T19:18:00Z" w16du:dateUtc="2026-01-16T00:18:00Z">
            <w:rPr>
              <w:rFonts w:ascii="Times New Roman" w:hAnsi="Times New Roman" w:cs="Times New Roman"/>
              <w:kern w:val="0"/>
            </w:rPr>
          </w:rPrChange>
        </w:rPr>
        <w:t xml:space="preserve">Tabe 2 shows the detection frequencies and distribution of the six urinary phenol </w:t>
      </w:r>
      <w:commentRangeStart w:id="93"/>
      <w:r w:rsidRPr="000B66BD">
        <w:rPr>
          <w:rFonts w:ascii="Times New Roman" w:hAnsi="Times New Roman" w:cs="Times New Roman"/>
          <w:strike/>
          <w:kern w:val="0"/>
          <w:rPrChange w:id="94" w:author="Nickelberry, Marshae" w:date="2026-01-15T19:18:00Z" w16du:dateUtc="2026-01-16T00:18:00Z">
            <w:rPr>
              <w:rFonts w:ascii="Times New Roman" w:hAnsi="Times New Roman" w:cs="Times New Roman"/>
              <w:kern w:val="0"/>
            </w:rPr>
          </w:rPrChange>
        </w:rPr>
        <w:t>metabolites</w:t>
      </w:r>
      <w:commentRangeEnd w:id="93"/>
      <w:r w:rsidR="006A3261">
        <w:rPr>
          <w:rStyle w:val="CommentReference"/>
        </w:rPr>
        <w:commentReference w:id="93"/>
      </w:r>
      <w:r w:rsidRPr="001C2628">
        <w:rPr>
          <w:rFonts w:ascii="Times New Roman" w:hAnsi="Times New Roman" w:cs="Times New Roman"/>
          <w:kern w:val="0"/>
        </w:rPr>
        <w:t xml:space="preserve">. </w:t>
      </w:r>
      <w:ins w:id="95" w:author="Nickelberry, Marshae" w:date="2026-01-15T19:21:00Z" w16du:dateUtc="2026-01-16T00:21:00Z">
        <w:r w:rsidR="000B66BD">
          <w:rPr>
            <w:rFonts w:ascii="Times New Roman" w:hAnsi="Times New Roman" w:cs="Times New Roman"/>
            <w:kern w:val="0"/>
          </w:rPr>
          <w:t xml:space="preserve">Most urinary </w:t>
        </w:r>
      </w:ins>
      <w:del w:id="96" w:author="Nickelberry, Marshae" w:date="2026-01-15T19:21:00Z" w16du:dateUtc="2026-01-16T00:21:00Z">
        <w:r w:rsidRPr="001C2628" w:rsidDel="000B66BD">
          <w:rPr>
            <w:rFonts w:ascii="Times New Roman" w:hAnsi="Times New Roman" w:cs="Times New Roman"/>
            <w:kern w:val="0"/>
          </w:rPr>
          <w:delText xml:space="preserve">Most of the urinary </w:delText>
        </w:r>
      </w:del>
      <w:r w:rsidRPr="001C2628">
        <w:rPr>
          <w:rFonts w:ascii="Times New Roman" w:hAnsi="Times New Roman" w:cs="Times New Roman"/>
          <w:kern w:val="0"/>
        </w:rPr>
        <w:t xml:space="preserve">phenol metabolite concentrations </w:t>
      </w:r>
      <w:del w:id="97" w:author="Nickelberry, Marshae" w:date="2026-01-15T19:21:00Z" w16du:dateUtc="2026-01-16T00:21:00Z">
        <w:r w:rsidRPr="001C2628" w:rsidDel="000B66BD">
          <w:rPr>
            <w:rFonts w:ascii="Times New Roman" w:hAnsi="Times New Roman" w:cs="Times New Roman"/>
            <w:kern w:val="0"/>
          </w:rPr>
          <w:delText>were</w:delText>
        </w:r>
      </w:del>
      <w:ins w:id="98" w:author="Nickelberry, Marshae" w:date="2026-01-15T19:22:00Z" w16du:dateUtc="2026-01-16T00:22:00Z">
        <w:r w:rsidR="000B66BD">
          <w:rPr>
            <w:rFonts w:ascii="Times New Roman" w:hAnsi="Times New Roman" w:cs="Times New Roman"/>
            <w:kern w:val="0"/>
          </w:rPr>
          <w:t xml:space="preserve">had detection frequencies 90% of higher with the </w:t>
        </w:r>
      </w:ins>
      <w:del w:id="99" w:author="Nickelberry, Marshae" w:date="2026-01-15T19:22:00Z" w16du:dateUtc="2026-01-16T00:22:00Z">
        <w:r w:rsidRPr="001C2628" w:rsidDel="000B66BD">
          <w:rPr>
            <w:rFonts w:ascii="Times New Roman" w:hAnsi="Times New Roman" w:cs="Times New Roman"/>
            <w:kern w:val="0"/>
          </w:rPr>
          <w:delText xml:space="preserve"> </w:delText>
        </w:r>
      </w:del>
      <w:del w:id="100" w:author="Nickelberry, Marshae" w:date="2026-01-15T19:21:00Z" w16du:dateUtc="2026-01-16T00:21:00Z">
        <w:r w:rsidRPr="001C2628" w:rsidDel="000B66BD">
          <w:rPr>
            <w:rFonts w:ascii="Times New Roman" w:hAnsi="Times New Roman" w:cs="Times New Roman"/>
            <w:kern w:val="0"/>
          </w:rPr>
          <w:delText xml:space="preserve">above </w:delText>
        </w:r>
      </w:del>
      <w:del w:id="101" w:author="Nickelberry, Marshae" w:date="2026-01-15T19:22:00Z" w16du:dateUtc="2026-01-16T00:22:00Z">
        <w:r w:rsidRPr="001C2628" w:rsidDel="000B66BD">
          <w:rPr>
            <w:rFonts w:ascii="Times New Roman" w:hAnsi="Times New Roman" w:cs="Times New Roman"/>
            <w:kern w:val="0"/>
          </w:rPr>
          <w:delText xml:space="preserve">90% limit of detection with the </w:delText>
        </w:r>
      </w:del>
      <w:r w:rsidRPr="001C2628">
        <w:rPr>
          <w:rFonts w:ascii="Times New Roman" w:hAnsi="Times New Roman" w:cs="Times New Roman"/>
          <w:kern w:val="0"/>
        </w:rPr>
        <w:t>exception of</w:t>
      </w:r>
      <w:ins w:id="102" w:author="Nickelberry, Marshae" w:date="2026-01-15T19:22:00Z" w16du:dateUtc="2026-01-16T00:22:00Z">
        <w:r w:rsidR="000B66BD">
          <w:rPr>
            <w:rFonts w:ascii="Times New Roman" w:hAnsi="Times New Roman" w:cs="Times New Roman"/>
            <w:kern w:val="0"/>
          </w:rPr>
          <w:t xml:space="preserve"> </w:t>
        </w:r>
      </w:ins>
      <w:del w:id="103" w:author="Nickelberry, Marshae" w:date="2026-01-15T19:22:00Z" w16du:dateUtc="2026-01-16T00:22:00Z">
        <w:r w:rsidRPr="001C2628" w:rsidDel="000B66BD">
          <w:rPr>
            <w:rFonts w:ascii="Times New Roman" w:hAnsi="Times New Roman" w:cs="Times New Roman"/>
            <w:kern w:val="0"/>
          </w:rPr>
          <w:delText xml:space="preserve">, </w:delText>
        </w:r>
      </w:del>
      <w:r w:rsidRPr="001C2628">
        <w:rPr>
          <w:rFonts w:ascii="Times New Roman" w:hAnsi="Times New Roman" w:cs="Times New Roman"/>
          <w:kern w:val="0"/>
        </w:rPr>
        <w:t xml:space="preserve">ethyl paraben (50%) and </w:t>
      </w:r>
      <w:ins w:id="104" w:author="Nickelberry, Marshae" w:date="2026-01-15T19:22:00Z" w16du:dateUtc="2026-01-16T00:22:00Z">
        <w:r w:rsidR="000B66BD">
          <w:rPr>
            <w:rFonts w:ascii="Times New Roman" w:hAnsi="Times New Roman" w:cs="Times New Roman"/>
            <w:kern w:val="0"/>
          </w:rPr>
          <w:t>t</w:t>
        </w:r>
      </w:ins>
      <w:del w:id="105" w:author="Nickelberry, Marshae" w:date="2026-01-15T19:22:00Z" w16du:dateUtc="2026-01-16T00:22:00Z">
        <w:r w:rsidRPr="001C2628" w:rsidDel="000B66BD">
          <w:rPr>
            <w:rFonts w:ascii="Times New Roman" w:hAnsi="Times New Roman" w:cs="Times New Roman"/>
            <w:kern w:val="0"/>
          </w:rPr>
          <w:delText>T</w:delText>
        </w:r>
      </w:del>
      <w:r w:rsidRPr="001C2628">
        <w:rPr>
          <w:rFonts w:ascii="Times New Roman" w:hAnsi="Times New Roman" w:cs="Times New Roman"/>
          <w:kern w:val="0"/>
        </w:rPr>
        <w:t xml:space="preserve">riclosan (75%). Methyl paraben had the highest geometric mean of 51.21 ng/mL, while Bisphenol A </w:t>
      </w:r>
      <w:del w:id="106" w:author="Nickelberry, Marshae" w:date="2026-01-15T19:22:00Z" w16du:dateUtc="2026-01-16T00:22:00Z">
        <w:r w:rsidRPr="001C2628" w:rsidDel="000B66BD">
          <w:rPr>
            <w:rFonts w:ascii="Times New Roman" w:hAnsi="Times New Roman" w:cs="Times New Roman"/>
            <w:kern w:val="0"/>
          </w:rPr>
          <w:delText>had the</w:delText>
        </w:r>
      </w:del>
      <w:ins w:id="107" w:author="Nickelberry, Marshae" w:date="2026-01-15T19:22:00Z" w16du:dateUtc="2026-01-16T00:22:00Z">
        <w:r w:rsidR="000B66BD">
          <w:rPr>
            <w:rFonts w:ascii="Times New Roman" w:hAnsi="Times New Roman" w:cs="Times New Roman"/>
            <w:kern w:val="0"/>
          </w:rPr>
          <w:t>was the</w:t>
        </w:r>
      </w:ins>
      <w:r w:rsidRPr="001C2628">
        <w:rPr>
          <w:rFonts w:ascii="Times New Roman" w:hAnsi="Times New Roman" w:cs="Times New Roman"/>
          <w:kern w:val="0"/>
        </w:rPr>
        <w:t xml:space="preserve"> lowest</w:t>
      </w:r>
      <w:ins w:id="108" w:author="Nickelberry, Marshae" w:date="2026-01-15T19:22:00Z" w16du:dateUtc="2026-01-16T00:22:00Z">
        <w:r w:rsidR="000B66BD">
          <w:rPr>
            <w:rFonts w:ascii="Times New Roman" w:hAnsi="Times New Roman" w:cs="Times New Roman"/>
            <w:kern w:val="0"/>
          </w:rPr>
          <w:t xml:space="preserve"> (</w:t>
        </w:r>
      </w:ins>
      <w:del w:id="109" w:author="Nickelberry, Marshae" w:date="2026-01-15T19:22:00Z" w16du:dateUtc="2026-01-16T00:22:00Z">
        <w:r w:rsidRPr="001C2628" w:rsidDel="000B66BD">
          <w:rPr>
            <w:rFonts w:ascii="Times New Roman" w:hAnsi="Times New Roman" w:cs="Times New Roman"/>
            <w:kern w:val="0"/>
          </w:rPr>
          <w:delText xml:space="preserve"> </w:delText>
        </w:r>
      </w:del>
      <w:r w:rsidRPr="001C2628">
        <w:rPr>
          <w:rFonts w:ascii="Times New Roman" w:hAnsi="Times New Roman" w:cs="Times New Roman"/>
          <w:kern w:val="0"/>
        </w:rPr>
        <w:t>geometric mean of 1.52 ng/mL</w:t>
      </w:r>
      <w:ins w:id="110" w:author="Nickelberry, Marshae" w:date="2026-01-15T19:22:00Z" w16du:dateUtc="2026-01-16T00:22:00Z">
        <w:r w:rsidR="000B66BD">
          <w:rPr>
            <w:rFonts w:ascii="Times New Roman" w:hAnsi="Times New Roman" w:cs="Times New Roman"/>
            <w:kern w:val="0"/>
          </w:rPr>
          <w:t>)</w:t>
        </w:r>
      </w:ins>
      <w:r w:rsidRPr="001C2628">
        <w:rPr>
          <w:rFonts w:ascii="Times New Roman" w:hAnsi="Times New Roman" w:cs="Times New Roman"/>
          <w:kern w:val="0"/>
        </w:rPr>
        <w:t xml:space="preserve">. </w:t>
      </w:r>
      <w:ins w:id="111" w:author="Nickelberry, Marshae" w:date="2026-01-15T19:23:00Z" w16du:dateUtc="2026-01-16T00:23:00Z">
        <w:r w:rsidR="000B66BD">
          <w:rPr>
            <w:rFonts w:ascii="Times New Roman" w:hAnsi="Times New Roman" w:cs="Times New Roman"/>
            <w:kern w:val="0"/>
          </w:rPr>
          <w:t xml:space="preserve">All phenols were positively correlated, with modest correlations between </w:t>
        </w:r>
      </w:ins>
      <w:del w:id="112" w:author="Nickelberry, Marshae" w:date="2026-01-15T19:23:00Z" w16du:dateUtc="2026-01-16T00:23:00Z">
        <w:r w:rsidRPr="001C2628" w:rsidDel="000B66BD">
          <w:rPr>
            <w:rFonts w:ascii="Times New Roman" w:hAnsi="Times New Roman" w:cs="Times New Roman"/>
            <w:kern w:val="0"/>
          </w:rPr>
          <w:delText xml:space="preserve">Marginally strong correlations of parabens were exhibited (e.g. </w:delText>
        </w:r>
      </w:del>
      <w:r w:rsidRPr="001C2628">
        <w:rPr>
          <w:rFonts w:ascii="Times New Roman" w:hAnsi="Times New Roman" w:cs="Times New Roman"/>
          <w:color w:val="000000" w:themeColor="text1"/>
        </w:rPr>
        <w:t>methyl</w:t>
      </w:r>
      <w:ins w:id="113" w:author="Nickelberry, Marshae" w:date="2026-01-15T19:23:00Z" w16du:dateUtc="2026-01-16T00:23:00Z">
        <w:r w:rsidR="000B66BD">
          <w:rPr>
            <w:rFonts w:ascii="Times New Roman" w:hAnsi="Times New Roman" w:cs="Times New Roman"/>
            <w:color w:val="000000" w:themeColor="text1"/>
          </w:rPr>
          <w:t xml:space="preserve"> paraben</w:t>
        </w:r>
      </w:ins>
      <w:r w:rsidRPr="001C2628">
        <w:rPr>
          <w:rFonts w:ascii="Times New Roman" w:hAnsi="Times New Roman" w:cs="Times New Roman"/>
          <w:color w:val="000000" w:themeColor="text1"/>
        </w:rPr>
        <w:t xml:space="preserve"> and propyl</w:t>
      </w:r>
      <w:ins w:id="114" w:author="Nickelberry, Marshae" w:date="2026-01-15T19:23:00Z" w16du:dateUtc="2026-01-16T00:23:00Z">
        <w:r w:rsidR="000B66BD">
          <w:rPr>
            <w:rFonts w:ascii="Times New Roman" w:hAnsi="Times New Roman" w:cs="Times New Roman"/>
            <w:color w:val="000000" w:themeColor="text1"/>
          </w:rPr>
          <w:t xml:space="preserve"> paraben</w:t>
        </w:r>
      </w:ins>
      <w:r w:rsidRPr="001C2628">
        <w:rPr>
          <w:rFonts w:ascii="Times New Roman" w:hAnsi="Times New Roman" w:cs="Times New Roman"/>
          <w:color w:val="000000" w:themeColor="text1"/>
        </w:rPr>
        <w:t xml:space="preserve"> (</w:t>
      </w:r>
      <w:r w:rsidRPr="001C2628">
        <w:rPr>
          <w:rFonts w:ascii="Times New Roman" w:hAnsi="Times New Roman" w:cs="Times New Roman"/>
          <w:kern w:val="0"/>
        </w:rPr>
        <w:t xml:space="preserve">Spearman </w:t>
      </w:r>
      <w:r w:rsidRPr="001C2628">
        <w:rPr>
          <w:rFonts w:ascii="Times New Roman" w:hAnsi="Times New Roman" w:cs="Times New Roman"/>
          <w:color w:val="000000" w:themeColor="text1"/>
        </w:rPr>
        <w:t>ρ= 0.82). (Supplemental Figure 2).</w:t>
      </w:r>
    </w:p>
    <w:p w14:paraId="03F71A9D" w14:textId="77777777" w:rsidR="00971889" w:rsidRPr="001C2628" w:rsidRDefault="00971889" w:rsidP="00971889">
      <w:pPr>
        <w:rPr>
          <w:rFonts w:ascii="Times New Roman" w:hAnsi="Times New Roman" w:cs="Times New Roman"/>
        </w:rPr>
      </w:pPr>
    </w:p>
    <w:p w14:paraId="39C4BC2C" w14:textId="77777777" w:rsidR="00971889" w:rsidRPr="001C2628" w:rsidRDefault="00971889" w:rsidP="00971889">
      <w:pPr>
        <w:jc w:val="center"/>
        <w:rPr>
          <w:rFonts w:ascii="Times New Roman" w:hAnsi="Times New Roman" w:cs="Times New Roman"/>
          <w:b/>
          <w:bCs/>
          <w:color w:val="000000" w:themeColor="text1"/>
          <w:sz w:val="28"/>
          <w:szCs w:val="28"/>
        </w:rPr>
      </w:pPr>
    </w:p>
    <w:p w14:paraId="4B73B43B" w14:textId="77777777" w:rsidR="00971889" w:rsidRPr="001C2628" w:rsidRDefault="00971889" w:rsidP="00971889">
      <w:pPr>
        <w:jc w:val="center"/>
        <w:rPr>
          <w:rFonts w:ascii="Times New Roman" w:hAnsi="Times New Roman" w:cs="Times New Roman"/>
          <w:b/>
          <w:bCs/>
          <w:color w:val="000000" w:themeColor="text1"/>
          <w:sz w:val="28"/>
          <w:szCs w:val="28"/>
        </w:rPr>
      </w:pPr>
    </w:p>
    <w:p w14:paraId="30D629E1" w14:textId="77777777" w:rsidR="00971889" w:rsidRPr="001C2628" w:rsidRDefault="00971889" w:rsidP="00971889">
      <w:pPr>
        <w:jc w:val="center"/>
        <w:rPr>
          <w:rFonts w:ascii="Times New Roman" w:hAnsi="Times New Roman" w:cs="Times New Roman"/>
          <w:b/>
          <w:bCs/>
          <w:color w:val="000000" w:themeColor="text1"/>
          <w:sz w:val="28"/>
          <w:szCs w:val="28"/>
        </w:rPr>
      </w:pPr>
    </w:p>
    <w:p w14:paraId="50820B10" w14:textId="77777777" w:rsidR="005808B0" w:rsidRPr="00616452" w:rsidRDefault="005808B0" w:rsidP="00E30C5D">
      <w:pPr>
        <w:jc w:val="center"/>
        <w:rPr>
          <w:rFonts w:ascii="Times New Roman" w:hAnsi="Times New Roman" w:cs="Times New Roman"/>
          <w:b/>
          <w:bCs/>
          <w:color w:val="000000" w:themeColor="text1"/>
          <w:sz w:val="28"/>
          <w:szCs w:val="28"/>
        </w:rPr>
      </w:pPr>
    </w:p>
    <w:p w14:paraId="229C2350" w14:textId="77777777" w:rsidR="005808B0" w:rsidRPr="00616452" w:rsidRDefault="005808B0" w:rsidP="00E30C5D">
      <w:pPr>
        <w:jc w:val="center"/>
        <w:rPr>
          <w:rFonts w:ascii="Times New Roman" w:hAnsi="Times New Roman" w:cs="Times New Roman"/>
          <w:b/>
          <w:bCs/>
          <w:color w:val="000000" w:themeColor="text1"/>
          <w:sz w:val="28"/>
          <w:szCs w:val="28"/>
        </w:rPr>
      </w:pPr>
    </w:p>
    <w:p w14:paraId="2FBE673E" w14:textId="77777777" w:rsidR="005808B0" w:rsidRPr="00616452" w:rsidRDefault="005808B0" w:rsidP="00E30C5D">
      <w:pPr>
        <w:jc w:val="center"/>
        <w:rPr>
          <w:rFonts w:ascii="Times New Roman" w:hAnsi="Times New Roman" w:cs="Times New Roman"/>
          <w:b/>
          <w:bCs/>
          <w:color w:val="000000" w:themeColor="text1"/>
          <w:sz w:val="28"/>
          <w:szCs w:val="28"/>
        </w:rPr>
      </w:pPr>
    </w:p>
    <w:p w14:paraId="1FDA390F" w14:textId="77777777" w:rsidR="005808B0" w:rsidRPr="00616452" w:rsidRDefault="005808B0" w:rsidP="00E30C5D">
      <w:pPr>
        <w:jc w:val="center"/>
        <w:rPr>
          <w:rFonts w:ascii="Times New Roman" w:hAnsi="Times New Roman" w:cs="Times New Roman"/>
          <w:b/>
          <w:bCs/>
          <w:color w:val="000000" w:themeColor="text1"/>
          <w:sz w:val="28"/>
          <w:szCs w:val="28"/>
        </w:rPr>
      </w:pPr>
    </w:p>
    <w:p w14:paraId="4F320708" w14:textId="77777777" w:rsidR="005808B0" w:rsidRPr="00616452" w:rsidRDefault="005808B0" w:rsidP="00E30C5D">
      <w:pPr>
        <w:jc w:val="center"/>
        <w:rPr>
          <w:rFonts w:ascii="Times New Roman" w:hAnsi="Times New Roman" w:cs="Times New Roman"/>
          <w:b/>
          <w:bCs/>
          <w:color w:val="000000" w:themeColor="text1"/>
          <w:sz w:val="28"/>
          <w:szCs w:val="28"/>
        </w:rPr>
      </w:pPr>
    </w:p>
    <w:p w14:paraId="5F020394" w14:textId="77777777" w:rsidR="005808B0" w:rsidRPr="00616452" w:rsidRDefault="005808B0" w:rsidP="00E30C5D">
      <w:pPr>
        <w:jc w:val="center"/>
        <w:rPr>
          <w:rFonts w:ascii="Times New Roman" w:hAnsi="Times New Roman" w:cs="Times New Roman"/>
          <w:b/>
          <w:bCs/>
          <w:color w:val="000000" w:themeColor="text1"/>
          <w:sz w:val="28"/>
          <w:szCs w:val="28"/>
        </w:rPr>
      </w:pPr>
    </w:p>
    <w:p w14:paraId="6E4789E1" w14:textId="77777777" w:rsidR="00EC37FD" w:rsidRPr="00616452" w:rsidRDefault="00EC37FD" w:rsidP="00C91568">
      <w:pPr>
        <w:pStyle w:val="Heading1"/>
        <w:rPr>
          <w:rFonts w:ascii="Times New Roman" w:hAnsi="Times New Roman" w:cs="Times New Roman"/>
          <w:b/>
          <w:bCs/>
          <w:color w:val="000000" w:themeColor="text1"/>
          <w:sz w:val="4"/>
          <w:szCs w:val="4"/>
        </w:rPr>
      </w:pPr>
    </w:p>
    <w:p w14:paraId="0538F708" w14:textId="77777777" w:rsidR="00EC37FD" w:rsidRPr="00616452" w:rsidRDefault="00EC37FD">
      <w:pPr>
        <w:spacing w:after="160" w:line="278" w:lineRule="auto"/>
        <w:rPr>
          <w:rFonts w:ascii="Times New Roman" w:eastAsiaTheme="majorEastAsia" w:hAnsi="Times New Roman" w:cs="Times New Roman"/>
          <w:b/>
          <w:bCs/>
          <w:color w:val="000000" w:themeColor="text1"/>
          <w:sz w:val="4"/>
          <w:szCs w:val="4"/>
        </w:rPr>
      </w:pPr>
      <w:r w:rsidRPr="00616452">
        <w:rPr>
          <w:rFonts w:ascii="Times New Roman" w:hAnsi="Times New Roman" w:cs="Times New Roman"/>
          <w:b/>
          <w:bCs/>
          <w:color w:val="000000" w:themeColor="text1"/>
          <w:sz w:val="4"/>
          <w:szCs w:val="4"/>
        </w:rPr>
        <w:br w:type="page"/>
      </w:r>
    </w:p>
    <w:p w14:paraId="08393A63" w14:textId="77777777" w:rsidR="00EB2C3B" w:rsidRPr="00616452" w:rsidRDefault="00EB2C3B" w:rsidP="00EB2C3B">
      <w:pPr>
        <w:pStyle w:val="Heading1"/>
        <w:rPr>
          <w:ins w:id="115" w:author="Nickelberry, Marshae" w:date="2026-01-15T19:47:00Z" w16du:dateUtc="2026-01-16T00:47:00Z"/>
          <w:rFonts w:ascii="Times New Roman" w:hAnsi="Times New Roman" w:cs="Times New Roman"/>
          <w:b/>
          <w:bCs/>
          <w:color w:val="000000" w:themeColor="text1"/>
          <w:sz w:val="28"/>
          <w:szCs w:val="28"/>
        </w:rPr>
      </w:pPr>
      <w:ins w:id="116" w:author="Nickelberry, Marshae" w:date="2026-01-15T19:47:00Z" w16du:dateUtc="2026-01-16T00:47:00Z">
        <w:r w:rsidRPr="00616452">
          <w:rPr>
            <w:rFonts w:ascii="Times New Roman" w:hAnsi="Times New Roman" w:cs="Times New Roman"/>
            <w:b/>
            <w:bCs/>
            <w:noProof/>
            <w:color w:val="000000" w:themeColor="text1"/>
            <w:sz w:val="28"/>
            <w:szCs w:val="28"/>
          </w:rPr>
          <w:lastRenderedPageBreak/>
          <w:t xml:space="preserve">Figure 1: </w:t>
        </w:r>
        <w:r w:rsidRPr="00616452">
          <w:rPr>
            <w:rFonts w:ascii="Times New Roman" w:hAnsi="Times New Roman" w:cs="Times New Roman"/>
            <w:b/>
            <w:bCs/>
            <w:color w:val="000000" w:themeColor="text1"/>
            <w:sz w:val="28"/>
            <w:szCs w:val="28"/>
          </w:rPr>
          <w:t>Household Food Security Associations with Urinary Phenol Concentrations</w:t>
        </w:r>
      </w:ins>
    </w:p>
    <w:p w14:paraId="1681A9FB" w14:textId="77777777" w:rsidR="00EB2C3B" w:rsidRPr="00616452" w:rsidRDefault="00EB2C3B" w:rsidP="00EB2C3B">
      <w:pPr>
        <w:rPr>
          <w:ins w:id="117" w:author="Nickelberry, Marshae" w:date="2026-01-15T19:47:00Z" w16du:dateUtc="2026-01-16T00:47:00Z"/>
          <w:rFonts w:ascii="Times New Roman" w:hAnsi="Times New Roman" w:cs="Times New Roman"/>
        </w:rPr>
      </w:pPr>
      <w:ins w:id="118" w:author="Nickelberry, Marshae" w:date="2026-01-15T19:47:00Z" w16du:dateUtc="2026-01-16T00:47:00Z">
        <w:r w:rsidRPr="00616452">
          <w:rPr>
            <w:rFonts w:ascii="Times New Roman" w:hAnsi="Times New Roman" w:cs="Times New Roman"/>
            <w:noProof/>
          </w:rPr>
          <w:drawing>
            <wp:inline distT="0" distB="0" distL="0" distR="0" wp14:anchorId="71054462" wp14:editId="721D5424">
              <wp:extent cx="6858000" cy="4686300"/>
              <wp:effectExtent l="0" t="0" r="0" b="0"/>
              <wp:docPr id="1365476614" name="Picture 7" descr="A graph of a number of data&#10;&#10;AI-generated content may be incorrect.">
                <a:extLst xmlns:a="http://schemas.openxmlformats.org/drawingml/2006/main">
                  <a:ext uri="{FF2B5EF4-FFF2-40B4-BE49-F238E27FC236}">
                    <a16:creationId xmlns:a16="http://schemas.microsoft.com/office/drawing/2014/main" id="{F357F6AC-794E-C6DB-B746-7252D8BAD7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raph of a number of data&#10;&#10;AI-generated content may be incorrect.">
                        <a:extLst>
                          <a:ext uri="{FF2B5EF4-FFF2-40B4-BE49-F238E27FC236}">
                            <a16:creationId xmlns:a16="http://schemas.microsoft.com/office/drawing/2014/main" id="{F357F6AC-794E-C6DB-B746-7252D8BAD79A}"/>
                          </a:ext>
                        </a:extLst>
                      </pic:cNvPr>
                      <pic:cNvPicPr>
                        <a:picLocks noChangeAspect="1"/>
                      </pic:cNvPicPr>
                    </pic:nvPicPr>
                    <pic:blipFill>
                      <a:blip r:embed="rId12"/>
                      <a:srcRect r="24312"/>
                      <a:stretch>
                        <a:fillRect/>
                      </a:stretch>
                    </pic:blipFill>
                    <pic:spPr>
                      <a:xfrm>
                        <a:off x="0" y="0"/>
                        <a:ext cx="6858000" cy="4686300"/>
                      </a:xfrm>
                      <a:prstGeom prst="rect">
                        <a:avLst/>
                      </a:prstGeom>
                    </pic:spPr>
                  </pic:pic>
                </a:graphicData>
              </a:graphic>
            </wp:inline>
          </w:drawing>
        </w:r>
      </w:ins>
    </w:p>
    <w:p w14:paraId="0762B6A3" w14:textId="77777777" w:rsidR="00EB2C3B" w:rsidRPr="00616452" w:rsidRDefault="00EB2C3B" w:rsidP="00EB2C3B">
      <w:pPr>
        <w:pStyle w:val="ListParagraph"/>
        <w:numPr>
          <w:ilvl w:val="0"/>
          <w:numId w:val="39"/>
        </w:numPr>
        <w:rPr>
          <w:ins w:id="119" w:author="Nickelberry, Marshae" w:date="2026-01-15T19:47:00Z" w16du:dateUtc="2026-01-16T00:47:00Z"/>
          <w:rFonts w:ascii="Times New Roman" w:hAnsi="Times New Roman" w:cs="Times New Roman"/>
          <w:i/>
          <w:iCs/>
          <w:noProof/>
          <w:color w:val="000000" w:themeColor="text1"/>
        </w:rPr>
      </w:pPr>
      <w:ins w:id="120" w:author="Nickelberry, Marshae" w:date="2026-01-15T19:47:00Z" w16du:dateUtc="2026-01-16T00:47:00Z">
        <w:r w:rsidRPr="00616452">
          <w:rPr>
            <w:rFonts w:ascii="Times New Roman" w:hAnsi="Times New Roman" w:cs="Times New Roman"/>
            <w:i/>
            <w:iCs/>
            <w:noProof/>
            <w:color w:val="000000" w:themeColor="text1"/>
          </w:rPr>
          <w:t>Panels A–G represent adjusted percent differences in urinary phenol metabolite concentrations. Reference is High Food Secure. Circles represent estimated percent differences; bars represent 95% confidence intervals. All models are adjusted for age, sex education, race/ethnicity, poverty-income ratio, cycle year, and creatinine.</w:t>
        </w:r>
      </w:ins>
    </w:p>
    <w:p w14:paraId="67C5E7BC" w14:textId="1AC40556" w:rsidR="00265165" w:rsidRPr="00616452" w:rsidRDefault="005808B0" w:rsidP="00C91568">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t xml:space="preserve">Table 3: </w:t>
      </w:r>
      <w:r w:rsidR="00265165" w:rsidRPr="00616452">
        <w:rPr>
          <w:rFonts w:ascii="Times New Roman" w:hAnsi="Times New Roman" w:cs="Times New Roman"/>
          <w:b/>
          <w:bCs/>
          <w:color w:val="000000" w:themeColor="text1"/>
          <w:sz w:val="28"/>
          <w:szCs w:val="28"/>
        </w:rPr>
        <w:t xml:space="preserve">Adjusted Linear Regression: Self-Reported Food Security Status and Urinary </w:t>
      </w:r>
      <w:r w:rsidR="002947E2" w:rsidRPr="00616452">
        <w:rPr>
          <w:rFonts w:ascii="Times New Roman" w:hAnsi="Times New Roman" w:cs="Times New Roman"/>
          <w:b/>
          <w:bCs/>
          <w:color w:val="000000" w:themeColor="text1"/>
          <w:sz w:val="28"/>
          <w:szCs w:val="28"/>
        </w:rPr>
        <w:t>Phenol</w:t>
      </w:r>
      <w:r w:rsidR="00265165" w:rsidRPr="00616452">
        <w:rPr>
          <w:rFonts w:ascii="Times New Roman" w:hAnsi="Times New Roman" w:cs="Times New Roman"/>
          <w:b/>
          <w:bCs/>
          <w:color w:val="000000" w:themeColor="text1"/>
          <w:sz w:val="28"/>
          <w:szCs w:val="28"/>
        </w:rPr>
        <w:t xml:space="preserve"> Metabolites </w:t>
      </w:r>
    </w:p>
    <w:p w14:paraId="5D6BB457" w14:textId="77777777" w:rsidR="00EC37FD" w:rsidRPr="00616452" w:rsidRDefault="00EC37FD" w:rsidP="00EC37FD">
      <w:pPr>
        <w:rPr>
          <w:rFonts w:ascii="Times New Roman" w:hAnsi="Times New Roman" w:cs="Times New Roman"/>
        </w:rPr>
      </w:pPr>
    </w:p>
    <w:tbl>
      <w:tblPr>
        <w:tblStyle w:val="TableGrid"/>
        <w:tblW w:w="11207" w:type="dxa"/>
        <w:tblInd w:w="-113" w:type="dxa"/>
        <w:tblBorders>
          <w:insideH w:val="none" w:sz="0" w:space="0" w:color="auto"/>
          <w:insideV w:val="none" w:sz="0" w:space="0" w:color="auto"/>
        </w:tblBorders>
        <w:tblLook w:val="04A0" w:firstRow="1" w:lastRow="0" w:firstColumn="1" w:lastColumn="0" w:noHBand="0" w:noVBand="1"/>
      </w:tblPr>
      <w:tblGrid>
        <w:gridCol w:w="2233"/>
        <w:gridCol w:w="2494"/>
        <w:gridCol w:w="2130"/>
        <w:gridCol w:w="1537"/>
        <w:gridCol w:w="1276"/>
        <w:gridCol w:w="1537"/>
      </w:tblGrid>
      <w:tr w:rsidR="004013E9" w:rsidRPr="00616452" w14:paraId="0B35C355" w14:textId="77777777" w:rsidTr="00C13E4F">
        <w:trPr>
          <w:trHeight w:val="372"/>
        </w:trPr>
        <w:tc>
          <w:tcPr>
            <w:tcW w:w="2233" w:type="dxa"/>
            <w:tcBorders>
              <w:bottom w:val="single" w:sz="4" w:space="0" w:color="auto"/>
            </w:tcBorders>
            <w:shd w:val="clear" w:color="auto" w:fill="000000" w:themeFill="text1"/>
            <w:vAlign w:val="center"/>
            <w:hideMark/>
          </w:tcPr>
          <w:p w14:paraId="23F4E35A" w14:textId="78BB1EDE" w:rsidR="004013E9" w:rsidRPr="00616452" w:rsidRDefault="0068714D" w:rsidP="008E290B">
            <w:pPr>
              <w:jc w:val="center"/>
              <w:rPr>
                <w:rFonts w:ascii="Times New Roman" w:hAnsi="Times New Roman" w:cs="Times New Roman"/>
                <w:b/>
                <w:bCs/>
              </w:rPr>
            </w:pPr>
            <w:r w:rsidRPr="00616452">
              <w:rPr>
                <w:rFonts w:ascii="Times New Roman" w:hAnsi="Times New Roman" w:cs="Times New Roman"/>
                <w:b/>
                <w:bCs/>
              </w:rPr>
              <w:t>Phenol</w:t>
            </w:r>
            <w:r w:rsidR="004013E9" w:rsidRPr="00616452">
              <w:rPr>
                <w:rFonts w:ascii="Times New Roman" w:hAnsi="Times New Roman" w:cs="Times New Roman"/>
                <w:b/>
                <w:bCs/>
              </w:rPr>
              <w:t xml:space="preserve"> Metabolite</w:t>
            </w:r>
          </w:p>
        </w:tc>
        <w:tc>
          <w:tcPr>
            <w:tcW w:w="2494" w:type="dxa"/>
            <w:tcBorders>
              <w:bottom w:val="nil"/>
            </w:tcBorders>
            <w:shd w:val="clear" w:color="auto" w:fill="000000" w:themeFill="text1"/>
            <w:vAlign w:val="center"/>
            <w:hideMark/>
          </w:tcPr>
          <w:p w14:paraId="04C2AB5F" w14:textId="77777777" w:rsidR="004013E9" w:rsidRPr="00616452" w:rsidRDefault="004013E9" w:rsidP="008E290B">
            <w:pPr>
              <w:jc w:val="center"/>
              <w:rPr>
                <w:rFonts w:ascii="Times New Roman" w:hAnsi="Times New Roman" w:cs="Times New Roman"/>
                <w:b/>
                <w:bCs/>
              </w:rPr>
            </w:pPr>
            <w:r w:rsidRPr="00616452">
              <w:rPr>
                <w:rFonts w:ascii="Times New Roman" w:hAnsi="Times New Roman" w:cs="Times New Roman"/>
                <w:b/>
                <w:bCs/>
              </w:rPr>
              <w:t>Food Security Level</w:t>
            </w:r>
          </w:p>
        </w:tc>
        <w:tc>
          <w:tcPr>
            <w:tcW w:w="2130" w:type="dxa"/>
            <w:tcBorders>
              <w:bottom w:val="nil"/>
            </w:tcBorders>
            <w:shd w:val="clear" w:color="auto" w:fill="000000" w:themeFill="text1"/>
            <w:vAlign w:val="center"/>
            <w:hideMark/>
          </w:tcPr>
          <w:p w14:paraId="3B3518EB" w14:textId="77777777" w:rsidR="004013E9" w:rsidRPr="00616452" w:rsidRDefault="004013E9" w:rsidP="008E290B">
            <w:pPr>
              <w:jc w:val="center"/>
              <w:rPr>
                <w:rFonts w:ascii="Times New Roman" w:hAnsi="Times New Roman" w:cs="Times New Roman"/>
                <w:b/>
                <w:bCs/>
              </w:rPr>
            </w:pPr>
            <w:r w:rsidRPr="00616452">
              <w:rPr>
                <w:rFonts w:ascii="Times New Roman" w:hAnsi="Times New Roman" w:cs="Times New Roman"/>
                <w:b/>
                <w:bCs/>
              </w:rPr>
              <w:t>% Difference</w:t>
            </w:r>
          </w:p>
        </w:tc>
        <w:tc>
          <w:tcPr>
            <w:tcW w:w="2813" w:type="dxa"/>
            <w:gridSpan w:val="2"/>
            <w:tcBorders>
              <w:bottom w:val="nil"/>
            </w:tcBorders>
            <w:shd w:val="clear" w:color="auto" w:fill="000000" w:themeFill="text1"/>
            <w:vAlign w:val="center"/>
            <w:hideMark/>
          </w:tcPr>
          <w:p w14:paraId="7F09B071" w14:textId="6F6EB423" w:rsidR="004013E9" w:rsidRPr="00616452" w:rsidRDefault="00142E65" w:rsidP="00142E65">
            <w:pPr>
              <w:rPr>
                <w:rFonts w:ascii="Times New Roman" w:hAnsi="Times New Roman" w:cs="Times New Roman"/>
                <w:b/>
                <w:bCs/>
              </w:rPr>
            </w:pPr>
            <w:r w:rsidRPr="00616452">
              <w:rPr>
                <w:rFonts w:ascii="Times New Roman" w:hAnsi="Times New Roman" w:cs="Times New Roman"/>
                <w:b/>
                <w:bCs/>
              </w:rPr>
              <w:t xml:space="preserve">  </w:t>
            </w:r>
            <w:r w:rsidR="004013E9" w:rsidRPr="00616452">
              <w:rPr>
                <w:rFonts w:ascii="Times New Roman" w:hAnsi="Times New Roman" w:cs="Times New Roman"/>
                <w:b/>
                <w:bCs/>
              </w:rPr>
              <w:t xml:space="preserve">95% </w:t>
            </w:r>
            <w:r w:rsidR="00D56F79" w:rsidRPr="00616452">
              <w:rPr>
                <w:rFonts w:ascii="Times New Roman" w:hAnsi="Times New Roman" w:cs="Times New Roman"/>
                <w:b/>
                <w:bCs/>
              </w:rPr>
              <w:t>L</w:t>
            </w:r>
            <w:r w:rsidR="004013E9" w:rsidRPr="00616452">
              <w:rPr>
                <w:rFonts w:ascii="Times New Roman" w:hAnsi="Times New Roman" w:cs="Times New Roman"/>
                <w:b/>
                <w:bCs/>
              </w:rPr>
              <w:t>CI</w:t>
            </w:r>
            <w:r w:rsidRPr="00616452">
              <w:rPr>
                <w:rFonts w:ascii="Times New Roman" w:hAnsi="Times New Roman" w:cs="Times New Roman"/>
                <w:b/>
                <w:bCs/>
              </w:rPr>
              <w:t xml:space="preserve">        95% UCI            </w:t>
            </w:r>
          </w:p>
        </w:tc>
        <w:tc>
          <w:tcPr>
            <w:tcW w:w="1537" w:type="dxa"/>
            <w:tcBorders>
              <w:bottom w:val="nil"/>
            </w:tcBorders>
            <w:shd w:val="clear" w:color="auto" w:fill="000000" w:themeFill="text1"/>
            <w:vAlign w:val="center"/>
            <w:hideMark/>
          </w:tcPr>
          <w:p w14:paraId="1D74217F" w14:textId="77777777" w:rsidR="004013E9" w:rsidRPr="00616452" w:rsidRDefault="004013E9" w:rsidP="008E290B">
            <w:pPr>
              <w:jc w:val="center"/>
              <w:rPr>
                <w:rFonts w:ascii="Times New Roman" w:hAnsi="Times New Roman" w:cs="Times New Roman"/>
                <w:b/>
                <w:bCs/>
              </w:rPr>
            </w:pPr>
            <w:r w:rsidRPr="00616452">
              <w:rPr>
                <w:rFonts w:ascii="Times New Roman" w:hAnsi="Times New Roman" w:cs="Times New Roman"/>
                <w:b/>
                <w:bCs/>
              </w:rPr>
              <w:t>P-Value</w:t>
            </w:r>
          </w:p>
        </w:tc>
      </w:tr>
      <w:tr w:rsidR="004013E9" w:rsidRPr="00616452" w14:paraId="1C11B441" w14:textId="77777777" w:rsidTr="00C13E4F">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28933E37" w14:textId="7043F3DF" w:rsidR="004013E9" w:rsidRPr="00616452" w:rsidRDefault="00D35706" w:rsidP="008E290B">
            <w:pPr>
              <w:jc w:val="center"/>
              <w:rPr>
                <w:rFonts w:ascii="Times New Roman" w:hAnsi="Times New Roman" w:cs="Times New Roman"/>
                <w:b/>
                <w:bCs/>
              </w:rPr>
            </w:pPr>
            <w:r w:rsidRPr="00616452">
              <w:rPr>
                <w:rFonts w:ascii="Times New Roman" w:hAnsi="Times New Roman" w:cs="Times New Roman"/>
                <w:b/>
                <w:bCs/>
              </w:rPr>
              <w:t>BPA</w:t>
            </w:r>
          </w:p>
        </w:tc>
        <w:tc>
          <w:tcPr>
            <w:tcW w:w="2494" w:type="dxa"/>
            <w:tcBorders>
              <w:top w:val="nil"/>
              <w:left w:val="single" w:sz="4" w:space="0" w:color="auto"/>
              <w:bottom w:val="single" w:sz="4" w:space="0" w:color="auto"/>
              <w:right w:val="single" w:sz="4" w:space="0" w:color="auto"/>
            </w:tcBorders>
            <w:noWrap/>
            <w:vAlign w:val="center"/>
            <w:hideMark/>
          </w:tcPr>
          <w:p w14:paraId="33C68F82" w14:textId="07DDD77D" w:rsidR="004013E9" w:rsidRPr="00616452" w:rsidRDefault="004013E9" w:rsidP="008E290B">
            <w:pPr>
              <w:jc w:val="center"/>
              <w:rPr>
                <w:rFonts w:ascii="Times New Roman" w:hAnsi="Times New Roman" w:cs="Times New Roman"/>
              </w:rPr>
            </w:pPr>
            <w:r w:rsidRPr="00616452">
              <w:rPr>
                <w:rFonts w:ascii="Times New Roman" w:hAnsi="Times New Roman" w:cs="Times New Roman"/>
              </w:rPr>
              <w:t xml:space="preserve"> </w:t>
            </w:r>
            <w:r w:rsidR="002E5011" w:rsidRPr="00616452">
              <w:rPr>
                <w:rFonts w:ascii="Times New Roman" w:hAnsi="Times New Roman" w:cs="Times New Roman"/>
              </w:rPr>
              <w:t>High</w:t>
            </w:r>
            <w:r w:rsidRPr="00616452">
              <w:rPr>
                <w:rFonts w:ascii="Times New Roman" w:hAnsi="Times New Roman" w:cs="Times New Roman"/>
              </w:rPr>
              <w:t xml:space="preserve"> (Ref)</w:t>
            </w:r>
          </w:p>
        </w:tc>
        <w:tc>
          <w:tcPr>
            <w:tcW w:w="2130" w:type="dxa"/>
            <w:tcBorders>
              <w:top w:val="nil"/>
              <w:left w:val="single" w:sz="4" w:space="0" w:color="auto"/>
              <w:bottom w:val="single" w:sz="4" w:space="0" w:color="auto"/>
              <w:right w:val="single" w:sz="4" w:space="0" w:color="auto"/>
            </w:tcBorders>
            <w:noWrap/>
            <w:vAlign w:val="center"/>
            <w:hideMark/>
          </w:tcPr>
          <w:p w14:paraId="637C4BA9" w14:textId="77777777" w:rsidR="004013E9" w:rsidRPr="00616452" w:rsidRDefault="004013E9" w:rsidP="008E290B">
            <w:pPr>
              <w:jc w:val="center"/>
              <w:rPr>
                <w:rFonts w:ascii="Times New Roman" w:hAnsi="Times New Roman" w:cs="Times New Roman"/>
              </w:rPr>
            </w:pPr>
          </w:p>
        </w:tc>
        <w:tc>
          <w:tcPr>
            <w:tcW w:w="1537" w:type="dxa"/>
            <w:tcBorders>
              <w:top w:val="nil"/>
              <w:left w:val="single" w:sz="4" w:space="0" w:color="auto"/>
              <w:bottom w:val="single" w:sz="4" w:space="0" w:color="auto"/>
              <w:right w:val="single" w:sz="4" w:space="0" w:color="auto"/>
            </w:tcBorders>
            <w:noWrap/>
            <w:vAlign w:val="center"/>
            <w:hideMark/>
          </w:tcPr>
          <w:p w14:paraId="326F7FA4" w14:textId="77777777" w:rsidR="004013E9" w:rsidRPr="00616452" w:rsidRDefault="004013E9" w:rsidP="008E290B">
            <w:pPr>
              <w:jc w:val="center"/>
              <w:rPr>
                <w:rFonts w:ascii="Times New Roman" w:hAnsi="Times New Roman" w:cs="Times New Roman"/>
              </w:rPr>
            </w:pPr>
          </w:p>
        </w:tc>
        <w:tc>
          <w:tcPr>
            <w:tcW w:w="1276" w:type="dxa"/>
            <w:tcBorders>
              <w:top w:val="nil"/>
              <w:left w:val="single" w:sz="4" w:space="0" w:color="auto"/>
              <w:bottom w:val="single" w:sz="4" w:space="0" w:color="auto"/>
              <w:right w:val="single" w:sz="4" w:space="0" w:color="auto"/>
            </w:tcBorders>
            <w:noWrap/>
            <w:vAlign w:val="center"/>
            <w:hideMark/>
          </w:tcPr>
          <w:p w14:paraId="7A8089F8" w14:textId="77777777" w:rsidR="004013E9" w:rsidRPr="00616452" w:rsidRDefault="004013E9" w:rsidP="008E290B">
            <w:pPr>
              <w:jc w:val="center"/>
              <w:rPr>
                <w:rFonts w:ascii="Times New Roman" w:hAnsi="Times New Roman" w:cs="Times New Roman"/>
              </w:rPr>
            </w:pPr>
          </w:p>
        </w:tc>
        <w:tc>
          <w:tcPr>
            <w:tcW w:w="1537" w:type="dxa"/>
            <w:tcBorders>
              <w:top w:val="nil"/>
              <w:left w:val="single" w:sz="4" w:space="0" w:color="auto"/>
              <w:bottom w:val="single" w:sz="4" w:space="0" w:color="auto"/>
            </w:tcBorders>
            <w:noWrap/>
            <w:vAlign w:val="center"/>
            <w:hideMark/>
          </w:tcPr>
          <w:p w14:paraId="3A925D4A" w14:textId="77777777" w:rsidR="004013E9" w:rsidRPr="00616452" w:rsidRDefault="004013E9" w:rsidP="008E290B">
            <w:pPr>
              <w:jc w:val="center"/>
              <w:rPr>
                <w:rFonts w:ascii="Times New Roman" w:hAnsi="Times New Roman" w:cs="Times New Roman"/>
              </w:rPr>
            </w:pPr>
          </w:p>
        </w:tc>
      </w:tr>
      <w:tr w:rsidR="00C13E4F" w:rsidRPr="00616452" w14:paraId="0FB82289"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6E3CE951" w14:textId="77777777" w:rsidR="00C13E4F" w:rsidRPr="00616452" w:rsidRDefault="00C13E4F" w:rsidP="00C13E4F">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vAlign w:val="center"/>
            <w:hideMark/>
          </w:tcPr>
          <w:p w14:paraId="31CFC21C" w14:textId="5E1A7195" w:rsidR="00C13E4F" w:rsidRPr="00616452" w:rsidRDefault="00C13E4F" w:rsidP="00C13E4F">
            <w:pPr>
              <w:jc w:val="center"/>
              <w:rPr>
                <w:rFonts w:ascii="Times New Roman" w:hAnsi="Times New Roman" w:cs="Times New Roman"/>
              </w:rPr>
            </w:pPr>
            <w:r w:rsidRPr="00616452">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0A56856A" w14:textId="12E7834E" w:rsidR="00C13E4F" w:rsidRPr="00616452" w:rsidRDefault="00C13E4F" w:rsidP="00C13E4F">
            <w:pPr>
              <w:jc w:val="center"/>
              <w:rPr>
                <w:rFonts w:ascii="Times New Roman" w:hAnsi="Times New Roman" w:cs="Times New Roman"/>
              </w:rPr>
            </w:pPr>
            <w:r w:rsidRPr="00616452">
              <w:rPr>
                <w:rFonts w:ascii="Times New Roman" w:hAnsi="Times New Roman" w:cs="Times New Roman"/>
                <w:color w:val="000000"/>
              </w:rPr>
              <w:t>1.80</w:t>
            </w:r>
          </w:p>
        </w:tc>
        <w:tc>
          <w:tcPr>
            <w:tcW w:w="1537" w:type="dxa"/>
            <w:tcBorders>
              <w:top w:val="single" w:sz="4" w:space="0" w:color="auto"/>
              <w:left w:val="single" w:sz="4" w:space="0" w:color="auto"/>
              <w:bottom w:val="single" w:sz="4" w:space="0" w:color="auto"/>
              <w:right w:val="single" w:sz="4" w:space="0" w:color="auto"/>
            </w:tcBorders>
            <w:noWrap/>
            <w:hideMark/>
          </w:tcPr>
          <w:p w14:paraId="3448F3CC" w14:textId="127BCC22" w:rsidR="00C13E4F" w:rsidRPr="00616452" w:rsidRDefault="00C13E4F" w:rsidP="00C13E4F">
            <w:pPr>
              <w:jc w:val="center"/>
              <w:rPr>
                <w:rFonts w:ascii="Times New Roman" w:hAnsi="Times New Roman" w:cs="Times New Roman"/>
              </w:rPr>
            </w:pPr>
            <w:r w:rsidRPr="00616452">
              <w:rPr>
                <w:rFonts w:ascii="Times New Roman" w:hAnsi="Times New Roman" w:cs="Times New Roman"/>
                <w:color w:val="000000"/>
              </w:rPr>
              <w:t>-5.91</w:t>
            </w:r>
          </w:p>
        </w:tc>
        <w:tc>
          <w:tcPr>
            <w:tcW w:w="1276" w:type="dxa"/>
            <w:tcBorders>
              <w:top w:val="single" w:sz="4" w:space="0" w:color="auto"/>
              <w:left w:val="single" w:sz="4" w:space="0" w:color="auto"/>
              <w:bottom w:val="single" w:sz="4" w:space="0" w:color="auto"/>
              <w:right w:val="single" w:sz="4" w:space="0" w:color="auto"/>
            </w:tcBorders>
            <w:noWrap/>
            <w:hideMark/>
          </w:tcPr>
          <w:p w14:paraId="6DBDAD1A" w14:textId="33F02688" w:rsidR="00C13E4F" w:rsidRPr="00616452" w:rsidRDefault="00C13E4F" w:rsidP="00C13E4F">
            <w:pPr>
              <w:jc w:val="center"/>
              <w:rPr>
                <w:rFonts w:ascii="Times New Roman" w:hAnsi="Times New Roman" w:cs="Times New Roman"/>
              </w:rPr>
            </w:pPr>
            <w:r w:rsidRPr="00616452">
              <w:rPr>
                <w:rFonts w:ascii="Times New Roman" w:hAnsi="Times New Roman" w:cs="Times New Roman"/>
                <w:color w:val="000000"/>
              </w:rPr>
              <w:t>10.15</w:t>
            </w:r>
          </w:p>
        </w:tc>
        <w:tc>
          <w:tcPr>
            <w:tcW w:w="1537" w:type="dxa"/>
            <w:tcBorders>
              <w:top w:val="single" w:sz="4" w:space="0" w:color="auto"/>
              <w:left w:val="single" w:sz="4" w:space="0" w:color="auto"/>
              <w:bottom w:val="single" w:sz="4" w:space="0" w:color="auto"/>
            </w:tcBorders>
            <w:noWrap/>
            <w:hideMark/>
          </w:tcPr>
          <w:p w14:paraId="35BC3132" w14:textId="4F3F2D52" w:rsidR="00C13E4F" w:rsidRPr="00616452" w:rsidRDefault="00C13E4F" w:rsidP="00C13E4F">
            <w:pPr>
              <w:jc w:val="center"/>
              <w:rPr>
                <w:rFonts w:ascii="Times New Roman" w:hAnsi="Times New Roman" w:cs="Times New Roman"/>
                <w:b/>
                <w:bCs/>
              </w:rPr>
            </w:pPr>
            <w:r w:rsidRPr="00616452">
              <w:rPr>
                <w:rFonts w:ascii="Times New Roman" w:hAnsi="Times New Roman" w:cs="Times New Roman"/>
                <w:color w:val="000000"/>
              </w:rPr>
              <w:t>0.65</w:t>
            </w:r>
          </w:p>
        </w:tc>
      </w:tr>
      <w:tr w:rsidR="00F82482" w:rsidRPr="00616452" w14:paraId="087242CE"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26118D4E" w14:textId="77777777" w:rsidR="00F82482" w:rsidRPr="00616452" w:rsidRDefault="00F82482" w:rsidP="00F82482">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vAlign w:val="center"/>
            <w:hideMark/>
          </w:tcPr>
          <w:p w14:paraId="0A66B145" w14:textId="311E5F27" w:rsidR="00F82482" w:rsidRPr="00616452" w:rsidRDefault="00F82482" w:rsidP="00F82482">
            <w:pPr>
              <w:jc w:val="center"/>
              <w:rPr>
                <w:rFonts w:ascii="Times New Roman" w:hAnsi="Times New Roman" w:cs="Times New Roman"/>
              </w:rPr>
            </w:pPr>
            <w:r w:rsidRPr="00616452">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20AB65EE" w14:textId="4FC8D292"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7.53</w:t>
            </w:r>
          </w:p>
        </w:tc>
        <w:tc>
          <w:tcPr>
            <w:tcW w:w="1537" w:type="dxa"/>
            <w:tcBorders>
              <w:top w:val="single" w:sz="4" w:space="0" w:color="auto"/>
              <w:left w:val="single" w:sz="4" w:space="0" w:color="auto"/>
              <w:bottom w:val="single" w:sz="4" w:space="0" w:color="auto"/>
              <w:right w:val="single" w:sz="4" w:space="0" w:color="auto"/>
            </w:tcBorders>
            <w:noWrap/>
            <w:hideMark/>
          </w:tcPr>
          <w:p w14:paraId="6A722856" w14:textId="33F3DF5A"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-1.27</w:t>
            </w:r>
          </w:p>
        </w:tc>
        <w:tc>
          <w:tcPr>
            <w:tcW w:w="1276" w:type="dxa"/>
            <w:tcBorders>
              <w:top w:val="single" w:sz="4" w:space="0" w:color="auto"/>
              <w:left w:val="single" w:sz="4" w:space="0" w:color="auto"/>
              <w:bottom w:val="single" w:sz="4" w:space="0" w:color="auto"/>
              <w:right w:val="single" w:sz="4" w:space="0" w:color="auto"/>
            </w:tcBorders>
            <w:noWrap/>
            <w:hideMark/>
          </w:tcPr>
          <w:p w14:paraId="38825305" w14:textId="114668F5"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17.12</w:t>
            </w:r>
          </w:p>
        </w:tc>
        <w:tc>
          <w:tcPr>
            <w:tcW w:w="1537" w:type="dxa"/>
            <w:tcBorders>
              <w:top w:val="single" w:sz="4" w:space="0" w:color="auto"/>
              <w:left w:val="single" w:sz="4" w:space="0" w:color="auto"/>
              <w:bottom w:val="single" w:sz="4" w:space="0" w:color="auto"/>
            </w:tcBorders>
            <w:noWrap/>
            <w:hideMark/>
          </w:tcPr>
          <w:p w14:paraId="73F13B06" w14:textId="74ECC9B5" w:rsidR="00F82482" w:rsidRPr="00616452" w:rsidRDefault="00F82482" w:rsidP="00F82482">
            <w:pPr>
              <w:jc w:val="center"/>
              <w:rPr>
                <w:rFonts w:ascii="Times New Roman" w:hAnsi="Times New Roman" w:cs="Times New Roman"/>
                <w:b/>
                <w:bCs/>
              </w:rPr>
            </w:pPr>
            <w:r w:rsidRPr="00616452">
              <w:rPr>
                <w:rFonts w:ascii="Times New Roman" w:hAnsi="Times New Roman" w:cs="Times New Roman"/>
                <w:color w:val="000000"/>
              </w:rPr>
              <w:t>0.09</w:t>
            </w:r>
          </w:p>
        </w:tc>
      </w:tr>
      <w:tr w:rsidR="00F82482" w:rsidRPr="00616452" w14:paraId="7425F5DB"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2279826C" w14:textId="77777777" w:rsidR="00F82482" w:rsidRPr="00616452" w:rsidRDefault="00F82482" w:rsidP="00F82482">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vAlign w:val="center"/>
            <w:hideMark/>
          </w:tcPr>
          <w:p w14:paraId="2A8D3BCF" w14:textId="56C40650" w:rsidR="00F82482" w:rsidRPr="00616452" w:rsidRDefault="00F82482" w:rsidP="00F82482">
            <w:pPr>
              <w:jc w:val="center"/>
              <w:rPr>
                <w:rFonts w:ascii="Times New Roman" w:hAnsi="Times New Roman" w:cs="Times New Roman"/>
              </w:rPr>
            </w:pPr>
            <w:r w:rsidRPr="00616452">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073C2E1F" w14:textId="7F85E103"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7.61</w:t>
            </w:r>
          </w:p>
        </w:tc>
        <w:tc>
          <w:tcPr>
            <w:tcW w:w="1537" w:type="dxa"/>
            <w:tcBorders>
              <w:top w:val="single" w:sz="4" w:space="0" w:color="auto"/>
              <w:left w:val="single" w:sz="4" w:space="0" w:color="auto"/>
              <w:bottom w:val="single" w:sz="4" w:space="0" w:color="auto"/>
              <w:right w:val="single" w:sz="4" w:space="0" w:color="auto"/>
            </w:tcBorders>
            <w:noWrap/>
            <w:hideMark/>
          </w:tcPr>
          <w:p w14:paraId="2AC21E66" w14:textId="45475368"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-4.48</w:t>
            </w:r>
          </w:p>
        </w:tc>
        <w:tc>
          <w:tcPr>
            <w:tcW w:w="1276" w:type="dxa"/>
            <w:tcBorders>
              <w:top w:val="single" w:sz="4" w:space="0" w:color="auto"/>
              <w:left w:val="single" w:sz="4" w:space="0" w:color="auto"/>
              <w:bottom w:val="single" w:sz="4" w:space="0" w:color="auto"/>
              <w:right w:val="single" w:sz="4" w:space="0" w:color="auto"/>
            </w:tcBorders>
            <w:noWrap/>
            <w:hideMark/>
          </w:tcPr>
          <w:p w14:paraId="7414FF4D" w14:textId="29AFA71D"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21.23</w:t>
            </w:r>
          </w:p>
        </w:tc>
        <w:tc>
          <w:tcPr>
            <w:tcW w:w="1537" w:type="dxa"/>
            <w:tcBorders>
              <w:top w:val="single" w:sz="4" w:space="0" w:color="auto"/>
              <w:left w:val="single" w:sz="4" w:space="0" w:color="auto"/>
              <w:bottom w:val="single" w:sz="4" w:space="0" w:color="auto"/>
            </w:tcBorders>
            <w:noWrap/>
            <w:hideMark/>
          </w:tcPr>
          <w:p w14:paraId="7A8FA7D1" w14:textId="7CE5011C"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0.22</w:t>
            </w:r>
          </w:p>
        </w:tc>
      </w:tr>
      <w:tr w:rsidR="00F82482" w:rsidRPr="00616452" w14:paraId="13A98297" w14:textId="77777777" w:rsidTr="00776D96">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6F55D95A" w14:textId="23C666BA" w:rsidR="00F82482" w:rsidRPr="00616452" w:rsidRDefault="00F82482" w:rsidP="00F82482">
            <w:pPr>
              <w:jc w:val="center"/>
              <w:rPr>
                <w:rFonts w:ascii="Times New Roman" w:hAnsi="Times New Roman" w:cs="Times New Roman"/>
                <w:b/>
                <w:bCs/>
              </w:rPr>
            </w:pPr>
            <w:r w:rsidRPr="00616452">
              <w:rPr>
                <w:rFonts w:ascii="Times New Roman" w:hAnsi="Times New Roman" w:cs="Times New Roman"/>
                <w:b/>
                <w:bCs/>
              </w:rPr>
              <w:t>BP3</w:t>
            </w:r>
          </w:p>
        </w:tc>
        <w:tc>
          <w:tcPr>
            <w:tcW w:w="2494" w:type="dxa"/>
            <w:tcBorders>
              <w:top w:val="single" w:sz="4" w:space="0" w:color="auto"/>
              <w:left w:val="single" w:sz="4" w:space="0" w:color="auto"/>
              <w:bottom w:val="single" w:sz="4" w:space="0" w:color="auto"/>
              <w:right w:val="single" w:sz="4" w:space="0" w:color="auto"/>
            </w:tcBorders>
            <w:noWrap/>
            <w:hideMark/>
          </w:tcPr>
          <w:p w14:paraId="4B804935" w14:textId="7D5DE091" w:rsidR="00F82482" w:rsidRPr="00616452" w:rsidRDefault="00F82482" w:rsidP="00F82482">
            <w:pPr>
              <w:jc w:val="center"/>
              <w:rPr>
                <w:rFonts w:ascii="Times New Roman" w:hAnsi="Times New Roman" w:cs="Times New Roman"/>
              </w:rPr>
            </w:pPr>
            <w:r w:rsidRPr="00616452">
              <w:rPr>
                <w:rFonts w:ascii="Times New Roman" w:hAnsi="Times New Roman" w:cs="Times New Roman"/>
              </w:rPr>
              <w:t xml:space="preserve"> High (Ref)</w:t>
            </w:r>
          </w:p>
        </w:tc>
        <w:tc>
          <w:tcPr>
            <w:tcW w:w="2130" w:type="dxa"/>
            <w:tcBorders>
              <w:top w:val="single" w:sz="4" w:space="0" w:color="auto"/>
              <w:left w:val="single" w:sz="4" w:space="0" w:color="auto"/>
              <w:bottom w:val="single" w:sz="4" w:space="0" w:color="auto"/>
              <w:right w:val="single" w:sz="4" w:space="0" w:color="auto"/>
            </w:tcBorders>
            <w:noWrap/>
            <w:hideMark/>
          </w:tcPr>
          <w:p w14:paraId="1385454E" w14:textId="181F1B97" w:rsidR="00F82482" w:rsidRPr="00616452" w:rsidRDefault="00F82482" w:rsidP="00F82482">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right w:val="single" w:sz="4" w:space="0" w:color="auto"/>
            </w:tcBorders>
            <w:noWrap/>
            <w:hideMark/>
          </w:tcPr>
          <w:p w14:paraId="7AC08D03" w14:textId="7C722DE5" w:rsidR="00F82482" w:rsidRPr="00616452" w:rsidRDefault="00F82482" w:rsidP="00F82482">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hideMark/>
          </w:tcPr>
          <w:p w14:paraId="47EE9776" w14:textId="4357AA52" w:rsidR="00F82482" w:rsidRPr="00616452" w:rsidRDefault="00F82482" w:rsidP="00F82482">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tcBorders>
            <w:noWrap/>
            <w:hideMark/>
          </w:tcPr>
          <w:p w14:paraId="47EE1507" w14:textId="152DD67F" w:rsidR="00F82482" w:rsidRPr="00616452" w:rsidRDefault="00F82482" w:rsidP="00F82482">
            <w:pPr>
              <w:jc w:val="center"/>
              <w:rPr>
                <w:rFonts w:ascii="Times New Roman" w:hAnsi="Times New Roman" w:cs="Times New Roman"/>
              </w:rPr>
            </w:pPr>
          </w:p>
        </w:tc>
      </w:tr>
      <w:tr w:rsidR="00F82482" w:rsidRPr="00616452" w14:paraId="2DBC25FF"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6903948C" w14:textId="77777777" w:rsidR="00F82482" w:rsidRPr="00616452" w:rsidRDefault="00F82482" w:rsidP="00F82482">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4966B9D1" w14:textId="00AA8C04" w:rsidR="00F82482" w:rsidRPr="00616452" w:rsidRDefault="00F82482" w:rsidP="00F82482">
            <w:pPr>
              <w:jc w:val="center"/>
              <w:rPr>
                <w:rFonts w:ascii="Times New Roman" w:hAnsi="Times New Roman" w:cs="Times New Roman"/>
              </w:rPr>
            </w:pPr>
            <w:r w:rsidRPr="00616452">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04F3638B" w14:textId="5610FF2A"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-19.82</w:t>
            </w:r>
          </w:p>
        </w:tc>
        <w:tc>
          <w:tcPr>
            <w:tcW w:w="1537" w:type="dxa"/>
            <w:tcBorders>
              <w:top w:val="single" w:sz="4" w:space="0" w:color="auto"/>
              <w:left w:val="single" w:sz="4" w:space="0" w:color="auto"/>
              <w:bottom w:val="single" w:sz="4" w:space="0" w:color="auto"/>
              <w:right w:val="single" w:sz="4" w:space="0" w:color="auto"/>
            </w:tcBorders>
            <w:noWrap/>
            <w:hideMark/>
          </w:tcPr>
          <w:p w14:paraId="083E6C18" w14:textId="298E53B6"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-31.68</w:t>
            </w:r>
          </w:p>
        </w:tc>
        <w:tc>
          <w:tcPr>
            <w:tcW w:w="1276" w:type="dxa"/>
            <w:tcBorders>
              <w:top w:val="single" w:sz="4" w:space="0" w:color="auto"/>
              <w:left w:val="single" w:sz="4" w:space="0" w:color="auto"/>
              <w:bottom w:val="single" w:sz="4" w:space="0" w:color="auto"/>
              <w:right w:val="single" w:sz="4" w:space="0" w:color="auto"/>
            </w:tcBorders>
            <w:noWrap/>
            <w:hideMark/>
          </w:tcPr>
          <w:p w14:paraId="5DC588B8" w14:textId="0D3CE400"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-5.91</w:t>
            </w:r>
          </w:p>
        </w:tc>
        <w:tc>
          <w:tcPr>
            <w:tcW w:w="1537" w:type="dxa"/>
            <w:tcBorders>
              <w:top w:val="single" w:sz="4" w:space="0" w:color="auto"/>
              <w:left w:val="single" w:sz="4" w:space="0" w:color="auto"/>
              <w:bottom w:val="single" w:sz="4" w:space="0" w:color="auto"/>
            </w:tcBorders>
            <w:noWrap/>
            <w:hideMark/>
          </w:tcPr>
          <w:p w14:paraId="66B44B5D" w14:textId="46BEC180"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0.01</w:t>
            </w:r>
          </w:p>
        </w:tc>
      </w:tr>
      <w:tr w:rsidR="00F82482" w:rsidRPr="00616452" w14:paraId="067311CD"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260A811A" w14:textId="77777777" w:rsidR="00F82482" w:rsidRPr="00616452" w:rsidRDefault="00F82482" w:rsidP="00F82482">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7C0797A3" w14:textId="4ABC4DB4" w:rsidR="00F82482" w:rsidRPr="00616452" w:rsidRDefault="00F82482" w:rsidP="00F82482">
            <w:pPr>
              <w:jc w:val="center"/>
              <w:rPr>
                <w:rFonts w:ascii="Times New Roman" w:hAnsi="Times New Roman" w:cs="Times New Roman"/>
              </w:rPr>
            </w:pPr>
            <w:r w:rsidRPr="00616452">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4A513636" w14:textId="16B38655"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-17.40</w:t>
            </w:r>
          </w:p>
        </w:tc>
        <w:tc>
          <w:tcPr>
            <w:tcW w:w="1537" w:type="dxa"/>
            <w:tcBorders>
              <w:top w:val="single" w:sz="4" w:space="0" w:color="auto"/>
              <w:left w:val="single" w:sz="4" w:space="0" w:color="auto"/>
              <w:bottom w:val="single" w:sz="4" w:space="0" w:color="auto"/>
              <w:right w:val="single" w:sz="4" w:space="0" w:color="auto"/>
            </w:tcBorders>
            <w:noWrap/>
            <w:hideMark/>
          </w:tcPr>
          <w:p w14:paraId="289981F9" w14:textId="111F57A1"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-29.05</w:t>
            </w:r>
          </w:p>
        </w:tc>
        <w:tc>
          <w:tcPr>
            <w:tcW w:w="1276" w:type="dxa"/>
            <w:tcBorders>
              <w:top w:val="single" w:sz="4" w:space="0" w:color="auto"/>
              <w:left w:val="single" w:sz="4" w:space="0" w:color="auto"/>
              <w:bottom w:val="single" w:sz="4" w:space="0" w:color="auto"/>
              <w:right w:val="single" w:sz="4" w:space="0" w:color="auto"/>
            </w:tcBorders>
            <w:noWrap/>
            <w:hideMark/>
          </w:tcPr>
          <w:p w14:paraId="241BE475" w14:textId="6F167E9C"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-3.84</w:t>
            </w:r>
          </w:p>
        </w:tc>
        <w:tc>
          <w:tcPr>
            <w:tcW w:w="1537" w:type="dxa"/>
            <w:tcBorders>
              <w:top w:val="single" w:sz="4" w:space="0" w:color="auto"/>
              <w:left w:val="single" w:sz="4" w:space="0" w:color="auto"/>
              <w:bottom w:val="single" w:sz="4" w:space="0" w:color="auto"/>
            </w:tcBorders>
            <w:noWrap/>
            <w:hideMark/>
          </w:tcPr>
          <w:p w14:paraId="01070C64" w14:textId="307FD1B7" w:rsidR="00F82482" w:rsidRPr="00616452" w:rsidRDefault="00F82482" w:rsidP="00F82482">
            <w:pPr>
              <w:jc w:val="center"/>
              <w:rPr>
                <w:rFonts w:ascii="Times New Roman" w:hAnsi="Times New Roman" w:cs="Times New Roman"/>
                <w:b/>
                <w:bCs/>
              </w:rPr>
            </w:pPr>
            <w:r w:rsidRPr="00616452">
              <w:rPr>
                <w:rFonts w:ascii="Times New Roman" w:hAnsi="Times New Roman" w:cs="Times New Roman"/>
                <w:color w:val="000000"/>
              </w:rPr>
              <w:t>0.01</w:t>
            </w:r>
          </w:p>
        </w:tc>
      </w:tr>
      <w:tr w:rsidR="00F82482" w:rsidRPr="00616452" w14:paraId="736F5687"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077EA52B" w14:textId="77777777" w:rsidR="00F82482" w:rsidRPr="00616452" w:rsidRDefault="00F82482" w:rsidP="00F82482">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20930A5E" w14:textId="08EE056F" w:rsidR="00F82482" w:rsidRPr="00616452" w:rsidRDefault="00F82482" w:rsidP="00F82482">
            <w:pPr>
              <w:jc w:val="center"/>
              <w:rPr>
                <w:rFonts w:ascii="Times New Roman" w:hAnsi="Times New Roman" w:cs="Times New Roman"/>
              </w:rPr>
            </w:pPr>
            <w:r w:rsidRPr="00616452">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44018502" w14:textId="4F6874C5"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-19.55</w:t>
            </w:r>
          </w:p>
        </w:tc>
        <w:tc>
          <w:tcPr>
            <w:tcW w:w="1537" w:type="dxa"/>
            <w:tcBorders>
              <w:top w:val="single" w:sz="4" w:space="0" w:color="auto"/>
              <w:left w:val="single" w:sz="4" w:space="0" w:color="auto"/>
              <w:bottom w:val="single" w:sz="4" w:space="0" w:color="auto"/>
              <w:right w:val="single" w:sz="4" w:space="0" w:color="auto"/>
            </w:tcBorders>
            <w:noWrap/>
            <w:hideMark/>
          </w:tcPr>
          <w:p w14:paraId="09586703" w14:textId="44F76D53"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-35.27</w:t>
            </w:r>
          </w:p>
        </w:tc>
        <w:tc>
          <w:tcPr>
            <w:tcW w:w="1276" w:type="dxa"/>
            <w:tcBorders>
              <w:top w:val="single" w:sz="4" w:space="0" w:color="auto"/>
              <w:left w:val="single" w:sz="4" w:space="0" w:color="auto"/>
              <w:bottom w:val="single" w:sz="4" w:space="0" w:color="auto"/>
              <w:right w:val="single" w:sz="4" w:space="0" w:color="auto"/>
            </w:tcBorders>
            <w:noWrap/>
            <w:hideMark/>
          </w:tcPr>
          <w:p w14:paraId="1F7483EE" w14:textId="5AEFE52F"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-0.02</w:t>
            </w:r>
          </w:p>
        </w:tc>
        <w:tc>
          <w:tcPr>
            <w:tcW w:w="1537" w:type="dxa"/>
            <w:tcBorders>
              <w:top w:val="single" w:sz="4" w:space="0" w:color="auto"/>
              <w:left w:val="single" w:sz="4" w:space="0" w:color="auto"/>
              <w:bottom w:val="single" w:sz="4" w:space="0" w:color="auto"/>
            </w:tcBorders>
            <w:noWrap/>
            <w:hideMark/>
          </w:tcPr>
          <w:p w14:paraId="21F29C9F" w14:textId="43263E40" w:rsidR="00F82482" w:rsidRPr="00616452" w:rsidRDefault="00F82482" w:rsidP="00F82482">
            <w:pPr>
              <w:jc w:val="center"/>
              <w:rPr>
                <w:rFonts w:ascii="Times New Roman" w:hAnsi="Times New Roman" w:cs="Times New Roman"/>
                <w:b/>
                <w:bCs/>
                <w:color w:val="C00000"/>
              </w:rPr>
            </w:pPr>
            <w:r w:rsidRPr="00616452">
              <w:rPr>
                <w:rFonts w:ascii="Times New Roman" w:hAnsi="Times New Roman" w:cs="Times New Roman"/>
                <w:color w:val="000000"/>
              </w:rPr>
              <w:t>0.05</w:t>
            </w:r>
          </w:p>
        </w:tc>
      </w:tr>
      <w:tr w:rsidR="004013E9" w:rsidRPr="00616452" w14:paraId="37F9B472" w14:textId="77777777" w:rsidTr="00C13E4F">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11575FEC" w14:textId="3BC539A1" w:rsidR="004013E9" w:rsidRPr="00616452" w:rsidRDefault="00D35706" w:rsidP="00930718">
            <w:pPr>
              <w:jc w:val="center"/>
              <w:rPr>
                <w:rFonts w:ascii="Times New Roman" w:hAnsi="Times New Roman" w:cs="Times New Roman"/>
                <w:b/>
                <w:bCs/>
              </w:rPr>
            </w:pPr>
            <w:r w:rsidRPr="00616452">
              <w:rPr>
                <w:rFonts w:ascii="Times New Roman" w:hAnsi="Times New Roman" w:cs="Times New Roman"/>
                <w:b/>
                <w:bCs/>
              </w:rPr>
              <w:t>TRS</w:t>
            </w:r>
          </w:p>
        </w:tc>
        <w:tc>
          <w:tcPr>
            <w:tcW w:w="2494" w:type="dxa"/>
            <w:tcBorders>
              <w:top w:val="single" w:sz="4" w:space="0" w:color="auto"/>
              <w:left w:val="single" w:sz="4" w:space="0" w:color="auto"/>
              <w:bottom w:val="single" w:sz="4" w:space="0" w:color="auto"/>
              <w:right w:val="single" w:sz="4" w:space="0" w:color="auto"/>
            </w:tcBorders>
            <w:noWrap/>
            <w:hideMark/>
          </w:tcPr>
          <w:p w14:paraId="6007A358" w14:textId="789D1C97" w:rsidR="004013E9" w:rsidRPr="00616452" w:rsidRDefault="004013E9" w:rsidP="00930718">
            <w:pPr>
              <w:jc w:val="center"/>
              <w:rPr>
                <w:rFonts w:ascii="Times New Roman" w:hAnsi="Times New Roman" w:cs="Times New Roman"/>
              </w:rPr>
            </w:pPr>
            <w:r w:rsidRPr="00616452">
              <w:rPr>
                <w:rFonts w:ascii="Times New Roman" w:hAnsi="Times New Roman" w:cs="Times New Roman"/>
              </w:rPr>
              <w:t xml:space="preserve"> </w:t>
            </w:r>
            <w:r w:rsidR="002E5011" w:rsidRPr="00616452">
              <w:rPr>
                <w:rFonts w:ascii="Times New Roman" w:hAnsi="Times New Roman" w:cs="Times New Roman"/>
              </w:rPr>
              <w:t>High</w:t>
            </w:r>
            <w:r w:rsidRPr="00616452">
              <w:rPr>
                <w:rFonts w:ascii="Times New Roman" w:hAnsi="Times New Roman" w:cs="Times New Roman"/>
              </w:rPr>
              <w:t xml:space="preserve"> (Ref)</w:t>
            </w:r>
          </w:p>
        </w:tc>
        <w:tc>
          <w:tcPr>
            <w:tcW w:w="2130" w:type="dxa"/>
            <w:tcBorders>
              <w:top w:val="single" w:sz="4" w:space="0" w:color="auto"/>
              <w:left w:val="single" w:sz="4" w:space="0" w:color="auto"/>
              <w:bottom w:val="single" w:sz="4" w:space="0" w:color="auto"/>
              <w:right w:val="single" w:sz="4" w:space="0" w:color="auto"/>
            </w:tcBorders>
            <w:noWrap/>
            <w:vAlign w:val="bottom"/>
            <w:hideMark/>
          </w:tcPr>
          <w:p w14:paraId="2012532B" w14:textId="77777777" w:rsidR="004013E9" w:rsidRPr="00616452" w:rsidRDefault="004013E9" w:rsidP="00930718">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right w:val="single" w:sz="4" w:space="0" w:color="auto"/>
            </w:tcBorders>
            <w:noWrap/>
            <w:vAlign w:val="bottom"/>
            <w:hideMark/>
          </w:tcPr>
          <w:p w14:paraId="7A0D572F" w14:textId="77777777" w:rsidR="004013E9" w:rsidRPr="00616452" w:rsidRDefault="004013E9" w:rsidP="00930718">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6CD6999C" w14:textId="77777777" w:rsidR="004013E9" w:rsidRPr="00616452" w:rsidRDefault="004013E9" w:rsidP="00930718">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tcBorders>
            <w:noWrap/>
            <w:vAlign w:val="bottom"/>
            <w:hideMark/>
          </w:tcPr>
          <w:p w14:paraId="68A25DE9" w14:textId="77777777" w:rsidR="004013E9" w:rsidRPr="00616452" w:rsidRDefault="004013E9" w:rsidP="00930718">
            <w:pPr>
              <w:jc w:val="center"/>
              <w:rPr>
                <w:rFonts w:ascii="Times New Roman" w:hAnsi="Times New Roman" w:cs="Times New Roman"/>
              </w:rPr>
            </w:pPr>
          </w:p>
        </w:tc>
      </w:tr>
      <w:tr w:rsidR="00514878" w:rsidRPr="00616452" w14:paraId="29B9D7F6"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018C5C79" w14:textId="77777777" w:rsidR="00514878" w:rsidRPr="00616452" w:rsidRDefault="00514878" w:rsidP="00514878">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00C44662" w14:textId="79408871" w:rsidR="00514878" w:rsidRPr="00616452" w:rsidRDefault="00514878" w:rsidP="00514878">
            <w:pPr>
              <w:jc w:val="center"/>
              <w:rPr>
                <w:rFonts w:ascii="Times New Roman" w:hAnsi="Times New Roman" w:cs="Times New Roman"/>
              </w:rPr>
            </w:pPr>
            <w:r w:rsidRPr="00616452">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1FFA5260" w14:textId="43F6FECF"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-14.72</w:t>
            </w:r>
          </w:p>
        </w:tc>
        <w:tc>
          <w:tcPr>
            <w:tcW w:w="1537" w:type="dxa"/>
            <w:tcBorders>
              <w:top w:val="single" w:sz="4" w:space="0" w:color="auto"/>
              <w:left w:val="single" w:sz="4" w:space="0" w:color="auto"/>
              <w:bottom w:val="single" w:sz="4" w:space="0" w:color="auto"/>
              <w:right w:val="single" w:sz="4" w:space="0" w:color="auto"/>
            </w:tcBorders>
            <w:noWrap/>
            <w:hideMark/>
          </w:tcPr>
          <w:p w14:paraId="47EF2BC7" w14:textId="3820E48F"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-28.86</w:t>
            </w:r>
          </w:p>
        </w:tc>
        <w:tc>
          <w:tcPr>
            <w:tcW w:w="1276" w:type="dxa"/>
            <w:tcBorders>
              <w:top w:val="single" w:sz="4" w:space="0" w:color="auto"/>
              <w:left w:val="single" w:sz="4" w:space="0" w:color="auto"/>
              <w:bottom w:val="single" w:sz="4" w:space="0" w:color="auto"/>
              <w:right w:val="single" w:sz="4" w:space="0" w:color="auto"/>
            </w:tcBorders>
            <w:noWrap/>
            <w:hideMark/>
          </w:tcPr>
          <w:p w14:paraId="0D0008E8" w14:textId="04EDD370"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2.22</w:t>
            </w:r>
          </w:p>
        </w:tc>
        <w:tc>
          <w:tcPr>
            <w:tcW w:w="1537" w:type="dxa"/>
            <w:tcBorders>
              <w:top w:val="single" w:sz="4" w:space="0" w:color="auto"/>
              <w:left w:val="single" w:sz="4" w:space="0" w:color="auto"/>
              <w:bottom w:val="single" w:sz="4" w:space="0" w:color="auto"/>
            </w:tcBorders>
            <w:noWrap/>
            <w:hideMark/>
          </w:tcPr>
          <w:p w14:paraId="19B3D36E" w14:textId="32EFB3BF"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0.08</w:t>
            </w:r>
          </w:p>
        </w:tc>
      </w:tr>
      <w:tr w:rsidR="00514878" w:rsidRPr="00616452" w14:paraId="6EC87FFB"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599ECA30" w14:textId="77777777" w:rsidR="00514878" w:rsidRPr="00616452" w:rsidRDefault="00514878" w:rsidP="00514878">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3BBF7AC4" w14:textId="32C3158E" w:rsidR="00514878" w:rsidRPr="00616452" w:rsidRDefault="00514878" w:rsidP="00514878">
            <w:pPr>
              <w:jc w:val="center"/>
              <w:rPr>
                <w:rFonts w:ascii="Times New Roman" w:hAnsi="Times New Roman" w:cs="Times New Roman"/>
              </w:rPr>
            </w:pPr>
            <w:r w:rsidRPr="00616452">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370B1F98" w14:textId="2018A98B"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-12.65</w:t>
            </w:r>
          </w:p>
        </w:tc>
        <w:tc>
          <w:tcPr>
            <w:tcW w:w="1537" w:type="dxa"/>
            <w:tcBorders>
              <w:top w:val="single" w:sz="4" w:space="0" w:color="auto"/>
              <w:left w:val="single" w:sz="4" w:space="0" w:color="auto"/>
              <w:bottom w:val="single" w:sz="4" w:space="0" w:color="auto"/>
              <w:right w:val="single" w:sz="4" w:space="0" w:color="auto"/>
            </w:tcBorders>
            <w:noWrap/>
            <w:hideMark/>
          </w:tcPr>
          <w:p w14:paraId="076A0FC7" w14:textId="70C80FE6"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-25.06</w:t>
            </w:r>
          </w:p>
        </w:tc>
        <w:tc>
          <w:tcPr>
            <w:tcW w:w="1276" w:type="dxa"/>
            <w:tcBorders>
              <w:top w:val="single" w:sz="4" w:space="0" w:color="auto"/>
              <w:left w:val="single" w:sz="4" w:space="0" w:color="auto"/>
              <w:bottom w:val="single" w:sz="4" w:space="0" w:color="auto"/>
              <w:right w:val="single" w:sz="4" w:space="0" w:color="auto"/>
            </w:tcBorders>
            <w:noWrap/>
            <w:hideMark/>
          </w:tcPr>
          <w:p w14:paraId="07442BD0" w14:textId="7935DAD7"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1.80</w:t>
            </w:r>
          </w:p>
        </w:tc>
        <w:tc>
          <w:tcPr>
            <w:tcW w:w="1537" w:type="dxa"/>
            <w:tcBorders>
              <w:top w:val="single" w:sz="4" w:space="0" w:color="auto"/>
              <w:left w:val="single" w:sz="4" w:space="0" w:color="auto"/>
              <w:bottom w:val="single" w:sz="4" w:space="0" w:color="auto"/>
            </w:tcBorders>
            <w:noWrap/>
            <w:hideMark/>
          </w:tcPr>
          <w:p w14:paraId="7E74C1AE" w14:textId="426F5D20" w:rsidR="00514878" w:rsidRPr="00616452" w:rsidRDefault="00514878" w:rsidP="00514878">
            <w:pPr>
              <w:jc w:val="center"/>
              <w:rPr>
                <w:rFonts w:ascii="Times New Roman" w:eastAsia="Aptos" w:hAnsi="Times New Roman" w:cs="Times New Roman"/>
              </w:rPr>
            </w:pPr>
            <w:r w:rsidRPr="00616452">
              <w:rPr>
                <w:rFonts w:ascii="Times New Roman" w:hAnsi="Times New Roman" w:cs="Times New Roman"/>
                <w:color w:val="000000"/>
              </w:rPr>
              <w:t>0.08</w:t>
            </w:r>
          </w:p>
        </w:tc>
      </w:tr>
      <w:tr w:rsidR="00514878" w:rsidRPr="00616452" w14:paraId="0BDD663D"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1CE2A377" w14:textId="77777777" w:rsidR="00514878" w:rsidRPr="00616452" w:rsidRDefault="00514878" w:rsidP="00514878">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3DA5D9A2" w14:textId="145D7E0A" w:rsidR="00514878" w:rsidRPr="00616452" w:rsidRDefault="00514878" w:rsidP="00514878">
            <w:pPr>
              <w:jc w:val="center"/>
              <w:rPr>
                <w:rFonts w:ascii="Times New Roman" w:hAnsi="Times New Roman" w:cs="Times New Roman"/>
              </w:rPr>
            </w:pPr>
            <w:r w:rsidRPr="00616452">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72D761F7" w14:textId="509D99BE"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-24.46</w:t>
            </w:r>
          </w:p>
        </w:tc>
        <w:tc>
          <w:tcPr>
            <w:tcW w:w="1537" w:type="dxa"/>
            <w:tcBorders>
              <w:top w:val="single" w:sz="4" w:space="0" w:color="auto"/>
              <w:left w:val="single" w:sz="4" w:space="0" w:color="auto"/>
              <w:bottom w:val="single" w:sz="4" w:space="0" w:color="auto"/>
              <w:right w:val="single" w:sz="4" w:space="0" w:color="auto"/>
            </w:tcBorders>
            <w:noWrap/>
            <w:hideMark/>
          </w:tcPr>
          <w:p w14:paraId="26A9AA56" w14:textId="67BB7EB5"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-36.76</w:t>
            </w:r>
          </w:p>
        </w:tc>
        <w:tc>
          <w:tcPr>
            <w:tcW w:w="1276" w:type="dxa"/>
            <w:tcBorders>
              <w:top w:val="single" w:sz="4" w:space="0" w:color="auto"/>
              <w:left w:val="single" w:sz="4" w:space="0" w:color="auto"/>
              <w:bottom w:val="single" w:sz="4" w:space="0" w:color="auto"/>
              <w:right w:val="single" w:sz="4" w:space="0" w:color="auto"/>
            </w:tcBorders>
            <w:noWrap/>
            <w:hideMark/>
          </w:tcPr>
          <w:p w14:paraId="688E88AB" w14:textId="48735509"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-9.77</w:t>
            </w:r>
          </w:p>
        </w:tc>
        <w:tc>
          <w:tcPr>
            <w:tcW w:w="1537" w:type="dxa"/>
            <w:tcBorders>
              <w:top w:val="single" w:sz="4" w:space="0" w:color="auto"/>
              <w:left w:val="single" w:sz="4" w:space="0" w:color="auto"/>
              <w:bottom w:val="single" w:sz="4" w:space="0" w:color="auto"/>
            </w:tcBorders>
            <w:noWrap/>
            <w:hideMark/>
          </w:tcPr>
          <w:p w14:paraId="755A6A1A" w14:textId="7FCC5450"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0.00</w:t>
            </w:r>
          </w:p>
        </w:tc>
      </w:tr>
      <w:tr w:rsidR="004013E9" w:rsidRPr="00616452" w14:paraId="05FE83FD" w14:textId="77777777" w:rsidTr="0028169D">
        <w:trPr>
          <w:trHeight w:val="260"/>
        </w:trPr>
        <w:tc>
          <w:tcPr>
            <w:tcW w:w="2233" w:type="dxa"/>
            <w:vMerge w:val="restart"/>
            <w:tcBorders>
              <w:top w:val="single" w:sz="4" w:space="0" w:color="auto"/>
              <w:bottom w:val="single" w:sz="4" w:space="0" w:color="auto"/>
              <w:right w:val="single" w:sz="4" w:space="0" w:color="auto"/>
            </w:tcBorders>
            <w:noWrap/>
            <w:vAlign w:val="center"/>
            <w:hideMark/>
          </w:tcPr>
          <w:p w14:paraId="47A7E38A" w14:textId="2DC2E6FE" w:rsidR="004013E9" w:rsidRPr="00616452" w:rsidRDefault="00D35706" w:rsidP="00930718">
            <w:pPr>
              <w:jc w:val="center"/>
              <w:rPr>
                <w:rFonts w:ascii="Times New Roman" w:hAnsi="Times New Roman" w:cs="Times New Roman"/>
                <w:b/>
                <w:bCs/>
              </w:rPr>
            </w:pPr>
            <w:r w:rsidRPr="00616452">
              <w:rPr>
                <w:rFonts w:ascii="Times New Roman" w:hAnsi="Times New Roman" w:cs="Times New Roman"/>
                <w:b/>
                <w:bCs/>
              </w:rPr>
              <w:t>BUP</w:t>
            </w:r>
          </w:p>
        </w:tc>
        <w:tc>
          <w:tcPr>
            <w:tcW w:w="2494" w:type="dxa"/>
            <w:tcBorders>
              <w:top w:val="single" w:sz="4" w:space="0" w:color="auto"/>
              <w:left w:val="single" w:sz="4" w:space="0" w:color="auto"/>
              <w:bottom w:val="single" w:sz="4" w:space="0" w:color="auto"/>
              <w:right w:val="single" w:sz="4" w:space="0" w:color="auto"/>
            </w:tcBorders>
            <w:noWrap/>
            <w:hideMark/>
          </w:tcPr>
          <w:p w14:paraId="0ED0F383" w14:textId="5407BFFA" w:rsidR="004013E9" w:rsidRPr="00616452" w:rsidRDefault="004013E9" w:rsidP="00930718">
            <w:pPr>
              <w:jc w:val="center"/>
              <w:rPr>
                <w:rFonts w:ascii="Times New Roman" w:hAnsi="Times New Roman" w:cs="Times New Roman"/>
              </w:rPr>
            </w:pPr>
            <w:r w:rsidRPr="00616452">
              <w:rPr>
                <w:rFonts w:ascii="Times New Roman" w:hAnsi="Times New Roman" w:cs="Times New Roman"/>
              </w:rPr>
              <w:t xml:space="preserve"> </w:t>
            </w:r>
            <w:r w:rsidR="002E5011" w:rsidRPr="00616452">
              <w:rPr>
                <w:rFonts w:ascii="Times New Roman" w:hAnsi="Times New Roman" w:cs="Times New Roman"/>
              </w:rPr>
              <w:t>High</w:t>
            </w:r>
            <w:r w:rsidRPr="00616452">
              <w:rPr>
                <w:rFonts w:ascii="Times New Roman" w:hAnsi="Times New Roman" w:cs="Times New Roman"/>
              </w:rPr>
              <w:t xml:space="preserve"> (Ref)</w:t>
            </w:r>
          </w:p>
        </w:tc>
        <w:tc>
          <w:tcPr>
            <w:tcW w:w="2130" w:type="dxa"/>
            <w:tcBorders>
              <w:top w:val="single" w:sz="4" w:space="0" w:color="auto"/>
              <w:left w:val="single" w:sz="4" w:space="0" w:color="auto"/>
              <w:bottom w:val="single" w:sz="4" w:space="0" w:color="auto"/>
              <w:right w:val="single" w:sz="4" w:space="0" w:color="auto"/>
            </w:tcBorders>
            <w:noWrap/>
            <w:vAlign w:val="bottom"/>
            <w:hideMark/>
          </w:tcPr>
          <w:p w14:paraId="011A9BEB" w14:textId="77777777" w:rsidR="004013E9" w:rsidRPr="00616452" w:rsidRDefault="004013E9" w:rsidP="00930718">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right w:val="single" w:sz="4" w:space="0" w:color="auto"/>
            </w:tcBorders>
            <w:noWrap/>
            <w:vAlign w:val="bottom"/>
            <w:hideMark/>
          </w:tcPr>
          <w:p w14:paraId="74DC4A1A" w14:textId="77777777" w:rsidR="004013E9" w:rsidRPr="00616452" w:rsidRDefault="004013E9" w:rsidP="00930718">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4213CF71" w14:textId="76437CAC" w:rsidR="004013E9" w:rsidRPr="00616452" w:rsidRDefault="004013E9" w:rsidP="00930718">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tcBorders>
            <w:noWrap/>
            <w:vAlign w:val="bottom"/>
            <w:hideMark/>
          </w:tcPr>
          <w:p w14:paraId="52F46CCB" w14:textId="77777777" w:rsidR="004013E9" w:rsidRPr="00616452" w:rsidRDefault="004013E9" w:rsidP="00930718">
            <w:pPr>
              <w:jc w:val="center"/>
              <w:rPr>
                <w:rFonts w:ascii="Times New Roman" w:hAnsi="Times New Roman" w:cs="Times New Roman"/>
              </w:rPr>
            </w:pPr>
          </w:p>
        </w:tc>
      </w:tr>
      <w:tr w:rsidR="00514878" w:rsidRPr="00616452" w14:paraId="33338D4B"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101A2507" w14:textId="77777777" w:rsidR="00514878" w:rsidRPr="00616452" w:rsidRDefault="00514878" w:rsidP="00514878">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560B4626" w14:textId="01EA76BB" w:rsidR="00514878" w:rsidRPr="00616452" w:rsidRDefault="00514878" w:rsidP="00514878">
            <w:pPr>
              <w:jc w:val="center"/>
              <w:rPr>
                <w:rFonts w:ascii="Times New Roman" w:hAnsi="Times New Roman" w:cs="Times New Roman"/>
              </w:rPr>
            </w:pPr>
            <w:r w:rsidRPr="00616452">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098EFA06" w14:textId="6A241663" w:rsidR="00514878" w:rsidRPr="0028169D" w:rsidRDefault="00514878" w:rsidP="00514878">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-14.08</w:t>
            </w:r>
          </w:p>
        </w:tc>
        <w:tc>
          <w:tcPr>
            <w:tcW w:w="1537" w:type="dxa"/>
            <w:tcBorders>
              <w:top w:val="single" w:sz="4" w:space="0" w:color="auto"/>
              <w:left w:val="single" w:sz="4" w:space="0" w:color="auto"/>
              <w:bottom w:val="single" w:sz="4" w:space="0" w:color="auto"/>
              <w:right w:val="single" w:sz="4" w:space="0" w:color="auto"/>
            </w:tcBorders>
            <w:noWrap/>
            <w:hideMark/>
          </w:tcPr>
          <w:p w14:paraId="4D1A5FF7" w14:textId="77AA4845" w:rsidR="00514878" w:rsidRPr="00616452" w:rsidRDefault="00514878" w:rsidP="00514878">
            <w:pPr>
              <w:jc w:val="center"/>
              <w:rPr>
                <w:rFonts w:ascii="Times New Roman" w:hAnsi="Times New Roman" w:cs="Times New Roman"/>
              </w:rPr>
            </w:pPr>
            <w:r w:rsidRPr="00616452">
              <w:rPr>
                <w:rFonts w:ascii="Times New Roman" w:hAnsi="Times New Roman" w:cs="Times New Roman"/>
                <w:color w:val="000000"/>
              </w:rPr>
              <w:t>-21.33</w:t>
            </w:r>
          </w:p>
        </w:tc>
        <w:tc>
          <w:tcPr>
            <w:tcW w:w="1276" w:type="dxa"/>
            <w:tcBorders>
              <w:top w:val="single" w:sz="4" w:space="0" w:color="auto"/>
              <w:left w:val="single" w:sz="4" w:space="0" w:color="auto"/>
              <w:bottom w:val="single" w:sz="4" w:space="0" w:color="auto"/>
              <w:right w:val="single" w:sz="4" w:space="0" w:color="auto"/>
            </w:tcBorders>
            <w:noWrap/>
            <w:hideMark/>
          </w:tcPr>
          <w:p w14:paraId="07E071E2" w14:textId="49C714BC" w:rsidR="00514878" w:rsidRPr="00616452" w:rsidRDefault="00514878" w:rsidP="00514878">
            <w:pPr>
              <w:jc w:val="center"/>
              <w:rPr>
                <w:rFonts w:ascii="Times New Roman" w:hAnsi="Times New Roman" w:cs="Times New Roman"/>
              </w:rPr>
            </w:pPr>
            <w:r w:rsidRPr="00616452">
              <w:rPr>
                <w:rFonts w:ascii="Times New Roman" w:hAnsi="Times New Roman" w:cs="Times New Roman"/>
                <w:color w:val="000000"/>
              </w:rPr>
              <w:t>-6.15</w:t>
            </w:r>
          </w:p>
        </w:tc>
        <w:tc>
          <w:tcPr>
            <w:tcW w:w="1537" w:type="dxa"/>
            <w:tcBorders>
              <w:top w:val="single" w:sz="4" w:space="0" w:color="auto"/>
              <w:left w:val="single" w:sz="4" w:space="0" w:color="auto"/>
              <w:bottom w:val="single" w:sz="4" w:space="0" w:color="auto"/>
            </w:tcBorders>
            <w:noWrap/>
            <w:hideMark/>
          </w:tcPr>
          <w:p w14:paraId="14C3B641" w14:textId="632C4FAB" w:rsidR="00514878" w:rsidRPr="00616452" w:rsidRDefault="00514878" w:rsidP="00514878">
            <w:pPr>
              <w:jc w:val="center"/>
              <w:rPr>
                <w:rFonts w:ascii="Times New Roman" w:hAnsi="Times New Roman" w:cs="Times New Roman"/>
              </w:rPr>
            </w:pPr>
            <w:r w:rsidRPr="00616452">
              <w:rPr>
                <w:rFonts w:ascii="Times New Roman" w:hAnsi="Times New Roman" w:cs="Times New Roman"/>
                <w:color w:val="000000"/>
              </w:rPr>
              <w:t>0.00</w:t>
            </w:r>
          </w:p>
        </w:tc>
      </w:tr>
      <w:tr w:rsidR="00514878" w:rsidRPr="00616452" w14:paraId="617F7E9C"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5BC03A21" w14:textId="77777777" w:rsidR="00514878" w:rsidRPr="00616452" w:rsidRDefault="00514878" w:rsidP="00514878">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7882F38E" w14:textId="2A94F1AC" w:rsidR="00514878" w:rsidRPr="00616452" w:rsidRDefault="00514878" w:rsidP="00514878">
            <w:pPr>
              <w:jc w:val="center"/>
              <w:rPr>
                <w:rFonts w:ascii="Times New Roman" w:hAnsi="Times New Roman" w:cs="Times New Roman"/>
              </w:rPr>
            </w:pPr>
            <w:r w:rsidRPr="00616452">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52C67A2F" w14:textId="37777A6A" w:rsidR="00514878" w:rsidRPr="0028169D" w:rsidRDefault="00514878" w:rsidP="00514878">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-12.94</w:t>
            </w:r>
          </w:p>
        </w:tc>
        <w:tc>
          <w:tcPr>
            <w:tcW w:w="1537" w:type="dxa"/>
            <w:tcBorders>
              <w:top w:val="single" w:sz="4" w:space="0" w:color="auto"/>
              <w:left w:val="single" w:sz="4" w:space="0" w:color="auto"/>
              <w:bottom w:val="single" w:sz="4" w:space="0" w:color="auto"/>
              <w:right w:val="single" w:sz="4" w:space="0" w:color="auto"/>
            </w:tcBorders>
            <w:noWrap/>
            <w:hideMark/>
          </w:tcPr>
          <w:p w14:paraId="234A309F" w14:textId="7E0318A4" w:rsidR="00514878" w:rsidRPr="00616452" w:rsidRDefault="00514878" w:rsidP="00514878">
            <w:pPr>
              <w:jc w:val="center"/>
              <w:rPr>
                <w:rFonts w:ascii="Times New Roman" w:hAnsi="Times New Roman" w:cs="Times New Roman"/>
              </w:rPr>
            </w:pPr>
            <w:r w:rsidRPr="00616452">
              <w:rPr>
                <w:rFonts w:ascii="Times New Roman" w:hAnsi="Times New Roman" w:cs="Times New Roman"/>
                <w:color w:val="000000"/>
              </w:rPr>
              <w:t>-23.29</w:t>
            </w:r>
          </w:p>
        </w:tc>
        <w:tc>
          <w:tcPr>
            <w:tcW w:w="1276" w:type="dxa"/>
            <w:tcBorders>
              <w:top w:val="single" w:sz="4" w:space="0" w:color="auto"/>
              <w:left w:val="single" w:sz="4" w:space="0" w:color="auto"/>
              <w:bottom w:val="single" w:sz="4" w:space="0" w:color="auto"/>
              <w:right w:val="single" w:sz="4" w:space="0" w:color="auto"/>
            </w:tcBorders>
            <w:noWrap/>
            <w:hideMark/>
          </w:tcPr>
          <w:p w14:paraId="70380B8A" w14:textId="2D7581A5" w:rsidR="00514878" w:rsidRPr="00616452" w:rsidRDefault="00514878" w:rsidP="00514878">
            <w:pPr>
              <w:jc w:val="center"/>
              <w:rPr>
                <w:rFonts w:ascii="Times New Roman" w:hAnsi="Times New Roman" w:cs="Times New Roman"/>
              </w:rPr>
            </w:pPr>
            <w:r w:rsidRPr="00616452">
              <w:rPr>
                <w:rFonts w:ascii="Times New Roman" w:hAnsi="Times New Roman" w:cs="Times New Roman"/>
                <w:color w:val="000000"/>
              </w:rPr>
              <w:t>-1.18</w:t>
            </w:r>
          </w:p>
        </w:tc>
        <w:tc>
          <w:tcPr>
            <w:tcW w:w="1537" w:type="dxa"/>
            <w:tcBorders>
              <w:top w:val="single" w:sz="4" w:space="0" w:color="auto"/>
              <w:left w:val="single" w:sz="4" w:space="0" w:color="auto"/>
              <w:bottom w:val="single" w:sz="4" w:space="0" w:color="auto"/>
            </w:tcBorders>
            <w:noWrap/>
            <w:hideMark/>
          </w:tcPr>
          <w:p w14:paraId="275ACD37" w14:textId="3A8D2C90" w:rsidR="00514878" w:rsidRPr="00616452" w:rsidRDefault="00514878" w:rsidP="00514878">
            <w:pPr>
              <w:jc w:val="center"/>
              <w:rPr>
                <w:rFonts w:ascii="Times New Roman" w:hAnsi="Times New Roman" w:cs="Times New Roman"/>
              </w:rPr>
            </w:pPr>
            <w:r w:rsidRPr="00616452">
              <w:rPr>
                <w:rFonts w:ascii="Times New Roman" w:hAnsi="Times New Roman" w:cs="Times New Roman"/>
                <w:color w:val="000000"/>
              </w:rPr>
              <w:t>0.03</w:t>
            </w:r>
          </w:p>
        </w:tc>
      </w:tr>
      <w:tr w:rsidR="00514878" w:rsidRPr="00616452" w14:paraId="0DF577BC"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73291962" w14:textId="77777777" w:rsidR="00514878" w:rsidRPr="00616452" w:rsidRDefault="00514878" w:rsidP="00514878">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0ABFC854" w14:textId="6410C53E" w:rsidR="00514878" w:rsidRPr="00616452" w:rsidRDefault="00514878" w:rsidP="00514878">
            <w:pPr>
              <w:jc w:val="center"/>
              <w:rPr>
                <w:rFonts w:ascii="Times New Roman" w:hAnsi="Times New Roman" w:cs="Times New Roman"/>
              </w:rPr>
            </w:pPr>
            <w:r w:rsidRPr="00616452">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7A74FE93" w14:textId="1A0282EB" w:rsidR="00514878" w:rsidRPr="0028169D" w:rsidRDefault="00514878" w:rsidP="00514878">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-25.49</w:t>
            </w:r>
          </w:p>
        </w:tc>
        <w:tc>
          <w:tcPr>
            <w:tcW w:w="1537" w:type="dxa"/>
            <w:tcBorders>
              <w:top w:val="single" w:sz="4" w:space="0" w:color="auto"/>
              <w:left w:val="single" w:sz="4" w:space="0" w:color="auto"/>
              <w:bottom w:val="single" w:sz="4" w:space="0" w:color="auto"/>
              <w:right w:val="single" w:sz="4" w:space="0" w:color="auto"/>
            </w:tcBorders>
            <w:noWrap/>
            <w:hideMark/>
          </w:tcPr>
          <w:p w14:paraId="75575937" w14:textId="5F93645A" w:rsidR="00514878" w:rsidRPr="00616452" w:rsidRDefault="00514878" w:rsidP="00514878">
            <w:pPr>
              <w:jc w:val="center"/>
              <w:rPr>
                <w:rFonts w:ascii="Times New Roman" w:hAnsi="Times New Roman" w:cs="Times New Roman"/>
              </w:rPr>
            </w:pPr>
            <w:r w:rsidRPr="00616452">
              <w:rPr>
                <w:rFonts w:ascii="Times New Roman" w:hAnsi="Times New Roman" w:cs="Times New Roman"/>
                <w:color w:val="000000"/>
              </w:rPr>
              <w:t>-34.95</w:t>
            </w:r>
          </w:p>
        </w:tc>
        <w:tc>
          <w:tcPr>
            <w:tcW w:w="1276" w:type="dxa"/>
            <w:tcBorders>
              <w:top w:val="single" w:sz="4" w:space="0" w:color="auto"/>
              <w:left w:val="single" w:sz="4" w:space="0" w:color="auto"/>
              <w:bottom w:val="single" w:sz="4" w:space="0" w:color="auto"/>
              <w:right w:val="single" w:sz="4" w:space="0" w:color="auto"/>
            </w:tcBorders>
            <w:noWrap/>
            <w:hideMark/>
          </w:tcPr>
          <w:p w14:paraId="33069116" w14:textId="55BEC786" w:rsidR="00514878" w:rsidRPr="00616452" w:rsidRDefault="00514878" w:rsidP="00514878">
            <w:pPr>
              <w:jc w:val="center"/>
              <w:rPr>
                <w:rFonts w:ascii="Times New Roman" w:hAnsi="Times New Roman" w:cs="Times New Roman"/>
              </w:rPr>
            </w:pPr>
            <w:r w:rsidRPr="00616452">
              <w:rPr>
                <w:rFonts w:ascii="Times New Roman" w:hAnsi="Times New Roman" w:cs="Times New Roman"/>
                <w:color w:val="000000"/>
              </w:rPr>
              <w:t>-14.66</w:t>
            </w:r>
          </w:p>
        </w:tc>
        <w:tc>
          <w:tcPr>
            <w:tcW w:w="1537" w:type="dxa"/>
            <w:tcBorders>
              <w:top w:val="single" w:sz="4" w:space="0" w:color="auto"/>
              <w:left w:val="single" w:sz="4" w:space="0" w:color="auto"/>
              <w:bottom w:val="single" w:sz="4" w:space="0" w:color="auto"/>
            </w:tcBorders>
            <w:noWrap/>
            <w:hideMark/>
          </w:tcPr>
          <w:p w14:paraId="6C081AB5" w14:textId="00AFD782" w:rsidR="00514878" w:rsidRPr="00616452" w:rsidRDefault="00514878" w:rsidP="00514878">
            <w:pPr>
              <w:jc w:val="center"/>
              <w:rPr>
                <w:rFonts w:ascii="Times New Roman" w:hAnsi="Times New Roman" w:cs="Times New Roman"/>
                <w:b/>
                <w:bCs/>
                <w:color w:val="C00000"/>
              </w:rPr>
            </w:pPr>
            <w:r w:rsidRPr="00616452">
              <w:rPr>
                <w:rFonts w:ascii="Times New Roman" w:hAnsi="Times New Roman" w:cs="Times New Roman"/>
                <w:color w:val="000000"/>
              </w:rPr>
              <w:t>0.00</w:t>
            </w:r>
          </w:p>
        </w:tc>
      </w:tr>
      <w:tr w:rsidR="00514878" w:rsidRPr="00616452" w14:paraId="540EBF23" w14:textId="77777777" w:rsidTr="001F2BE3">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200F57DD" w14:textId="4ED38A5C" w:rsidR="00514878" w:rsidRPr="00616452" w:rsidRDefault="0028169D" w:rsidP="00514878">
            <w:pPr>
              <w:jc w:val="center"/>
              <w:rPr>
                <w:rFonts w:ascii="Times New Roman" w:hAnsi="Times New Roman" w:cs="Times New Roman"/>
                <w:b/>
                <w:bCs/>
              </w:rPr>
            </w:pPr>
            <m:oMathPara>
              <m:oMath>
                <m:r>
                  <m:rPr>
                    <m:sty m:val="b"/>
                  </m:rPr>
                  <w:rPr>
                    <w:rFonts w:ascii="Cambria Math" w:eastAsiaTheme="minorEastAsia" w:hAnsi="Cambria Math" w:cs="Times New Roman"/>
                  </w:rPr>
                  <m:t>EPB</m:t>
                </m:r>
              </m:oMath>
            </m:oMathPara>
          </w:p>
        </w:tc>
        <w:tc>
          <w:tcPr>
            <w:tcW w:w="2494" w:type="dxa"/>
            <w:tcBorders>
              <w:top w:val="single" w:sz="4" w:space="0" w:color="auto"/>
              <w:left w:val="single" w:sz="4" w:space="0" w:color="auto"/>
              <w:bottom w:val="single" w:sz="4" w:space="0" w:color="auto"/>
              <w:right w:val="single" w:sz="4" w:space="0" w:color="auto"/>
            </w:tcBorders>
            <w:noWrap/>
            <w:hideMark/>
          </w:tcPr>
          <w:p w14:paraId="07AA8019" w14:textId="283702A1" w:rsidR="00514878" w:rsidRPr="00616452" w:rsidRDefault="00514878" w:rsidP="00514878">
            <w:pPr>
              <w:jc w:val="center"/>
              <w:rPr>
                <w:rFonts w:ascii="Times New Roman" w:hAnsi="Times New Roman" w:cs="Times New Roman"/>
              </w:rPr>
            </w:pPr>
            <w:r w:rsidRPr="00616452">
              <w:rPr>
                <w:rFonts w:ascii="Times New Roman" w:hAnsi="Times New Roman" w:cs="Times New Roman"/>
              </w:rPr>
              <w:t xml:space="preserve"> High (Ref)</w:t>
            </w:r>
          </w:p>
        </w:tc>
        <w:tc>
          <w:tcPr>
            <w:tcW w:w="2130" w:type="dxa"/>
            <w:tcBorders>
              <w:top w:val="single" w:sz="4" w:space="0" w:color="auto"/>
              <w:left w:val="single" w:sz="4" w:space="0" w:color="auto"/>
              <w:bottom w:val="single" w:sz="4" w:space="0" w:color="auto"/>
              <w:right w:val="single" w:sz="4" w:space="0" w:color="auto"/>
            </w:tcBorders>
            <w:noWrap/>
            <w:hideMark/>
          </w:tcPr>
          <w:p w14:paraId="3300E526" w14:textId="4774A4D5" w:rsidR="00514878" w:rsidRPr="0028169D" w:rsidRDefault="00514878" w:rsidP="00514878">
            <w:pPr>
              <w:jc w:val="center"/>
              <w:rPr>
                <w:rFonts w:ascii="Times New Roman" w:hAnsi="Times New Roman" w:cs="Times New Roman"/>
                <w:color w:val="000000" w:themeColor="text1"/>
              </w:rPr>
            </w:pPr>
          </w:p>
        </w:tc>
        <w:tc>
          <w:tcPr>
            <w:tcW w:w="1537" w:type="dxa"/>
            <w:tcBorders>
              <w:top w:val="single" w:sz="4" w:space="0" w:color="auto"/>
              <w:left w:val="single" w:sz="4" w:space="0" w:color="auto"/>
              <w:bottom w:val="single" w:sz="4" w:space="0" w:color="auto"/>
              <w:right w:val="single" w:sz="4" w:space="0" w:color="auto"/>
            </w:tcBorders>
            <w:noWrap/>
            <w:hideMark/>
          </w:tcPr>
          <w:p w14:paraId="4463A0C5" w14:textId="4044392A" w:rsidR="00514878" w:rsidRPr="00616452" w:rsidRDefault="00514878" w:rsidP="00514878">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hideMark/>
          </w:tcPr>
          <w:p w14:paraId="3D1B87B9" w14:textId="1451CE90" w:rsidR="00514878" w:rsidRPr="00616452" w:rsidRDefault="00514878" w:rsidP="00514878">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tcBorders>
            <w:noWrap/>
            <w:hideMark/>
          </w:tcPr>
          <w:p w14:paraId="049B4766" w14:textId="216E16AC" w:rsidR="00514878" w:rsidRPr="00616452" w:rsidRDefault="00514878" w:rsidP="00514878">
            <w:pPr>
              <w:jc w:val="center"/>
              <w:rPr>
                <w:rFonts w:ascii="Times New Roman" w:hAnsi="Times New Roman" w:cs="Times New Roman"/>
              </w:rPr>
            </w:pPr>
          </w:p>
        </w:tc>
      </w:tr>
      <w:tr w:rsidR="00E34DEE" w:rsidRPr="00616452" w14:paraId="71548E99" w14:textId="77777777" w:rsidTr="00C13E4F">
        <w:trPr>
          <w:trHeight w:val="243"/>
        </w:trPr>
        <w:tc>
          <w:tcPr>
            <w:tcW w:w="2233" w:type="dxa"/>
            <w:vMerge/>
            <w:tcBorders>
              <w:top w:val="single" w:sz="4" w:space="0" w:color="auto"/>
              <w:bottom w:val="single" w:sz="4" w:space="0" w:color="auto"/>
              <w:right w:val="single" w:sz="4" w:space="0" w:color="auto"/>
            </w:tcBorders>
            <w:noWrap/>
            <w:hideMark/>
          </w:tcPr>
          <w:p w14:paraId="54C78C90" w14:textId="77777777" w:rsidR="00E34DEE" w:rsidRPr="00616452" w:rsidRDefault="00E34DEE" w:rsidP="00E34DEE">
            <w:pP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06684AE8" w14:textId="079B2589" w:rsidR="00E34DEE" w:rsidRPr="00616452" w:rsidRDefault="00E34DEE" w:rsidP="00E34DEE">
            <w:pPr>
              <w:jc w:val="center"/>
              <w:rPr>
                <w:rFonts w:ascii="Times New Roman" w:hAnsi="Times New Roman" w:cs="Times New Roman"/>
              </w:rPr>
            </w:pPr>
            <w:r w:rsidRPr="00616452">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6A0E4A8B" w14:textId="3A10F786" w:rsidR="00E34DEE" w:rsidRPr="0028169D" w:rsidRDefault="00E34DEE" w:rsidP="00E34DEE">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-10.97</w:t>
            </w:r>
          </w:p>
        </w:tc>
        <w:tc>
          <w:tcPr>
            <w:tcW w:w="1537" w:type="dxa"/>
            <w:tcBorders>
              <w:top w:val="single" w:sz="4" w:space="0" w:color="auto"/>
              <w:left w:val="single" w:sz="4" w:space="0" w:color="auto"/>
              <w:bottom w:val="single" w:sz="4" w:space="0" w:color="auto"/>
              <w:right w:val="single" w:sz="4" w:space="0" w:color="auto"/>
            </w:tcBorders>
            <w:noWrap/>
            <w:hideMark/>
          </w:tcPr>
          <w:p w14:paraId="414EB367" w14:textId="3DB9A047" w:rsidR="00E34DEE" w:rsidRPr="00616452" w:rsidRDefault="00E34DEE" w:rsidP="00E34DEE">
            <w:pPr>
              <w:jc w:val="center"/>
              <w:rPr>
                <w:rFonts w:ascii="Times New Roman" w:hAnsi="Times New Roman" w:cs="Times New Roman"/>
              </w:rPr>
            </w:pPr>
            <w:r w:rsidRPr="00616452">
              <w:rPr>
                <w:rFonts w:ascii="Times New Roman" w:hAnsi="Times New Roman" w:cs="Times New Roman"/>
                <w:color w:val="000000"/>
              </w:rPr>
              <w:t>-21.90</w:t>
            </w:r>
          </w:p>
        </w:tc>
        <w:tc>
          <w:tcPr>
            <w:tcW w:w="1276" w:type="dxa"/>
            <w:tcBorders>
              <w:top w:val="single" w:sz="4" w:space="0" w:color="auto"/>
              <w:left w:val="single" w:sz="4" w:space="0" w:color="auto"/>
              <w:bottom w:val="single" w:sz="4" w:space="0" w:color="auto"/>
              <w:right w:val="single" w:sz="4" w:space="0" w:color="auto"/>
            </w:tcBorders>
            <w:noWrap/>
            <w:hideMark/>
          </w:tcPr>
          <w:p w14:paraId="03454865" w14:textId="4F1D586A" w:rsidR="00E34DEE" w:rsidRPr="00616452" w:rsidRDefault="00E34DEE" w:rsidP="00E34DEE">
            <w:pPr>
              <w:jc w:val="center"/>
              <w:rPr>
                <w:rFonts w:ascii="Times New Roman" w:hAnsi="Times New Roman" w:cs="Times New Roman"/>
              </w:rPr>
            </w:pPr>
            <w:r w:rsidRPr="00616452">
              <w:rPr>
                <w:rFonts w:ascii="Times New Roman" w:hAnsi="Times New Roman" w:cs="Times New Roman"/>
                <w:color w:val="000000"/>
              </w:rPr>
              <w:t>1.50</w:t>
            </w:r>
          </w:p>
        </w:tc>
        <w:tc>
          <w:tcPr>
            <w:tcW w:w="1537" w:type="dxa"/>
            <w:tcBorders>
              <w:top w:val="single" w:sz="4" w:space="0" w:color="auto"/>
              <w:left w:val="single" w:sz="4" w:space="0" w:color="auto"/>
              <w:bottom w:val="single" w:sz="4" w:space="0" w:color="auto"/>
            </w:tcBorders>
            <w:noWrap/>
            <w:hideMark/>
          </w:tcPr>
          <w:p w14:paraId="03DDDC2E" w14:textId="28776BE0" w:rsidR="00E34DEE" w:rsidRPr="00616452" w:rsidRDefault="00E34DEE" w:rsidP="00E34DEE">
            <w:pPr>
              <w:jc w:val="center"/>
              <w:rPr>
                <w:rFonts w:ascii="Times New Roman" w:hAnsi="Times New Roman" w:cs="Times New Roman"/>
              </w:rPr>
            </w:pPr>
            <w:r w:rsidRPr="00616452">
              <w:rPr>
                <w:rFonts w:ascii="Times New Roman" w:hAnsi="Times New Roman" w:cs="Times New Roman"/>
                <w:color w:val="000000"/>
              </w:rPr>
              <w:t>0.08</w:t>
            </w:r>
          </w:p>
        </w:tc>
      </w:tr>
      <w:tr w:rsidR="00E34DEE" w:rsidRPr="00616452" w14:paraId="7DEFECA9" w14:textId="77777777" w:rsidTr="00C13E4F">
        <w:trPr>
          <w:trHeight w:val="243"/>
        </w:trPr>
        <w:tc>
          <w:tcPr>
            <w:tcW w:w="2233" w:type="dxa"/>
            <w:vMerge/>
            <w:tcBorders>
              <w:top w:val="single" w:sz="4" w:space="0" w:color="auto"/>
              <w:bottom w:val="single" w:sz="4" w:space="0" w:color="auto"/>
              <w:right w:val="single" w:sz="4" w:space="0" w:color="auto"/>
            </w:tcBorders>
            <w:noWrap/>
            <w:hideMark/>
          </w:tcPr>
          <w:p w14:paraId="53EF8522" w14:textId="77777777" w:rsidR="00E34DEE" w:rsidRPr="00616452" w:rsidRDefault="00E34DEE" w:rsidP="00E34DEE">
            <w:pP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26D34571" w14:textId="0408B32F" w:rsidR="00E34DEE" w:rsidRPr="00616452" w:rsidRDefault="00E34DEE" w:rsidP="00E34DEE">
            <w:pPr>
              <w:jc w:val="center"/>
              <w:rPr>
                <w:rFonts w:ascii="Times New Roman" w:hAnsi="Times New Roman" w:cs="Times New Roman"/>
              </w:rPr>
            </w:pPr>
            <w:r w:rsidRPr="00616452">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121BBC99" w14:textId="22E6998B" w:rsidR="00E34DEE" w:rsidRPr="0028169D" w:rsidRDefault="00E34DEE" w:rsidP="00E34DEE">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-5.65</w:t>
            </w:r>
          </w:p>
        </w:tc>
        <w:tc>
          <w:tcPr>
            <w:tcW w:w="1537" w:type="dxa"/>
            <w:tcBorders>
              <w:top w:val="single" w:sz="4" w:space="0" w:color="auto"/>
              <w:left w:val="single" w:sz="4" w:space="0" w:color="auto"/>
              <w:bottom w:val="single" w:sz="4" w:space="0" w:color="auto"/>
              <w:right w:val="single" w:sz="4" w:space="0" w:color="auto"/>
            </w:tcBorders>
            <w:noWrap/>
            <w:hideMark/>
          </w:tcPr>
          <w:p w14:paraId="4D1EE411" w14:textId="40898A4E" w:rsidR="00E34DEE" w:rsidRPr="00616452" w:rsidRDefault="00E34DEE" w:rsidP="00E34DEE">
            <w:pPr>
              <w:jc w:val="center"/>
              <w:rPr>
                <w:rFonts w:ascii="Times New Roman" w:hAnsi="Times New Roman" w:cs="Times New Roman"/>
              </w:rPr>
            </w:pPr>
            <w:r w:rsidRPr="00616452">
              <w:rPr>
                <w:rFonts w:ascii="Times New Roman" w:hAnsi="Times New Roman" w:cs="Times New Roman"/>
                <w:color w:val="000000"/>
              </w:rPr>
              <w:t>-17.98</w:t>
            </w:r>
          </w:p>
        </w:tc>
        <w:tc>
          <w:tcPr>
            <w:tcW w:w="1276" w:type="dxa"/>
            <w:tcBorders>
              <w:top w:val="single" w:sz="4" w:space="0" w:color="auto"/>
              <w:left w:val="single" w:sz="4" w:space="0" w:color="auto"/>
              <w:bottom w:val="single" w:sz="4" w:space="0" w:color="auto"/>
              <w:right w:val="single" w:sz="4" w:space="0" w:color="auto"/>
            </w:tcBorders>
            <w:noWrap/>
            <w:hideMark/>
          </w:tcPr>
          <w:p w14:paraId="352039A4" w14:textId="45AF1CA1" w:rsidR="00E34DEE" w:rsidRPr="00616452" w:rsidRDefault="00E34DEE" w:rsidP="00E34DEE">
            <w:pPr>
              <w:jc w:val="center"/>
              <w:rPr>
                <w:rFonts w:ascii="Times New Roman" w:hAnsi="Times New Roman" w:cs="Times New Roman"/>
              </w:rPr>
            </w:pPr>
            <w:r w:rsidRPr="00616452">
              <w:rPr>
                <w:rFonts w:ascii="Times New Roman" w:hAnsi="Times New Roman" w:cs="Times New Roman"/>
                <w:color w:val="000000"/>
              </w:rPr>
              <w:t>8.53</w:t>
            </w:r>
          </w:p>
        </w:tc>
        <w:tc>
          <w:tcPr>
            <w:tcW w:w="1537" w:type="dxa"/>
            <w:tcBorders>
              <w:top w:val="single" w:sz="4" w:space="0" w:color="auto"/>
              <w:left w:val="single" w:sz="4" w:space="0" w:color="auto"/>
              <w:bottom w:val="single" w:sz="4" w:space="0" w:color="auto"/>
            </w:tcBorders>
            <w:noWrap/>
            <w:hideMark/>
          </w:tcPr>
          <w:p w14:paraId="0C92FC91" w14:textId="57FDE87A" w:rsidR="00E34DEE" w:rsidRPr="00616452" w:rsidRDefault="00E34DEE" w:rsidP="00E34DEE">
            <w:pPr>
              <w:jc w:val="center"/>
              <w:rPr>
                <w:rFonts w:ascii="Times New Roman" w:hAnsi="Times New Roman" w:cs="Times New Roman"/>
                <w:b/>
                <w:bCs/>
              </w:rPr>
            </w:pPr>
            <w:r w:rsidRPr="00616452">
              <w:rPr>
                <w:rFonts w:ascii="Times New Roman" w:hAnsi="Times New Roman" w:cs="Times New Roman"/>
                <w:color w:val="000000"/>
              </w:rPr>
              <w:t>0.41</w:t>
            </w:r>
          </w:p>
        </w:tc>
      </w:tr>
      <w:tr w:rsidR="00E34DEE" w:rsidRPr="00616452" w14:paraId="716DCEF6" w14:textId="77777777" w:rsidTr="00C13E4F">
        <w:trPr>
          <w:trHeight w:val="243"/>
        </w:trPr>
        <w:tc>
          <w:tcPr>
            <w:tcW w:w="2233" w:type="dxa"/>
            <w:vMerge/>
            <w:tcBorders>
              <w:top w:val="single" w:sz="4" w:space="0" w:color="auto"/>
              <w:bottom w:val="single" w:sz="4" w:space="0" w:color="auto"/>
              <w:right w:val="single" w:sz="4" w:space="0" w:color="auto"/>
            </w:tcBorders>
            <w:noWrap/>
            <w:hideMark/>
          </w:tcPr>
          <w:p w14:paraId="7857131E" w14:textId="77777777" w:rsidR="00E34DEE" w:rsidRPr="00616452" w:rsidRDefault="00E34DEE" w:rsidP="00E34DEE">
            <w:pP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3F854C53" w14:textId="00D162AE" w:rsidR="00E34DEE" w:rsidRPr="00616452" w:rsidRDefault="00E34DEE" w:rsidP="00E34DEE">
            <w:pPr>
              <w:jc w:val="center"/>
              <w:rPr>
                <w:rFonts w:ascii="Times New Roman" w:hAnsi="Times New Roman" w:cs="Times New Roman"/>
              </w:rPr>
            </w:pPr>
            <w:r w:rsidRPr="00616452">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77CDF1AD" w14:textId="3A86D0BC" w:rsidR="00E34DEE" w:rsidRPr="0028169D" w:rsidRDefault="00E34DEE" w:rsidP="00E34DEE">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-25.96</w:t>
            </w:r>
          </w:p>
        </w:tc>
        <w:tc>
          <w:tcPr>
            <w:tcW w:w="1537" w:type="dxa"/>
            <w:tcBorders>
              <w:top w:val="single" w:sz="4" w:space="0" w:color="auto"/>
              <w:left w:val="single" w:sz="4" w:space="0" w:color="auto"/>
              <w:bottom w:val="single" w:sz="4" w:space="0" w:color="auto"/>
              <w:right w:val="single" w:sz="4" w:space="0" w:color="auto"/>
            </w:tcBorders>
            <w:noWrap/>
            <w:hideMark/>
          </w:tcPr>
          <w:p w14:paraId="32BD7EC6" w14:textId="3AB6D4DB" w:rsidR="00E34DEE" w:rsidRPr="00616452" w:rsidRDefault="00E34DEE" w:rsidP="00E34DEE">
            <w:pPr>
              <w:jc w:val="center"/>
              <w:rPr>
                <w:rFonts w:ascii="Times New Roman" w:hAnsi="Times New Roman" w:cs="Times New Roman"/>
              </w:rPr>
            </w:pPr>
            <w:r w:rsidRPr="00616452">
              <w:rPr>
                <w:rFonts w:ascii="Times New Roman" w:hAnsi="Times New Roman" w:cs="Times New Roman"/>
                <w:color w:val="000000"/>
              </w:rPr>
              <w:t>-35.07</w:t>
            </w:r>
          </w:p>
        </w:tc>
        <w:tc>
          <w:tcPr>
            <w:tcW w:w="1276" w:type="dxa"/>
            <w:tcBorders>
              <w:top w:val="single" w:sz="4" w:space="0" w:color="auto"/>
              <w:left w:val="single" w:sz="4" w:space="0" w:color="auto"/>
              <w:bottom w:val="single" w:sz="4" w:space="0" w:color="auto"/>
              <w:right w:val="single" w:sz="4" w:space="0" w:color="auto"/>
            </w:tcBorders>
            <w:noWrap/>
            <w:hideMark/>
          </w:tcPr>
          <w:p w14:paraId="2AB52E66" w14:textId="7E76D824" w:rsidR="00E34DEE" w:rsidRPr="00616452" w:rsidRDefault="00E34DEE" w:rsidP="00E34DEE">
            <w:pPr>
              <w:jc w:val="center"/>
              <w:rPr>
                <w:rFonts w:ascii="Times New Roman" w:hAnsi="Times New Roman" w:cs="Times New Roman"/>
              </w:rPr>
            </w:pPr>
            <w:r w:rsidRPr="00616452">
              <w:rPr>
                <w:rFonts w:ascii="Times New Roman" w:hAnsi="Times New Roman" w:cs="Times New Roman"/>
                <w:color w:val="000000"/>
              </w:rPr>
              <w:t>-15.57</w:t>
            </w:r>
          </w:p>
        </w:tc>
        <w:tc>
          <w:tcPr>
            <w:tcW w:w="1537" w:type="dxa"/>
            <w:tcBorders>
              <w:top w:val="single" w:sz="4" w:space="0" w:color="auto"/>
              <w:left w:val="single" w:sz="4" w:space="0" w:color="auto"/>
              <w:bottom w:val="single" w:sz="4" w:space="0" w:color="auto"/>
            </w:tcBorders>
            <w:noWrap/>
            <w:hideMark/>
          </w:tcPr>
          <w:p w14:paraId="3C465669" w14:textId="5DD39629" w:rsidR="00E34DEE" w:rsidRPr="00616452" w:rsidRDefault="00E34DEE" w:rsidP="00E34DEE">
            <w:pPr>
              <w:jc w:val="center"/>
              <w:rPr>
                <w:rFonts w:ascii="Times New Roman" w:hAnsi="Times New Roman" w:cs="Times New Roman"/>
                <w:b/>
                <w:bCs/>
              </w:rPr>
            </w:pPr>
            <w:r w:rsidRPr="00616452">
              <w:rPr>
                <w:rFonts w:ascii="Times New Roman" w:hAnsi="Times New Roman" w:cs="Times New Roman"/>
                <w:color w:val="000000"/>
              </w:rPr>
              <w:t>0.00</w:t>
            </w:r>
          </w:p>
        </w:tc>
      </w:tr>
      <w:tr w:rsidR="004013E9" w:rsidRPr="00616452" w14:paraId="586FC1B1" w14:textId="77777777" w:rsidTr="00C13E4F">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55FB0F17" w14:textId="701D3F6E" w:rsidR="004013E9" w:rsidRPr="00616452" w:rsidRDefault="0028169D" w:rsidP="00930718">
            <w:pPr>
              <w:jc w:val="center"/>
              <w:rPr>
                <w:rFonts w:ascii="Times New Roman" w:hAnsi="Times New Roman" w:cs="Times New Roman"/>
                <w:b/>
                <w:bCs/>
              </w:rPr>
            </w:pPr>
            <m:oMathPara>
              <m:oMath>
                <m:r>
                  <m:rPr>
                    <m:sty m:val="b"/>
                  </m:rPr>
                  <w:rPr>
                    <w:rFonts w:ascii="Cambria Math" w:eastAsiaTheme="minorEastAsia" w:hAnsi="Cambria Math" w:cs="Times New Roman"/>
                  </w:rPr>
                  <m:t>MPB</m:t>
                </m:r>
              </m:oMath>
            </m:oMathPara>
          </w:p>
        </w:tc>
        <w:tc>
          <w:tcPr>
            <w:tcW w:w="2494" w:type="dxa"/>
            <w:tcBorders>
              <w:top w:val="single" w:sz="4" w:space="0" w:color="auto"/>
              <w:left w:val="single" w:sz="4" w:space="0" w:color="auto"/>
              <w:bottom w:val="single" w:sz="4" w:space="0" w:color="auto"/>
              <w:right w:val="single" w:sz="4" w:space="0" w:color="auto"/>
            </w:tcBorders>
            <w:noWrap/>
            <w:hideMark/>
          </w:tcPr>
          <w:p w14:paraId="1B7ED54D" w14:textId="1D66A4B5" w:rsidR="004013E9" w:rsidRPr="00616452" w:rsidRDefault="004013E9" w:rsidP="00930718">
            <w:pPr>
              <w:jc w:val="center"/>
              <w:rPr>
                <w:rFonts w:ascii="Times New Roman" w:hAnsi="Times New Roman" w:cs="Times New Roman"/>
              </w:rPr>
            </w:pPr>
            <w:r w:rsidRPr="00616452">
              <w:rPr>
                <w:rFonts w:ascii="Times New Roman" w:hAnsi="Times New Roman" w:cs="Times New Roman"/>
              </w:rPr>
              <w:t xml:space="preserve"> </w:t>
            </w:r>
            <w:r w:rsidR="002E5011" w:rsidRPr="00616452">
              <w:rPr>
                <w:rFonts w:ascii="Times New Roman" w:hAnsi="Times New Roman" w:cs="Times New Roman"/>
              </w:rPr>
              <w:t>High</w:t>
            </w:r>
            <w:r w:rsidRPr="00616452">
              <w:rPr>
                <w:rFonts w:ascii="Times New Roman" w:hAnsi="Times New Roman" w:cs="Times New Roman"/>
              </w:rPr>
              <w:t xml:space="preserve"> (Ref)</w:t>
            </w:r>
          </w:p>
        </w:tc>
        <w:tc>
          <w:tcPr>
            <w:tcW w:w="2130" w:type="dxa"/>
            <w:tcBorders>
              <w:top w:val="single" w:sz="4" w:space="0" w:color="auto"/>
              <w:left w:val="single" w:sz="4" w:space="0" w:color="auto"/>
              <w:bottom w:val="single" w:sz="4" w:space="0" w:color="auto"/>
              <w:right w:val="single" w:sz="4" w:space="0" w:color="auto"/>
            </w:tcBorders>
            <w:noWrap/>
            <w:vAlign w:val="bottom"/>
            <w:hideMark/>
          </w:tcPr>
          <w:p w14:paraId="6BC9ACAF" w14:textId="77777777" w:rsidR="004013E9" w:rsidRPr="0028169D" w:rsidRDefault="004013E9" w:rsidP="00930718">
            <w:pPr>
              <w:jc w:val="center"/>
              <w:rPr>
                <w:rFonts w:ascii="Times New Roman" w:hAnsi="Times New Roman" w:cs="Times New Roman"/>
                <w:color w:val="000000" w:themeColor="text1"/>
              </w:rPr>
            </w:pPr>
          </w:p>
        </w:tc>
        <w:tc>
          <w:tcPr>
            <w:tcW w:w="1537" w:type="dxa"/>
            <w:tcBorders>
              <w:top w:val="single" w:sz="4" w:space="0" w:color="auto"/>
              <w:left w:val="single" w:sz="4" w:space="0" w:color="auto"/>
              <w:bottom w:val="single" w:sz="4" w:space="0" w:color="auto"/>
              <w:right w:val="single" w:sz="4" w:space="0" w:color="auto"/>
            </w:tcBorders>
            <w:noWrap/>
            <w:vAlign w:val="bottom"/>
            <w:hideMark/>
          </w:tcPr>
          <w:p w14:paraId="32F29AE1" w14:textId="77777777" w:rsidR="004013E9" w:rsidRPr="00616452" w:rsidRDefault="004013E9" w:rsidP="00930718">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202C7365" w14:textId="77777777" w:rsidR="004013E9" w:rsidRPr="00616452" w:rsidRDefault="004013E9" w:rsidP="00930718">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tcBorders>
            <w:noWrap/>
            <w:vAlign w:val="bottom"/>
            <w:hideMark/>
          </w:tcPr>
          <w:p w14:paraId="79EEC7B1" w14:textId="77777777" w:rsidR="004013E9" w:rsidRPr="00616452" w:rsidRDefault="004013E9" w:rsidP="00930718">
            <w:pPr>
              <w:jc w:val="center"/>
              <w:rPr>
                <w:rFonts w:ascii="Times New Roman" w:hAnsi="Times New Roman" w:cs="Times New Roman"/>
              </w:rPr>
            </w:pPr>
          </w:p>
        </w:tc>
      </w:tr>
      <w:tr w:rsidR="00EB62F0" w:rsidRPr="00616452" w14:paraId="4569F736"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52668ED2" w14:textId="77777777" w:rsidR="00EB62F0" w:rsidRPr="00616452" w:rsidRDefault="00EB62F0" w:rsidP="00EB62F0">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4382013B" w14:textId="675ADCE3" w:rsidR="00EB62F0" w:rsidRPr="00616452" w:rsidRDefault="00EB62F0" w:rsidP="00EB62F0">
            <w:pPr>
              <w:jc w:val="center"/>
              <w:rPr>
                <w:rFonts w:ascii="Times New Roman" w:hAnsi="Times New Roman" w:cs="Times New Roman"/>
              </w:rPr>
            </w:pPr>
            <w:r w:rsidRPr="00616452">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6D760055" w14:textId="6C1ACCD3" w:rsidR="00EB62F0" w:rsidRPr="0028169D" w:rsidRDefault="00EB62F0" w:rsidP="00EB62F0">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-16.65</w:t>
            </w:r>
          </w:p>
        </w:tc>
        <w:tc>
          <w:tcPr>
            <w:tcW w:w="1537" w:type="dxa"/>
            <w:tcBorders>
              <w:top w:val="single" w:sz="4" w:space="0" w:color="auto"/>
              <w:left w:val="single" w:sz="4" w:space="0" w:color="auto"/>
              <w:bottom w:val="single" w:sz="4" w:space="0" w:color="auto"/>
              <w:right w:val="single" w:sz="4" w:space="0" w:color="auto"/>
            </w:tcBorders>
            <w:noWrap/>
            <w:hideMark/>
          </w:tcPr>
          <w:p w14:paraId="62F7BD28" w14:textId="736CA41E"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-26.78</w:t>
            </w:r>
          </w:p>
        </w:tc>
        <w:tc>
          <w:tcPr>
            <w:tcW w:w="1276" w:type="dxa"/>
            <w:tcBorders>
              <w:top w:val="single" w:sz="4" w:space="0" w:color="auto"/>
              <w:left w:val="single" w:sz="4" w:space="0" w:color="auto"/>
              <w:bottom w:val="single" w:sz="4" w:space="0" w:color="auto"/>
              <w:right w:val="single" w:sz="4" w:space="0" w:color="auto"/>
            </w:tcBorders>
            <w:noWrap/>
            <w:hideMark/>
          </w:tcPr>
          <w:p w14:paraId="5520802C" w14:textId="3AF9FA5E"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-5.10</w:t>
            </w:r>
          </w:p>
        </w:tc>
        <w:tc>
          <w:tcPr>
            <w:tcW w:w="1537" w:type="dxa"/>
            <w:tcBorders>
              <w:top w:val="single" w:sz="4" w:space="0" w:color="auto"/>
              <w:left w:val="single" w:sz="4" w:space="0" w:color="auto"/>
              <w:bottom w:val="single" w:sz="4" w:space="0" w:color="auto"/>
            </w:tcBorders>
            <w:noWrap/>
            <w:hideMark/>
          </w:tcPr>
          <w:p w14:paraId="2857A537" w14:textId="549200FD"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0.01</w:t>
            </w:r>
          </w:p>
        </w:tc>
      </w:tr>
      <w:tr w:rsidR="00EB62F0" w:rsidRPr="00616452" w14:paraId="2EE68E02"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0D3DB05B" w14:textId="77777777" w:rsidR="00EB62F0" w:rsidRPr="00616452" w:rsidRDefault="00EB62F0" w:rsidP="00EB62F0">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12A34F74" w14:textId="54B26080" w:rsidR="00EB62F0" w:rsidRPr="00616452" w:rsidRDefault="00EB62F0" w:rsidP="00EB62F0">
            <w:pPr>
              <w:jc w:val="center"/>
              <w:rPr>
                <w:rFonts w:ascii="Times New Roman" w:hAnsi="Times New Roman" w:cs="Times New Roman"/>
              </w:rPr>
            </w:pPr>
            <w:r w:rsidRPr="00616452">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1E2BD80E" w14:textId="3603505D" w:rsidR="00EB62F0" w:rsidRPr="0028169D" w:rsidRDefault="00EB62F0" w:rsidP="00EB62F0">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-14.81</w:t>
            </w:r>
          </w:p>
        </w:tc>
        <w:tc>
          <w:tcPr>
            <w:tcW w:w="1537" w:type="dxa"/>
            <w:tcBorders>
              <w:top w:val="single" w:sz="4" w:space="0" w:color="auto"/>
              <w:left w:val="single" w:sz="4" w:space="0" w:color="auto"/>
              <w:bottom w:val="single" w:sz="4" w:space="0" w:color="auto"/>
              <w:right w:val="single" w:sz="4" w:space="0" w:color="auto"/>
            </w:tcBorders>
            <w:noWrap/>
            <w:hideMark/>
          </w:tcPr>
          <w:p w14:paraId="130C4C6F" w14:textId="761269B1"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-28.35</w:t>
            </w:r>
          </w:p>
        </w:tc>
        <w:tc>
          <w:tcPr>
            <w:tcW w:w="1276" w:type="dxa"/>
            <w:tcBorders>
              <w:top w:val="single" w:sz="4" w:space="0" w:color="auto"/>
              <w:left w:val="single" w:sz="4" w:space="0" w:color="auto"/>
              <w:bottom w:val="single" w:sz="4" w:space="0" w:color="auto"/>
              <w:right w:val="single" w:sz="4" w:space="0" w:color="auto"/>
            </w:tcBorders>
            <w:noWrap/>
            <w:hideMark/>
          </w:tcPr>
          <w:p w14:paraId="59DCEC67" w14:textId="78AFAD2A"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1.29</w:t>
            </w:r>
          </w:p>
        </w:tc>
        <w:tc>
          <w:tcPr>
            <w:tcW w:w="1537" w:type="dxa"/>
            <w:tcBorders>
              <w:top w:val="single" w:sz="4" w:space="0" w:color="auto"/>
              <w:left w:val="single" w:sz="4" w:space="0" w:color="auto"/>
              <w:bottom w:val="single" w:sz="4" w:space="0" w:color="auto"/>
            </w:tcBorders>
            <w:noWrap/>
            <w:hideMark/>
          </w:tcPr>
          <w:p w14:paraId="67F7F7B3" w14:textId="520AE128" w:rsidR="00EB62F0" w:rsidRPr="00616452" w:rsidRDefault="00EB62F0" w:rsidP="00EB62F0">
            <w:pPr>
              <w:jc w:val="center"/>
              <w:rPr>
                <w:rFonts w:ascii="Times New Roman" w:hAnsi="Times New Roman" w:cs="Times New Roman"/>
                <w:b/>
                <w:bCs/>
                <w:color w:val="C00000"/>
              </w:rPr>
            </w:pPr>
            <w:r w:rsidRPr="00616452">
              <w:rPr>
                <w:rFonts w:ascii="Times New Roman" w:hAnsi="Times New Roman" w:cs="Times New Roman"/>
                <w:color w:val="000000"/>
              </w:rPr>
              <w:t>0.07</w:t>
            </w:r>
          </w:p>
        </w:tc>
      </w:tr>
      <w:tr w:rsidR="00EB62F0" w:rsidRPr="00616452" w14:paraId="43784E23"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5DE29F7E" w14:textId="77777777" w:rsidR="00EB62F0" w:rsidRPr="00616452" w:rsidRDefault="00EB62F0" w:rsidP="00EB62F0">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5A0D8A86" w14:textId="075BA8F9" w:rsidR="00EB62F0" w:rsidRPr="00616452" w:rsidRDefault="00EB62F0" w:rsidP="00EB62F0">
            <w:pPr>
              <w:jc w:val="center"/>
              <w:rPr>
                <w:rFonts w:ascii="Times New Roman" w:hAnsi="Times New Roman" w:cs="Times New Roman"/>
              </w:rPr>
            </w:pPr>
            <w:r w:rsidRPr="00616452">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54882A25" w14:textId="0EF30BF4" w:rsidR="00EB62F0" w:rsidRPr="0028169D" w:rsidRDefault="00EB62F0" w:rsidP="00EB62F0">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-21.53</w:t>
            </w:r>
          </w:p>
        </w:tc>
        <w:tc>
          <w:tcPr>
            <w:tcW w:w="1537" w:type="dxa"/>
            <w:tcBorders>
              <w:top w:val="single" w:sz="4" w:space="0" w:color="auto"/>
              <w:left w:val="single" w:sz="4" w:space="0" w:color="auto"/>
              <w:bottom w:val="single" w:sz="4" w:space="0" w:color="auto"/>
              <w:right w:val="single" w:sz="4" w:space="0" w:color="auto"/>
            </w:tcBorders>
            <w:noWrap/>
            <w:hideMark/>
          </w:tcPr>
          <w:p w14:paraId="06C5A3C3" w14:textId="2EBF3387"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-35.05</w:t>
            </w:r>
          </w:p>
        </w:tc>
        <w:tc>
          <w:tcPr>
            <w:tcW w:w="1276" w:type="dxa"/>
            <w:tcBorders>
              <w:top w:val="single" w:sz="4" w:space="0" w:color="auto"/>
              <w:left w:val="single" w:sz="4" w:space="0" w:color="auto"/>
              <w:bottom w:val="single" w:sz="4" w:space="0" w:color="auto"/>
              <w:right w:val="single" w:sz="4" w:space="0" w:color="auto"/>
            </w:tcBorders>
            <w:noWrap/>
            <w:hideMark/>
          </w:tcPr>
          <w:p w14:paraId="67282CE8" w14:textId="45228A9D"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-5.18</w:t>
            </w:r>
          </w:p>
        </w:tc>
        <w:tc>
          <w:tcPr>
            <w:tcW w:w="1537" w:type="dxa"/>
            <w:tcBorders>
              <w:top w:val="single" w:sz="4" w:space="0" w:color="auto"/>
              <w:left w:val="single" w:sz="4" w:space="0" w:color="auto"/>
              <w:bottom w:val="single" w:sz="4" w:space="0" w:color="auto"/>
            </w:tcBorders>
            <w:noWrap/>
            <w:hideMark/>
          </w:tcPr>
          <w:p w14:paraId="080F067B" w14:textId="1DFB8226" w:rsidR="00EB62F0" w:rsidRPr="00616452" w:rsidRDefault="00EB62F0" w:rsidP="00EB62F0">
            <w:pPr>
              <w:jc w:val="center"/>
              <w:rPr>
                <w:rFonts w:ascii="Times New Roman" w:hAnsi="Times New Roman" w:cs="Times New Roman"/>
                <w:b/>
                <w:bCs/>
              </w:rPr>
            </w:pPr>
            <w:r w:rsidRPr="00616452">
              <w:rPr>
                <w:rFonts w:ascii="Times New Roman" w:hAnsi="Times New Roman" w:cs="Times New Roman"/>
                <w:color w:val="000000"/>
              </w:rPr>
              <w:t>0.01</w:t>
            </w:r>
          </w:p>
        </w:tc>
      </w:tr>
      <w:tr w:rsidR="004013E9" w:rsidRPr="00616452" w14:paraId="34990F7B" w14:textId="77777777" w:rsidTr="00C13E4F">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795A6A0E" w14:textId="72FE5332" w:rsidR="004013E9" w:rsidRPr="00616452" w:rsidRDefault="0028169D" w:rsidP="00930718">
            <w:pPr>
              <w:jc w:val="center"/>
              <w:rPr>
                <w:rFonts w:ascii="Times New Roman" w:hAnsi="Times New Roman" w:cs="Times New Roman"/>
                <w:b/>
                <w:bCs/>
              </w:rPr>
            </w:pPr>
            <m:oMathPara>
              <m:oMath>
                <m:r>
                  <m:rPr>
                    <m:sty m:val="b"/>
                  </m:rPr>
                  <w:rPr>
                    <w:rFonts w:ascii="Cambria Math" w:eastAsiaTheme="minorEastAsia" w:hAnsi="Cambria Math" w:cs="Times New Roman"/>
                  </w:rPr>
                  <m:t>PPB</m:t>
                </m:r>
              </m:oMath>
            </m:oMathPara>
          </w:p>
        </w:tc>
        <w:tc>
          <w:tcPr>
            <w:tcW w:w="2494" w:type="dxa"/>
            <w:tcBorders>
              <w:top w:val="single" w:sz="4" w:space="0" w:color="auto"/>
              <w:left w:val="single" w:sz="4" w:space="0" w:color="auto"/>
              <w:bottom w:val="single" w:sz="4" w:space="0" w:color="auto"/>
              <w:right w:val="single" w:sz="4" w:space="0" w:color="auto"/>
            </w:tcBorders>
            <w:noWrap/>
            <w:hideMark/>
          </w:tcPr>
          <w:p w14:paraId="1CA39705" w14:textId="1A2578A2" w:rsidR="004013E9" w:rsidRPr="00616452" w:rsidRDefault="004013E9" w:rsidP="00930718">
            <w:pPr>
              <w:jc w:val="center"/>
              <w:rPr>
                <w:rFonts w:ascii="Times New Roman" w:hAnsi="Times New Roman" w:cs="Times New Roman"/>
              </w:rPr>
            </w:pPr>
            <w:r w:rsidRPr="00616452">
              <w:rPr>
                <w:rFonts w:ascii="Times New Roman" w:hAnsi="Times New Roman" w:cs="Times New Roman"/>
              </w:rPr>
              <w:t xml:space="preserve"> </w:t>
            </w:r>
            <w:r w:rsidR="002E5011" w:rsidRPr="00616452">
              <w:rPr>
                <w:rFonts w:ascii="Times New Roman" w:hAnsi="Times New Roman" w:cs="Times New Roman"/>
              </w:rPr>
              <w:t>High</w:t>
            </w:r>
            <w:r w:rsidRPr="00616452">
              <w:rPr>
                <w:rFonts w:ascii="Times New Roman" w:hAnsi="Times New Roman" w:cs="Times New Roman"/>
              </w:rPr>
              <w:t xml:space="preserve"> (Ref)</w:t>
            </w:r>
          </w:p>
        </w:tc>
        <w:tc>
          <w:tcPr>
            <w:tcW w:w="2130" w:type="dxa"/>
            <w:tcBorders>
              <w:top w:val="single" w:sz="4" w:space="0" w:color="auto"/>
              <w:left w:val="single" w:sz="4" w:space="0" w:color="auto"/>
              <w:bottom w:val="single" w:sz="4" w:space="0" w:color="auto"/>
              <w:right w:val="single" w:sz="4" w:space="0" w:color="auto"/>
            </w:tcBorders>
            <w:noWrap/>
            <w:vAlign w:val="bottom"/>
            <w:hideMark/>
          </w:tcPr>
          <w:p w14:paraId="4AE55F13" w14:textId="77777777" w:rsidR="004013E9" w:rsidRPr="0028169D" w:rsidRDefault="004013E9" w:rsidP="00930718">
            <w:pPr>
              <w:jc w:val="center"/>
              <w:rPr>
                <w:rFonts w:ascii="Times New Roman" w:hAnsi="Times New Roman" w:cs="Times New Roman"/>
                <w:color w:val="000000" w:themeColor="text1"/>
              </w:rPr>
            </w:pPr>
          </w:p>
        </w:tc>
        <w:tc>
          <w:tcPr>
            <w:tcW w:w="1537" w:type="dxa"/>
            <w:tcBorders>
              <w:top w:val="single" w:sz="4" w:space="0" w:color="auto"/>
              <w:left w:val="single" w:sz="4" w:space="0" w:color="auto"/>
              <w:bottom w:val="single" w:sz="4" w:space="0" w:color="auto"/>
              <w:right w:val="single" w:sz="4" w:space="0" w:color="auto"/>
            </w:tcBorders>
            <w:noWrap/>
            <w:vAlign w:val="bottom"/>
            <w:hideMark/>
          </w:tcPr>
          <w:p w14:paraId="5C7D47F3" w14:textId="77777777" w:rsidR="004013E9" w:rsidRPr="00616452" w:rsidRDefault="004013E9" w:rsidP="00930718">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4D3E0C45" w14:textId="77777777" w:rsidR="004013E9" w:rsidRPr="00616452" w:rsidRDefault="004013E9" w:rsidP="00930718">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tcBorders>
            <w:noWrap/>
            <w:vAlign w:val="bottom"/>
            <w:hideMark/>
          </w:tcPr>
          <w:p w14:paraId="4BA5D995" w14:textId="77777777" w:rsidR="004013E9" w:rsidRPr="00616452" w:rsidRDefault="004013E9" w:rsidP="00930718">
            <w:pPr>
              <w:jc w:val="center"/>
              <w:rPr>
                <w:rFonts w:ascii="Times New Roman" w:hAnsi="Times New Roman" w:cs="Times New Roman"/>
              </w:rPr>
            </w:pPr>
          </w:p>
        </w:tc>
      </w:tr>
      <w:tr w:rsidR="00EB62F0" w:rsidRPr="00616452" w14:paraId="1198CAA2"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6EF3C02A" w14:textId="77777777" w:rsidR="00EB62F0" w:rsidRPr="00616452" w:rsidRDefault="00EB62F0" w:rsidP="00EB62F0">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18200D56" w14:textId="641D71AA" w:rsidR="00EB62F0" w:rsidRPr="00616452" w:rsidRDefault="00EB62F0" w:rsidP="00EB62F0">
            <w:pPr>
              <w:jc w:val="center"/>
              <w:rPr>
                <w:rFonts w:ascii="Times New Roman" w:hAnsi="Times New Roman" w:cs="Times New Roman"/>
              </w:rPr>
            </w:pPr>
            <w:r w:rsidRPr="00616452">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20AC5C4F" w14:textId="7B926F8F" w:rsidR="00EB62F0" w:rsidRPr="0028169D" w:rsidRDefault="00EB62F0" w:rsidP="00EB62F0">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-16.26</w:t>
            </w:r>
          </w:p>
        </w:tc>
        <w:tc>
          <w:tcPr>
            <w:tcW w:w="1537" w:type="dxa"/>
            <w:tcBorders>
              <w:top w:val="single" w:sz="4" w:space="0" w:color="auto"/>
              <w:left w:val="single" w:sz="4" w:space="0" w:color="auto"/>
              <w:bottom w:val="single" w:sz="4" w:space="0" w:color="auto"/>
              <w:right w:val="single" w:sz="4" w:space="0" w:color="auto"/>
            </w:tcBorders>
            <w:noWrap/>
            <w:hideMark/>
          </w:tcPr>
          <w:p w14:paraId="0F5E01CB" w14:textId="05B24878"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-28.75</w:t>
            </w:r>
          </w:p>
        </w:tc>
        <w:tc>
          <w:tcPr>
            <w:tcW w:w="1276" w:type="dxa"/>
            <w:tcBorders>
              <w:top w:val="single" w:sz="4" w:space="0" w:color="auto"/>
              <w:left w:val="single" w:sz="4" w:space="0" w:color="auto"/>
              <w:bottom w:val="single" w:sz="4" w:space="0" w:color="auto"/>
              <w:right w:val="single" w:sz="4" w:space="0" w:color="auto"/>
            </w:tcBorders>
            <w:noWrap/>
            <w:hideMark/>
          </w:tcPr>
          <w:p w14:paraId="247779FA" w14:textId="55F520D1"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-1.59</w:t>
            </w:r>
          </w:p>
        </w:tc>
        <w:tc>
          <w:tcPr>
            <w:tcW w:w="1537" w:type="dxa"/>
            <w:tcBorders>
              <w:top w:val="single" w:sz="4" w:space="0" w:color="auto"/>
              <w:left w:val="single" w:sz="4" w:space="0" w:color="auto"/>
              <w:bottom w:val="single" w:sz="4" w:space="0" w:color="auto"/>
            </w:tcBorders>
            <w:noWrap/>
            <w:hideMark/>
          </w:tcPr>
          <w:p w14:paraId="0DA1C1E9" w14:textId="62F51E9A" w:rsidR="00EB62F0" w:rsidRPr="00616452" w:rsidRDefault="00EB62F0" w:rsidP="00EB62F0">
            <w:pPr>
              <w:jc w:val="center"/>
              <w:rPr>
                <w:rFonts w:ascii="Times New Roman" w:hAnsi="Times New Roman" w:cs="Times New Roman"/>
                <w:b/>
                <w:bCs/>
              </w:rPr>
            </w:pPr>
            <w:r w:rsidRPr="00616452">
              <w:rPr>
                <w:rFonts w:ascii="Times New Roman" w:hAnsi="Times New Roman" w:cs="Times New Roman"/>
                <w:color w:val="000000"/>
              </w:rPr>
              <w:t>0.03</w:t>
            </w:r>
          </w:p>
        </w:tc>
      </w:tr>
      <w:tr w:rsidR="00EB62F0" w:rsidRPr="00616452" w14:paraId="5EDF6B25"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2DA26B2A" w14:textId="77777777" w:rsidR="00EB62F0" w:rsidRPr="00616452" w:rsidRDefault="00EB62F0" w:rsidP="00EB62F0">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4AF5FA95" w14:textId="4F205CED" w:rsidR="00EB62F0" w:rsidRPr="00616452" w:rsidRDefault="00EB62F0" w:rsidP="00EB62F0">
            <w:pPr>
              <w:jc w:val="center"/>
              <w:rPr>
                <w:rFonts w:ascii="Times New Roman" w:hAnsi="Times New Roman" w:cs="Times New Roman"/>
              </w:rPr>
            </w:pPr>
            <w:r w:rsidRPr="00616452">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599AF52D" w14:textId="5859B3AE" w:rsidR="00EB62F0" w:rsidRPr="0028169D" w:rsidRDefault="00EB62F0" w:rsidP="00EB62F0">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-15.16</w:t>
            </w:r>
          </w:p>
        </w:tc>
        <w:tc>
          <w:tcPr>
            <w:tcW w:w="1537" w:type="dxa"/>
            <w:tcBorders>
              <w:top w:val="single" w:sz="4" w:space="0" w:color="auto"/>
              <w:left w:val="single" w:sz="4" w:space="0" w:color="auto"/>
              <w:bottom w:val="single" w:sz="4" w:space="0" w:color="auto"/>
              <w:right w:val="single" w:sz="4" w:space="0" w:color="auto"/>
            </w:tcBorders>
            <w:noWrap/>
            <w:hideMark/>
          </w:tcPr>
          <w:p w14:paraId="28BCB164" w14:textId="67C0FCAE"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-32.01</w:t>
            </w:r>
          </w:p>
        </w:tc>
        <w:tc>
          <w:tcPr>
            <w:tcW w:w="1276" w:type="dxa"/>
            <w:tcBorders>
              <w:top w:val="single" w:sz="4" w:space="0" w:color="auto"/>
              <w:left w:val="single" w:sz="4" w:space="0" w:color="auto"/>
              <w:bottom w:val="single" w:sz="4" w:space="0" w:color="auto"/>
              <w:right w:val="single" w:sz="4" w:space="0" w:color="auto"/>
            </w:tcBorders>
            <w:noWrap/>
            <w:hideMark/>
          </w:tcPr>
          <w:p w14:paraId="69EE0E56" w14:textId="37DB0C64"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5.85</w:t>
            </w:r>
          </w:p>
        </w:tc>
        <w:tc>
          <w:tcPr>
            <w:tcW w:w="1537" w:type="dxa"/>
            <w:tcBorders>
              <w:top w:val="single" w:sz="4" w:space="0" w:color="auto"/>
              <w:left w:val="single" w:sz="4" w:space="0" w:color="auto"/>
              <w:bottom w:val="single" w:sz="4" w:space="0" w:color="auto"/>
            </w:tcBorders>
            <w:noWrap/>
            <w:hideMark/>
          </w:tcPr>
          <w:p w14:paraId="2562EB08" w14:textId="1A87C76B" w:rsidR="00EB62F0" w:rsidRPr="00616452" w:rsidRDefault="00EB62F0" w:rsidP="00EB62F0">
            <w:pPr>
              <w:jc w:val="center"/>
              <w:rPr>
                <w:rFonts w:ascii="Times New Roman" w:hAnsi="Times New Roman" w:cs="Times New Roman"/>
                <w:b/>
                <w:bCs/>
                <w:color w:val="C00000"/>
              </w:rPr>
            </w:pPr>
            <w:r w:rsidRPr="00616452">
              <w:rPr>
                <w:rFonts w:ascii="Times New Roman" w:hAnsi="Times New Roman" w:cs="Times New Roman"/>
                <w:color w:val="000000"/>
              </w:rPr>
              <w:t>0.14</w:t>
            </w:r>
          </w:p>
        </w:tc>
      </w:tr>
      <w:tr w:rsidR="00EB62F0" w:rsidRPr="00616452" w14:paraId="6EF68129"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3C1E5118" w14:textId="77777777" w:rsidR="00EB62F0" w:rsidRPr="00616452" w:rsidRDefault="00EB62F0" w:rsidP="00EB62F0">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7219D9B6" w14:textId="52354A3D" w:rsidR="00EB62F0" w:rsidRPr="00616452" w:rsidRDefault="00EB62F0" w:rsidP="00EB62F0">
            <w:pPr>
              <w:jc w:val="center"/>
              <w:rPr>
                <w:rFonts w:ascii="Times New Roman" w:hAnsi="Times New Roman" w:cs="Times New Roman"/>
              </w:rPr>
            </w:pPr>
            <w:r w:rsidRPr="00616452">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64C20CB5" w14:textId="47EC857B" w:rsidR="00EB62F0" w:rsidRPr="0028169D" w:rsidRDefault="00EB62F0" w:rsidP="00EB62F0">
            <w:pPr>
              <w:jc w:val="center"/>
              <w:rPr>
                <w:rFonts w:ascii="Times New Roman" w:hAnsi="Times New Roman" w:cs="Times New Roman"/>
                <w:color w:val="000000" w:themeColor="text1"/>
              </w:rPr>
            </w:pPr>
            <w:r w:rsidRPr="0028169D">
              <w:rPr>
                <w:rFonts w:ascii="Times New Roman" w:hAnsi="Times New Roman" w:cs="Times New Roman"/>
                <w:color w:val="000000" w:themeColor="text1"/>
              </w:rPr>
              <w:t>-25.08</w:t>
            </w:r>
          </w:p>
        </w:tc>
        <w:tc>
          <w:tcPr>
            <w:tcW w:w="1537" w:type="dxa"/>
            <w:tcBorders>
              <w:top w:val="single" w:sz="4" w:space="0" w:color="auto"/>
              <w:left w:val="single" w:sz="4" w:space="0" w:color="auto"/>
              <w:bottom w:val="single" w:sz="4" w:space="0" w:color="auto"/>
              <w:right w:val="single" w:sz="4" w:space="0" w:color="auto"/>
            </w:tcBorders>
            <w:noWrap/>
            <w:hideMark/>
          </w:tcPr>
          <w:p w14:paraId="036E63AF" w14:textId="6D162FB6"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-40.79</w:t>
            </w:r>
          </w:p>
        </w:tc>
        <w:tc>
          <w:tcPr>
            <w:tcW w:w="1276" w:type="dxa"/>
            <w:tcBorders>
              <w:top w:val="single" w:sz="4" w:space="0" w:color="auto"/>
              <w:left w:val="single" w:sz="4" w:space="0" w:color="auto"/>
              <w:bottom w:val="single" w:sz="4" w:space="0" w:color="auto"/>
              <w:right w:val="single" w:sz="4" w:space="0" w:color="auto"/>
            </w:tcBorders>
            <w:noWrap/>
            <w:hideMark/>
          </w:tcPr>
          <w:p w14:paraId="3CF2E194" w14:textId="07541D8C"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-5.20</w:t>
            </w:r>
          </w:p>
        </w:tc>
        <w:tc>
          <w:tcPr>
            <w:tcW w:w="1537" w:type="dxa"/>
            <w:tcBorders>
              <w:top w:val="single" w:sz="4" w:space="0" w:color="auto"/>
              <w:left w:val="single" w:sz="4" w:space="0" w:color="auto"/>
              <w:bottom w:val="single" w:sz="4" w:space="0" w:color="auto"/>
            </w:tcBorders>
            <w:noWrap/>
            <w:hideMark/>
          </w:tcPr>
          <w:p w14:paraId="32868DB1" w14:textId="710B6D87" w:rsidR="00EB62F0" w:rsidRPr="00616452" w:rsidRDefault="00EB62F0" w:rsidP="00EB62F0">
            <w:pPr>
              <w:jc w:val="center"/>
              <w:rPr>
                <w:rFonts w:ascii="Times New Roman" w:hAnsi="Times New Roman" w:cs="Times New Roman"/>
                <w:b/>
                <w:bCs/>
              </w:rPr>
            </w:pPr>
            <w:r w:rsidRPr="00616452">
              <w:rPr>
                <w:rFonts w:ascii="Times New Roman" w:hAnsi="Times New Roman" w:cs="Times New Roman"/>
                <w:color w:val="000000"/>
              </w:rPr>
              <w:t>0.02</w:t>
            </w:r>
          </w:p>
        </w:tc>
      </w:tr>
    </w:tbl>
    <w:p w14:paraId="7BFD9F03" w14:textId="4F9EAAB4" w:rsidR="00DF4E17" w:rsidRPr="00616452" w:rsidRDefault="00C91568" w:rsidP="0088007A">
      <w:pPr>
        <w:pStyle w:val="ListParagraph"/>
        <w:numPr>
          <w:ilvl w:val="0"/>
          <w:numId w:val="4"/>
        </w:numPr>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Values are </w:t>
      </w:r>
      <w:r w:rsidR="00F26B5F" w:rsidRPr="00616452">
        <w:rPr>
          <w:rFonts w:ascii="Times New Roman" w:hAnsi="Times New Roman" w:cs="Times New Roman"/>
          <w:i/>
          <w:iCs/>
          <w:color w:val="000000" w:themeColor="text1"/>
        </w:rPr>
        <w:t xml:space="preserve">adjusted </w:t>
      </w:r>
      <w:r w:rsidRPr="00616452">
        <w:rPr>
          <w:rFonts w:ascii="Times New Roman" w:hAnsi="Times New Roman" w:cs="Times New Roman"/>
          <w:i/>
          <w:iCs/>
          <w:color w:val="000000" w:themeColor="text1"/>
        </w:rPr>
        <w:t xml:space="preserve">percent differences in urinary </w:t>
      </w:r>
      <w:r w:rsidR="00427622" w:rsidRPr="00616452">
        <w:rPr>
          <w:rFonts w:ascii="Times New Roman" w:hAnsi="Times New Roman" w:cs="Times New Roman"/>
          <w:i/>
          <w:iCs/>
          <w:color w:val="000000" w:themeColor="text1"/>
        </w:rPr>
        <w:t>phenol</w:t>
      </w:r>
      <w:r w:rsidRPr="00616452">
        <w:rPr>
          <w:rFonts w:ascii="Times New Roman" w:hAnsi="Times New Roman" w:cs="Times New Roman"/>
          <w:i/>
          <w:iCs/>
          <w:color w:val="000000" w:themeColor="text1"/>
        </w:rPr>
        <w:t xml:space="preserve"> metabolite concentrations (ng/mL) compared to the </w:t>
      </w:r>
      <w:r w:rsidR="002947E2" w:rsidRPr="00616452">
        <w:rPr>
          <w:rFonts w:ascii="Times New Roman" w:hAnsi="Times New Roman" w:cs="Times New Roman"/>
          <w:i/>
          <w:iCs/>
          <w:color w:val="000000" w:themeColor="text1"/>
        </w:rPr>
        <w:t>High Food Secure category (</w:t>
      </w:r>
      <w:r w:rsidRPr="00616452">
        <w:rPr>
          <w:rFonts w:ascii="Times New Roman" w:hAnsi="Times New Roman" w:cs="Times New Roman"/>
          <w:i/>
          <w:iCs/>
          <w:color w:val="000000" w:themeColor="text1"/>
        </w:rPr>
        <w:t>reference grou</w:t>
      </w:r>
      <w:r w:rsidR="002947E2" w:rsidRPr="00616452">
        <w:rPr>
          <w:rFonts w:ascii="Times New Roman" w:hAnsi="Times New Roman" w:cs="Times New Roman"/>
          <w:i/>
          <w:iCs/>
          <w:color w:val="000000" w:themeColor="text1"/>
        </w:rPr>
        <w:t>p)</w:t>
      </w:r>
      <w:r w:rsidR="00A055AB" w:rsidRPr="00616452">
        <w:rPr>
          <w:rFonts w:ascii="Times New Roman" w:hAnsi="Times New Roman" w:cs="Times New Roman"/>
          <w:i/>
          <w:iCs/>
          <w:color w:val="000000" w:themeColor="text1"/>
        </w:rPr>
        <w:t xml:space="preserve"> </w:t>
      </w:r>
      <w:r w:rsidRPr="00616452">
        <w:rPr>
          <w:rFonts w:ascii="Times New Roman" w:hAnsi="Times New Roman" w:cs="Times New Roman"/>
          <w:i/>
          <w:iCs/>
          <w:color w:val="000000" w:themeColor="text1"/>
        </w:rPr>
        <w:t>based on multivariable linear regression models</w:t>
      </w:r>
      <w:r w:rsidR="00A055AB" w:rsidRPr="00616452">
        <w:rPr>
          <w:rFonts w:ascii="Times New Roman" w:hAnsi="Times New Roman" w:cs="Times New Roman"/>
          <w:i/>
          <w:iCs/>
          <w:color w:val="000000" w:themeColor="text1"/>
        </w:rPr>
        <w:t>.</w:t>
      </w:r>
      <w:r w:rsidRPr="00616452">
        <w:rPr>
          <w:rFonts w:ascii="Times New Roman" w:hAnsi="Times New Roman" w:cs="Times New Roman"/>
          <w:i/>
          <w:iCs/>
          <w:color w:val="000000" w:themeColor="text1"/>
        </w:rPr>
        <w:t xml:space="preserve"> adjusted for age, gender, education, cycle year, race/ethnicity, poverty: income ratio</w:t>
      </w:r>
      <w:r w:rsidR="00930718" w:rsidRPr="00616452">
        <w:rPr>
          <w:rFonts w:ascii="Times New Roman" w:hAnsi="Times New Roman" w:cs="Times New Roman"/>
          <w:i/>
          <w:iCs/>
          <w:color w:val="000000" w:themeColor="text1"/>
        </w:rPr>
        <w:t xml:space="preserve"> and creatinin</w:t>
      </w:r>
      <w:r w:rsidR="00A055AB" w:rsidRPr="00616452">
        <w:rPr>
          <w:rFonts w:ascii="Times New Roman" w:hAnsi="Times New Roman" w:cs="Times New Roman"/>
          <w:i/>
          <w:iCs/>
          <w:color w:val="000000" w:themeColor="text1"/>
        </w:rPr>
        <w:t>e</w:t>
      </w:r>
      <w:r w:rsidR="00930718" w:rsidRPr="00616452">
        <w:rPr>
          <w:rFonts w:ascii="Times New Roman" w:hAnsi="Times New Roman" w:cs="Times New Roman"/>
          <w:i/>
          <w:iCs/>
          <w:color w:val="000000" w:themeColor="text1"/>
        </w:rPr>
        <w:t>.</w:t>
      </w:r>
    </w:p>
    <w:p w14:paraId="2ED3E5D1" w14:textId="0B748BD8" w:rsidR="001E3BD3" w:rsidRPr="00616452" w:rsidRDefault="00C91568" w:rsidP="001E3BD3">
      <w:pPr>
        <w:pStyle w:val="ListParagraph"/>
        <w:numPr>
          <w:ilvl w:val="0"/>
          <w:numId w:val="4"/>
        </w:numPr>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95% </w:t>
      </w:r>
      <w:r w:rsidR="00D56F79" w:rsidRPr="00616452">
        <w:rPr>
          <w:rFonts w:ascii="Times New Roman" w:hAnsi="Times New Roman" w:cs="Times New Roman"/>
          <w:i/>
          <w:iCs/>
          <w:color w:val="000000" w:themeColor="text1"/>
        </w:rPr>
        <w:t>L</w:t>
      </w:r>
      <w:r w:rsidRPr="00616452">
        <w:rPr>
          <w:rFonts w:ascii="Times New Roman" w:hAnsi="Times New Roman" w:cs="Times New Roman"/>
          <w:i/>
          <w:iCs/>
          <w:color w:val="000000" w:themeColor="text1"/>
        </w:rPr>
        <w:t xml:space="preserve">CI= 95% </w:t>
      </w:r>
      <w:r w:rsidR="00D56F79" w:rsidRPr="00616452">
        <w:rPr>
          <w:rFonts w:ascii="Times New Roman" w:hAnsi="Times New Roman" w:cs="Times New Roman"/>
          <w:i/>
          <w:iCs/>
          <w:color w:val="000000" w:themeColor="text1"/>
        </w:rPr>
        <w:t xml:space="preserve">lower </w:t>
      </w:r>
      <w:r w:rsidRPr="00616452">
        <w:rPr>
          <w:rFonts w:ascii="Times New Roman" w:hAnsi="Times New Roman" w:cs="Times New Roman"/>
          <w:i/>
          <w:iCs/>
          <w:color w:val="000000" w:themeColor="text1"/>
        </w:rPr>
        <w:t>confidence interval;</w:t>
      </w:r>
      <w:r w:rsidR="00D56F79" w:rsidRPr="00616452">
        <w:rPr>
          <w:rFonts w:ascii="Times New Roman" w:hAnsi="Times New Roman" w:cs="Times New Roman"/>
          <w:i/>
          <w:iCs/>
          <w:color w:val="000000" w:themeColor="text1"/>
        </w:rPr>
        <w:t xml:space="preserve"> 95% UCI= 95% upper confidence interva</w:t>
      </w:r>
      <w:r w:rsidR="00A055AB" w:rsidRPr="00616452">
        <w:rPr>
          <w:rFonts w:ascii="Times New Roman" w:hAnsi="Times New Roman" w:cs="Times New Roman"/>
          <w:i/>
          <w:iCs/>
          <w:color w:val="000000" w:themeColor="text1"/>
        </w:rPr>
        <w:t>l.</w:t>
      </w:r>
    </w:p>
    <w:p w14:paraId="59D14519" w14:textId="1EF528BB" w:rsidR="006A7ED8" w:rsidRPr="00616452" w:rsidRDefault="006A7ED8" w:rsidP="001E3BD3">
      <w:pPr>
        <w:pStyle w:val="ListParagraph"/>
        <w:numPr>
          <w:ilvl w:val="0"/>
          <w:numId w:val="4"/>
        </w:numPr>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Abbreviations: </w:t>
      </w:r>
      <w:r w:rsidR="00E84FBF" w:rsidRPr="00616452">
        <w:rPr>
          <w:rFonts w:ascii="Times New Roman" w:hAnsi="Times New Roman" w:cs="Times New Roman"/>
          <w:i/>
          <w:iCs/>
          <w:color w:val="000000" w:themeColor="text1"/>
        </w:rPr>
        <w:t>BPA =Bisphenol A; BP3 =</w:t>
      </w:r>
      <w:r w:rsidR="001E3BD3" w:rsidRPr="00616452">
        <w:rPr>
          <w:rFonts w:ascii="Times New Roman" w:hAnsi="Times New Roman" w:cs="Times New Roman"/>
          <w:i/>
          <w:iCs/>
          <w:color w:val="000000" w:themeColor="text1"/>
        </w:rPr>
        <w:t>B</w:t>
      </w:r>
      <w:r w:rsidR="00E84FBF" w:rsidRPr="00616452">
        <w:rPr>
          <w:rFonts w:ascii="Times New Roman" w:hAnsi="Times New Roman" w:cs="Times New Roman"/>
          <w:i/>
          <w:iCs/>
          <w:color w:val="000000" w:themeColor="text1"/>
        </w:rPr>
        <w:t xml:space="preserve">benzophenone-3; TRS = </w:t>
      </w:r>
      <w:r w:rsidR="001E3BD3" w:rsidRPr="00616452">
        <w:rPr>
          <w:rFonts w:ascii="Times New Roman" w:hAnsi="Times New Roman" w:cs="Times New Roman"/>
          <w:color w:val="000000" w:themeColor="text1"/>
        </w:rPr>
        <w:t>2,4,4’-Trichloro-2’-hydroxyphenyl ether</w:t>
      </w:r>
      <w:r w:rsidR="00E84FBF" w:rsidRPr="00616452">
        <w:rPr>
          <w:rFonts w:ascii="Times New Roman" w:hAnsi="Times New Roman" w:cs="Times New Roman"/>
          <w:i/>
          <w:iCs/>
          <w:color w:val="000000" w:themeColor="text1"/>
        </w:rPr>
        <w:t>; BUP = butyl paraben; EPB = ethyl paraben; MPB = methyl paraben; PPB = propyl parabe</w:t>
      </w:r>
      <w:r w:rsidR="00A055AB" w:rsidRPr="00616452">
        <w:rPr>
          <w:rFonts w:ascii="Times New Roman" w:hAnsi="Times New Roman" w:cs="Times New Roman"/>
          <w:i/>
          <w:iCs/>
          <w:color w:val="000000" w:themeColor="text1"/>
        </w:rPr>
        <w:t>n</w:t>
      </w:r>
      <w:r w:rsidRPr="00616452">
        <w:rPr>
          <w:rFonts w:ascii="Times New Roman" w:eastAsiaTheme="minorEastAsia" w:hAnsi="Times New Roman" w:cs="Times New Roman"/>
          <w:i/>
          <w:iCs/>
          <w:color w:val="000000" w:themeColor="text1"/>
        </w:rPr>
        <w:t xml:space="preserve">. </w:t>
      </w:r>
    </w:p>
    <w:p w14:paraId="084B5303" w14:textId="27A52D30" w:rsidR="004166E8" w:rsidDel="00EB2C3B" w:rsidRDefault="004166E8" w:rsidP="000B66BD">
      <w:pPr>
        <w:ind w:firstLine="720"/>
        <w:rPr>
          <w:del w:id="121" w:author="Nickelberry, Marshae" w:date="2026-01-15T19:46:00Z" w16du:dateUtc="2026-01-16T00:46:00Z"/>
          <w:rFonts w:ascii="Times New Roman" w:hAnsi="Times New Roman" w:cs="Times New Roman"/>
          <w:i/>
          <w:iCs/>
          <w:color w:val="000000" w:themeColor="text1"/>
        </w:rPr>
      </w:pPr>
    </w:p>
    <w:p w14:paraId="0F6C7AAB" w14:textId="77777777" w:rsidR="00EB2C3B" w:rsidRDefault="00EB2C3B" w:rsidP="004166E8">
      <w:pPr>
        <w:rPr>
          <w:ins w:id="122" w:author="Nickelberry, Marshae" w:date="2026-01-15T19:46:00Z" w16du:dateUtc="2026-01-16T00:46:00Z"/>
          <w:rFonts w:ascii="Times New Roman" w:hAnsi="Times New Roman" w:cs="Times New Roman"/>
          <w:i/>
          <w:iCs/>
          <w:color w:val="000000" w:themeColor="text1"/>
        </w:rPr>
      </w:pPr>
    </w:p>
    <w:p w14:paraId="7B210D0D" w14:textId="3506E698" w:rsidR="00EB2C3B" w:rsidRPr="00616452" w:rsidRDefault="00EB2C3B" w:rsidP="004166E8">
      <w:pPr>
        <w:rPr>
          <w:ins w:id="123" w:author="Nickelberry, Marshae" w:date="2026-01-15T19:46:00Z" w16du:dateUtc="2026-01-16T00:46:00Z"/>
          <w:rFonts w:ascii="Times New Roman" w:hAnsi="Times New Roman" w:cs="Times New Roman"/>
          <w:i/>
          <w:iCs/>
          <w:color w:val="000000" w:themeColor="text1"/>
        </w:rPr>
      </w:pPr>
      <w:ins w:id="124" w:author="Nickelberry, Marshae" w:date="2026-01-15T19:46:00Z" w16du:dateUtc="2026-01-16T00:46:00Z">
        <w:r>
          <w:rPr>
            <w:rFonts w:ascii="Times New Roman" w:hAnsi="Times New Roman" w:cs="Times New Roman"/>
            <w:i/>
            <w:iCs/>
            <w:color w:val="000000" w:themeColor="text1"/>
          </w:rPr>
          <w:t>Main Analysis</w:t>
        </w:r>
      </w:ins>
    </w:p>
    <w:p w14:paraId="70B9D011" w14:textId="4E7FB94E" w:rsidR="00616452" w:rsidDel="00EB2C3B" w:rsidRDefault="004166E8" w:rsidP="004166E8">
      <w:pPr>
        <w:rPr>
          <w:del w:id="125" w:author="Nickelberry, Marshae" w:date="2026-01-15T19:46:00Z" w16du:dateUtc="2026-01-16T00:46:00Z"/>
          <w:rFonts w:ascii="Times New Roman" w:hAnsi="Times New Roman" w:cs="Times New Roman"/>
          <w:i/>
          <w:iCs/>
          <w:color w:val="000000" w:themeColor="text1"/>
        </w:rPr>
      </w:pPr>
      <w:del w:id="126" w:author="Nickelberry, Marshae" w:date="2026-01-15T19:46:00Z" w16du:dateUtc="2026-01-16T00:46:00Z">
        <w:r w:rsidRPr="00616452" w:rsidDel="00EB2C3B">
          <w:rPr>
            <w:rFonts w:ascii="Times New Roman" w:hAnsi="Times New Roman" w:cs="Times New Roman"/>
            <w:i/>
            <w:iCs/>
            <w:color w:val="000000" w:themeColor="text1"/>
          </w:rPr>
          <w:delText>Adjusted Linear Regression</w:delText>
        </w:r>
        <w:r w:rsidR="009739D1" w:rsidRPr="00616452" w:rsidDel="00EB2C3B">
          <w:rPr>
            <w:rFonts w:ascii="Times New Roman" w:hAnsi="Times New Roman" w:cs="Times New Roman"/>
            <w:i/>
            <w:iCs/>
            <w:color w:val="000000" w:themeColor="text1"/>
          </w:rPr>
          <w:delText xml:space="preserve"> T</w:delText>
        </w:r>
        <w:r w:rsidR="00EE7924" w:rsidRPr="00616452" w:rsidDel="00EB2C3B">
          <w:rPr>
            <w:rFonts w:ascii="Times New Roman" w:hAnsi="Times New Roman" w:cs="Times New Roman"/>
            <w:i/>
            <w:iCs/>
            <w:color w:val="000000" w:themeColor="text1"/>
          </w:rPr>
          <w:delText>able</w:delText>
        </w:r>
      </w:del>
    </w:p>
    <w:p w14:paraId="1FC12A79" w14:textId="733EB6F0" w:rsidR="000B66BD" w:rsidRPr="001C2628" w:rsidRDefault="000B66BD" w:rsidP="000B66BD">
      <w:pPr>
        <w:ind w:firstLine="720"/>
        <w:rPr>
          <w:rFonts w:ascii="Times New Roman" w:hAnsi="Times New Roman" w:cs="Times New Roman"/>
        </w:rPr>
      </w:pPr>
      <w:r w:rsidRPr="001C2628">
        <w:rPr>
          <w:rFonts w:ascii="Times New Roman" w:hAnsi="Times New Roman" w:cs="Times New Roman"/>
        </w:rPr>
        <w:t xml:space="preserve">In creatinine adjusted models, </w:t>
      </w:r>
      <w:del w:id="127" w:author="Nickelberry, Marshae" w:date="2026-01-15T19:27:00Z" w16du:dateUtc="2026-01-16T00:27:00Z">
        <w:r w:rsidRPr="001C2628" w:rsidDel="006A3261">
          <w:rPr>
            <w:rFonts w:ascii="Times New Roman" w:hAnsi="Times New Roman" w:cs="Times New Roman"/>
          </w:rPr>
          <w:delText xml:space="preserve">several phenols including </w:delText>
        </w:r>
      </w:del>
      <w:del w:id="128" w:author="Nickelberry, Marshae" w:date="2026-01-15T19:52:00Z" w16du:dateUtc="2026-01-16T00:52:00Z">
        <w:r w:rsidRPr="001C2628" w:rsidDel="007104E9">
          <w:rPr>
            <w:rFonts w:ascii="Times New Roman" w:hAnsi="Times New Roman" w:cs="Times New Roman"/>
          </w:rPr>
          <w:delText xml:space="preserve">BP3, TRS, </w:delText>
        </w:r>
      </w:del>
      <w:del w:id="129" w:author="Nickelberry, Marshae" w:date="2026-01-15T19:27:00Z" w16du:dateUtc="2026-01-16T00:27:00Z">
        <w:r w:rsidRPr="001C2628" w:rsidDel="006A3261">
          <w:rPr>
            <w:rFonts w:ascii="Times New Roman" w:hAnsi="Times New Roman" w:cs="Times New Roman"/>
          </w:rPr>
          <w:delText xml:space="preserve">and one paraben, </w:delText>
        </w:r>
      </w:del>
      <w:del w:id="130" w:author="Nickelberry, Marshae" w:date="2026-01-15T19:52:00Z" w16du:dateUtc="2026-01-16T00:52:00Z">
        <w:r w:rsidRPr="001C2628" w:rsidDel="007104E9">
          <w:rPr>
            <w:rFonts w:ascii="Times New Roman" w:hAnsi="Times New Roman" w:cs="Times New Roman"/>
          </w:rPr>
          <w:delText>PPB</w:delText>
        </w:r>
      </w:del>
      <w:ins w:id="131" w:author="Nickelberry, Marshae" w:date="2026-01-15T19:52:00Z" w16du:dateUtc="2026-01-16T00:52:00Z">
        <w:r w:rsidR="007104E9">
          <w:rPr>
            <w:rFonts w:ascii="Times New Roman" w:hAnsi="Times New Roman" w:cs="Times New Roman"/>
          </w:rPr>
          <w:t>reduced food security was assoc</w:t>
        </w:r>
      </w:ins>
      <w:ins w:id="132" w:author="Nickelberry, Marshae" w:date="2026-01-15T19:53:00Z" w16du:dateUtc="2026-01-16T00:53:00Z">
        <w:r w:rsidR="007104E9">
          <w:rPr>
            <w:rFonts w:ascii="Times New Roman" w:hAnsi="Times New Roman" w:cs="Times New Roman"/>
          </w:rPr>
          <w:t>iated with higher levels of BP3, TRS, and PPB</w:t>
        </w:r>
      </w:ins>
      <w:del w:id="133" w:author="Nickelberry, Marshae" w:date="2026-01-15T19:53:00Z" w16du:dateUtc="2026-01-16T00:53:00Z">
        <w:r w:rsidRPr="001C2628" w:rsidDel="007104E9">
          <w:rPr>
            <w:rFonts w:ascii="Times New Roman" w:hAnsi="Times New Roman" w:cs="Times New Roman"/>
          </w:rPr>
          <w:delText xml:space="preserve"> </w:delText>
        </w:r>
      </w:del>
      <w:del w:id="134" w:author="Nickelberry, Marshae" w:date="2026-01-15T19:24:00Z" w16du:dateUtc="2026-01-16T00:24:00Z">
        <w:r w:rsidRPr="001C2628" w:rsidDel="000B66BD">
          <w:rPr>
            <w:rFonts w:ascii="Times New Roman" w:hAnsi="Times New Roman" w:cs="Times New Roman"/>
          </w:rPr>
          <w:delText xml:space="preserve">exhibited revealed </w:delText>
        </w:r>
      </w:del>
      <w:del w:id="135" w:author="Nickelberry, Marshae" w:date="2026-01-15T19:52:00Z" w16du:dateUtc="2026-01-16T00:52:00Z">
        <w:r w:rsidRPr="001C2628" w:rsidDel="007104E9">
          <w:rPr>
            <w:rFonts w:ascii="Times New Roman" w:hAnsi="Times New Roman" w:cs="Times New Roman"/>
          </w:rPr>
          <w:delText>positive</w:delText>
        </w:r>
      </w:del>
      <w:del w:id="136" w:author="Nickelberry, Marshae" w:date="2026-01-15T19:53:00Z" w16du:dateUtc="2026-01-16T00:53:00Z">
        <w:r w:rsidRPr="001C2628" w:rsidDel="007104E9">
          <w:rPr>
            <w:rFonts w:ascii="Times New Roman" w:hAnsi="Times New Roman" w:cs="Times New Roman"/>
          </w:rPr>
          <w:delText xml:space="preserve"> </w:delText>
        </w:r>
      </w:del>
      <w:del w:id="137" w:author="Nickelberry, Marshae" w:date="2026-01-15T19:31:00Z" w16du:dateUtc="2026-01-16T00:31:00Z">
        <w:r w:rsidRPr="001C2628" w:rsidDel="006A3261">
          <w:rPr>
            <w:rFonts w:ascii="Times New Roman" w:hAnsi="Times New Roman" w:cs="Times New Roman"/>
          </w:rPr>
          <w:delText>percent differences</w:delText>
        </w:r>
      </w:del>
      <w:ins w:id="138" w:author="Nickelberry, Marshae" w:date="2026-01-15T19:28:00Z" w16du:dateUtc="2026-01-16T00:28:00Z">
        <w:r w:rsidR="006A3261">
          <w:rPr>
            <w:rFonts w:ascii="Times New Roman" w:hAnsi="Times New Roman" w:cs="Times New Roman"/>
          </w:rPr>
          <w:t xml:space="preserve"> compared to the reference. For instance, very low food security was associated with positive percen</w:t>
        </w:r>
      </w:ins>
      <w:ins w:id="139" w:author="Nickelberry, Marshae" w:date="2026-01-15T19:29:00Z" w16du:dateUtc="2026-01-16T00:29:00Z">
        <w:r w:rsidR="006A3261">
          <w:rPr>
            <w:rFonts w:ascii="Times New Roman" w:hAnsi="Times New Roman" w:cs="Times New Roman"/>
          </w:rPr>
          <w:t xml:space="preserve">t difference in </w:t>
        </w:r>
      </w:ins>
      <w:del w:id="140" w:author="Nickelberry, Marshae" w:date="2026-01-15T19:29:00Z" w16du:dateUtc="2026-01-16T00:29:00Z">
        <w:r w:rsidRPr="001C2628" w:rsidDel="006A3261">
          <w:rPr>
            <w:rFonts w:ascii="Times New Roman" w:hAnsi="Times New Roman" w:cs="Times New Roman"/>
          </w:rPr>
          <w:delText xml:space="preserve"> associated with very low food security (e.g. for </w:delText>
        </w:r>
      </w:del>
      <w:r w:rsidRPr="001C2628">
        <w:rPr>
          <w:rFonts w:ascii="Times New Roman" w:hAnsi="Times New Roman" w:cs="Times New Roman"/>
        </w:rPr>
        <w:t>BP3</w:t>
      </w:r>
      <w:ins w:id="141" w:author="Nickelberry, Marshae" w:date="2026-01-15T19:29:00Z" w16du:dateUtc="2026-01-16T00:29:00Z">
        <w:r w:rsidR="006A3261">
          <w:rPr>
            <w:rFonts w:ascii="Times New Roman" w:hAnsi="Times New Roman" w:cs="Times New Roman"/>
          </w:rPr>
          <w:t xml:space="preserve"> (</w:t>
        </w:r>
      </w:ins>
      <w:del w:id="142" w:author="Nickelberry, Marshae" w:date="2026-01-15T19:29:00Z" w16du:dateUtc="2026-01-16T00:29:00Z">
        <w:r w:rsidRPr="001C2628" w:rsidDel="006A3261">
          <w:rPr>
            <w:rFonts w:ascii="Times New Roman" w:hAnsi="Times New Roman" w:cs="Times New Roman"/>
          </w:rPr>
          <w:delText xml:space="preserve">: </w:delText>
        </w:r>
      </w:del>
      <w:r w:rsidRPr="001C2628">
        <w:rPr>
          <w:rFonts w:ascii="Times New Roman" w:hAnsi="Times New Roman" w:cs="Times New Roman"/>
        </w:rPr>
        <w:t>10.42%</w:t>
      </w:r>
      <w:ins w:id="143" w:author="Nickelberry, Marshae" w:date="2026-01-15T19:29:00Z" w16du:dateUtc="2026-01-16T00:29:00Z">
        <w:r w:rsidR="006A3261">
          <w:rPr>
            <w:rFonts w:ascii="Times New Roman" w:hAnsi="Times New Roman" w:cs="Times New Roman"/>
          </w:rPr>
          <w:t xml:space="preserve">), </w:t>
        </w:r>
      </w:ins>
      <w:del w:id="144" w:author="Nickelberry, Marshae" w:date="2026-01-15T19:29:00Z" w16du:dateUtc="2026-01-16T00:29:00Z">
        <w:r w:rsidRPr="001C2628" w:rsidDel="006A3261">
          <w:rPr>
            <w:rFonts w:ascii="Times New Roman" w:hAnsi="Times New Roman" w:cs="Times New Roman"/>
          </w:rPr>
          <w:delText>;</w:delText>
        </w:r>
      </w:del>
      <w:r w:rsidRPr="001C2628">
        <w:rPr>
          <w:rFonts w:ascii="Times New Roman" w:hAnsi="Times New Roman" w:cs="Times New Roman"/>
        </w:rPr>
        <w:t xml:space="preserve"> TRS</w:t>
      </w:r>
      <w:del w:id="145" w:author="Nickelberry, Marshae" w:date="2026-01-15T19:29:00Z" w16du:dateUtc="2026-01-16T00:29:00Z">
        <w:r w:rsidRPr="001C2628" w:rsidDel="006A3261">
          <w:rPr>
            <w:rFonts w:ascii="Times New Roman" w:hAnsi="Times New Roman" w:cs="Times New Roman"/>
          </w:rPr>
          <w:delText>:</w:delText>
        </w:r>
      </w:del>
      <w:r w:rsidRPr="001C2628">
        <w:rPr>
          <w:rFonts w:ascii="Times New Roman" w:hAnsi="Times New Roman" w:cs="Times New Roman"/>
        </w:rPr>
        <w:t xml:space="preserve"> </w:t>
      </w:r>
      <w:ins w:id="146" w:author="Nickelberry, Marshae" w:date="2026-01-15T19:29:00Z" w16du:dateUtc="2026-01-16T00:29:00Z">
        <w:r w:rsidR="006A3261">
          <w:rPr>
            <w:rFonts w:ascii="Times New Roman" w:hAnsi="Times New Roman" w:cs="Times New Roman"/>
          </w:rPr>
          <w:t>(</w:t>
        </w:r>
      </w:ins>
      <w:r w:rsidRPr="001C2628">
        <w:rPr>
          <w:rFonts w:ascii="Times New Roman" w:hAnsi="Times New Roman" w:cs="Times New Roman"/>
        </w:rPr>
        <w:t>27.84</w:t>
      </w:r>
      <w:commentRangeStart w:id="147"/>
      <w:r w:rsidRPr="001C2628">
        <w:rPr>
          <w:rFonts w:ascii="Times New Roman" w:hAnsi="Times New Roman" w:cs="Times New Roman"/>
        </w:rPr>
        <w:t>%</w:t>
      </w:r>
      <w:ins w:id="148" w:author="Nickelberry, Marshae" w:date="2026-01-15T19:30:00Z" w16du:dateUtc="2026-01-16T00:30:00Z">
        <w:r w:rsidR="006A3261">
          <w:rPr>
            <w:rFonts w:ascii="Times New Roman" w:hAnsi="Times New Roman" w:cs="Times New Roman"/>
          </w:rPr>
          <w:t>)</w:t>
        </w:r>
      </w:ins>
      <w:del w:id="149" w:author="Nickelberry, Marshae" w:date="2026-01-15T19:30:00Z" w16du:dateUtc="2026-01-16T00:30:00Z">
        <w:r w:rsidRPr="001C2628" w:rsidDel="006A3261">
          <w:rPr>
            <w:rFonts w:ascii="Times New Roman" w:hAnsi="Times New Roman" w:cs="Times New Roman"/>
          </w:rPr>
          <w:delText>;</w:delText>
        </w:r>
      </w:del>
      <w:r w:rsidRPr="001C2628">
        <w:rPr>
          <w:rFonts w:ascii="Times New Roman" w:hAnsi="Times New Roman" w:cs="Times New Roman"/>
        </w:rPr>
        <w:t xml:space="preserve"> and PPB</w:t>
      </w:r>
      <w:del w:id="150" w:author="Nickelberry, Marshae" w:date="2026-01-15T19:30:00Z" w16du:dateUtc="2026-01-16T00:30:00Z">
        <w:r w:rsidRPr="001C2628" w:rsidDel="006A3261">
          <w:rPr>
            <w:rFonts w:ascii="Times New Roman" w:hAnsi="Times New Roman" w:cs="Times New Roman"/>
          </w:rPr>
          <w:delText>;</w:delText>
        </w:r>
      </w:del>
      <w:r w:rsidRPr="001C2628">
        <w:rPr>
          <w:rFonts w:ascii="Times New Roman" w:hAnsi="Times New Roman" w:cs="Times New Roman"/>
        </w:rPr>
        <w:t xml:space="preserve"> </w:t>
      </w:r>
      <w:ins w:id="151" w:author="Nickelberry, Marshae" w:date="2026-01-15T19:30:00Z" w16du:dateUtc="2026-01-16T00:30:00Z">
        <w:r w:rsidR="006A3261">
          <w:rPr>
            <w:rFonts w:ascii="Times New Roman" w:hAnsi="Times New Roman" w:cs="Times New Roman"/>
          </w:rPr>
          <w:t>(</w:t>
        </w:r>
      </w:ins>
      <w:r w:rsidRPr="001C2628">
        <w:rPr>
          <w:rFonts w:ascii="Times New Roman" w:hAnsi="Times New Roman" w:cs="Times New Roman"/>
        </w:rPr>
        <w:t>20.60%</w:t>
      </w:r>
      <w:ins w:id="152" w:author="Nickelberry, Marshae" w:date="2026-01-15T19:30:00Z" w16du:dateUtc="2026-01-16T00:30:00Z">
        <w:r w:rsidR="006A3261">
          <w:rPr>
            <w:rFonts w:ascii="Times New Roman" w:hAnsi="Times New Roman" w:cs="Times New Roman"/>
          </w:rPr>
          <w:t>)</w:t>
        </w:r>
      </w:ins>
      <w:del w:id="153" w:author="Nickelberry, Marshae" w:date="2026-01-15T19:30:00Z" w16du:dateUtc="2026-01-16T00:30:00Z">
        <w:r w:rsidRPr="001C2628" w:rsidDel="006A3261">
          <w:rPr>
            <w:rFonts w:ascii="Times New Roman" w:hAnsi="Times New Roman" w:cs="Times New Roman"/>
          </w:rPr>
          <w:delText>,</w:delText>
        </w:r>
      </w:del>
      <w:r w:rsidRPr="001C2628">
        <w:rPr>
          <w:rFonts w:ascii="Times New Roman" w:hAnsi="Times New Roman" w:cs="Times New Roman"/>
        </w:rPr>
        <w:t xml:space="preserve"> </w:t>
      </w:r>
      <w:commentRangeEnd w:id="147"/>
      <w:r w:rsidR="006A3261">
        <w:rPr>
          <w:rStyle w:val="CommentReference"/>
        </w:rPr>
        <w:commentReference w:id="147"/>
      </w:r>
      <w:ins w:id="154" w:author="Nickelberry, Marshae" w:date="2026-01-15T19:30:00Z" w16du:dateUtc="2026-01-16T00:30:00Z">
        <w:r w:rsidR="006A3261">
          <w:rPr>
            <w:rFonts w:ascii="Times New Roman" w:hAnsi="Times New Roman" w:cs="Times New Roman"/>
          </w:rPr>
          <w:t>(</w:t>
        </w:r>
      </w:ins>
      <w:r w:rsidRPr="001C2628">
        <w:rPr>
          <w:rFonts w:ascii="Times New Roman" w:hAnsi="Times New Roman" w:cs="Times New Roman"/>
        </w:rPr>
        <w:t xml:space="preserve">Supplemental Table 1).  </w:t>
      </w:r>
      <w:ins w:id="155" w:author="Nickelberry, Marshae" w:date="2026-01-15T19:54:00Z" w16du:dateUtc="2026-01-16T00:54:00Z">
        <w:r w:rsidR="007104E9">
          <w:rPr>
            <w:rFonts w:ascii="Times New Roman" w:hAnsi="Times New Roman" w:cs="Times New Roman"/>
          </w:rPr>
          <w:t>Reduced food security was generally associated with negative percent differences for r</w:t>
        </w:r>
      </w:ins>
      <w:ins w:id="156" w:author="Nickelberry, Marshae" w:date="2026-01-15T19:53:00Z" w16du:dateUtc="2026-01-16T00:53:00Z">
        <w:r w:rsidR="007104E9">
          <w:rPr>
            <w:rFonts w:ascii="Times New Roman" w:hAnsi="Times New Roman" w:cs="Times New Roman"/>
          </w:rPr>
          <w:t>emaining</w:t>
        </w:r>
      </w:ins>
      <w:ins w:id="157" w:author="Nickelberry, Marshae" w:date="2026-01-15T19:30:00Z" w16du:dateUtc="2026-01-16T00:30:00Z">
        <w:r w:rsidR="006A3261">
          <w:rPr>
            <w:rFonts w:ascii="Times New Roman" w:hAnsi="Times New Roman" w:cs="Times New Roman"/>
          </w:rPr>
          <w:t xml:space="preserve"> co</w:t>
        </w:r>
      </w:ins>
      <w:ins w:id="158" w:author="Nickelberry, Marshae" w:date="2026-01-15T19:31:00Z" w16du:dateUtc="2026-01-16T00:31:00Z">
        <w:r w:rsidR="006A3261">
          <w:rPr>
            <w:rFonts w:ascii="Times New Roman" w:hAnsi="Times New Roman" w:cs="Times New Roman"/>
          </w:rPr>
          <w:t xml:space="preserve">mpared to high food secure levels. </w:t>
        </w:r>
      </w:ins>
    </w:p>
    <w:p w14:paraId="24FD6174" w14:textId="0200C8E7" w:rsidR="006A3261" w:rsidDel="00EB2C3B" w:rsidRDefault="000B66BD">
      <w:pPr>
        <w:ind w:firstLine="720"/>
        <w:rPr>
          <w:del w:id="159" w:author="Nickelberry, Marshae" w:date="2026-01-15T19:43:00Z" w16du:dateUtc="2026-01-16T00:43:00Z"/>
          <w:rFonts w:ascii="Times New Roman" w:hAnsi="Times New Roman" w:cs="Times New Roman"/>
          <w:color w:val="000000" w:themeColor="text1"/>
        </w:rPr>
      </w:pPr>
      <w:del w:id="160" w:author="Nickelberry, Marshae" w:date="2026-01-15T19:33:00Z" w16du:dateUtc="2026-01-16T00:33:00Z">
        <w:r w:rsidRPr="001C2628" w:rsidDel="006A3261">
          <w:rPr>
            <w:rFonts w:ascii="Times New Roman" w:hAnsi="Times New Roman" w:cs="Times New Roman"/>
            <w:color w:val="000000" w:themeColor="text1"/>
          </w:rPr>
          <w:delText xml:space="preserve">We </w:delText>
        </w:r>
      </w:del>
      <w:ins w:id="161" w:author="Nickelberry, Marshae" w:date="2026-01-15T19:33:00Z" w16du:dateUtc="2026-01-16T00:33:00Z">
        <w:r w:rsidR="006A3261">
          <w:rPr>
            <w:rFonts w:ascii="Times New Roman" w:hAnsi="Times New Roman" w:cs="Times New Roman"/>
            <w:color w:val="000000" w:themeColor="text1"/>
          </w:rPr>
          <w:t xml:space="preserve">In adjusted analysis,  </w:t>
        </w:r>
      </w:ins>
      <w:commentRangeStart w:id="162"/>
      <w:del w:id="163" w:author="Nickelberry, Marshae" w:date="2026-01-15T19:33:00Z" w16du:dateUtc="2026-01-16T00:33:00Z">
        <w:r w:rsidRPr="001C2628" w:rsidDel="006A3261">
          <w:rPr>
            <w:rFonts w:ascii="Times New Roman" w:hAnsi="Times New Roman" w:cs="Times New Roman"/>
            <w:color w:val="000000" w:themeColor="text1"/>
          </w:rPr>
          <w:delText>assessed the association between urinary phenol metabolite concentrations and food security, reporting adjusted percent differences (% difference) and 95% confidence intervals (95% CIs).</w:delText>
        </w:r>
      </w:del>
      <w:ins w:id="164" w:author="Nickelberry, Marshae" w:date="2026-01-15T19:34:00Z" w16du:dateUtc="2026-01-16T00:34:00Z">
        <w:r w:rsidR="006A3261">
          <w:rPr>
            <w:rFonts w:ascii="Times New Roman" w:hAnsi="Times New Roman" w:cs="Times New Roman"/>
            <w:color w:val="000000" w:themeColor="text1"/>
          </w:rPr>
          <w:t>several of these trends did not persist</w:t>
        </w:r>
      </w:ins>
      <w:ins w:id="165" w:author="Nickelberry, Marshae" w:date="2026-01-15T19:54:00Z" w16du:dateUtc="2026-01-16T00:54:00Z">
        <w:r w:rsidR="007104E9">
          <w:rPr>
            <w:rFonts w:ascii="Times New Roman" w:hAnsi="Times New Roman" w:cs="Times New Roman"/>
            <w:color w:val="000000" w:themeColor="text1"/>
          </w:rPr>
          <w:t xml:space="preserve"> and</w:t>
        </w:r>
      </w:ins>
      <w:ins w:id="166" w:author="Nickelberry, Marshae" w:date="2026-01-15T19:34:00Z" w16du:dateUtc="2026-01-16T00:34:00Z">
        <w:r w:rsidR="006A3261">
          <w:rPr>
            <w:rFonts w:ascii="Times New Roman" w:hAnsi="Times New Roman" w:cs="Times New Roman"/>
            <w:color w:val="000000" w:themeColor="text1"/>
          </w:rPr>
          <w:t xml:space="preserve"> </w:t>
        </w:r>
      </w:ins>
      <w:del w:id="167" w:author="Nickelberry, Marshae" w:date="2026-01-15T19:33:00Z" w16du:dateUtc="2026-01-16T00:33:00Z">
        <w:r w:rsidRPr="001C2628" w:rsidDel="006A3261">
          <w:rPr>
            <w:rFonts w:ascii="Times New Roman" w:hAnsi="Times New Roman" w:cs="Times New Roman"/>
            <w:color w:val="000000" w:themeColor="text1"/>
          </w:rPr>
          <w:delText xml:space="preserve"> </w:delText>
        </w:r>
      </w:del>
      <w:del w:id="168" w:author="Nickelberry, Marshae" w:date="2026-01-15T19:34:00Z" w16du:dateUtc="2026-01-16T00:34:00Z">
        <w:r w:rsidRPr="001C2628" w:rsidDel="006A3261">
          <w:rPr>
            <w:rFonts w:ascii="Times New Roman" w:hAnsi="Times New Roman" w:cs="Times New Roman"/>
            <w:color w:val="000000" w:themeColor="text1"/>
          </w:rPr>
          <w:delText>In</w:delText>
        </w:r>
        <w:commentRangeEnd w:id="162"/>
        <w:r w:rsidR="006A3261" w:rsidDel="006A3261">
          <w:rPr>
            <w:rStyle w:val="CommentReference"/>
          </w:rPr>
          <w:commentReference w:id="162"/>
        </w:r>
        <w:r w:rsidRPr="001C2628" w:rsidDel="006A3261">
          <w:rPr>
            <w:rFonts w:ascii="Times New Roman" w:hAnsi="Times New Roman" w:cs="Times New Roman"/>
            <w:color w:val="000000" w:themeColor="text1"/>
          </w:rPr>
          <w:delText xml:space="preserve"> fully adjusted analysis, </w:delText>
        </w:r>
      </w:del>
      <w:r w:rsidRPr="001C2628">
        <w:rPr>
          <w:rFonts w:ascii="Times New Roman" w:hAnsi="Times New Roman" w:cs="Times New Roman"/>
          <w:color w:val="000000" w:themeColor="text1"/>
        </w:rPr>
        <w:t xml:space="preserve">food security was negatively associated with most urinary phenols </w:t>
      </w:r>
      <w:del w:id="169" w:author="Nickelberry, Marshae" w:date="2026-01-15T19:34:00Z" w16du:dateUtc="2026-01-16T00:34:00Z">
        <w:r w:rsidRPr="001C2628" w:rsidDel="006A3261">
          <w:rPr>
            <w:rFonts w:ascii="Times New Roman" w:hAnsi="Times New Roman" w:cs="Times New Roman"/>
            <w:color w:val="000000" w:themeColor="text1"/>
          </w:rPr>
          <w:delText>such that</w:delText>
        </w:r>
      </w:del>
      <w:ins w:id="170" w:author="Nickelberry, Marshae" w:date="2026-01-15T19:34:00Z" w16du:dateUtc="2026-01-16T00:34:00Z">
        <w:r w:rsidR="006A3261">
          <w:rPr>
            <w:rFonts w:ascii="Times New Roman" w:hAnsi="Times New Roman" w:cs="Times New Roman"/>
            <w:color w:val="000000" w:themeColor="text1"/>
          </w:rPr>
          <w:t xml:space="preserve">indicating </w:t>
        </w:r>
      </w:ins>
      <w:del w:id="171" w:author="Nickelberry, Marshae" w:date="2026-01-15T19:55:00Z" w16du:dateUtc="2026-01-16T00:55:00Z">
        <w:r w:rsidRPr="001C2628" w:rsidDel="007104E9">
          <w:rPr>
            <w:rFonts w:ascii="Times New Roman" w:hAnsi="Times New Roman" w:cs="Times New Roman"/>
            <w:color w:val="000000" w:themeColor="text1"/>
          </w:rPr>
          <w:delText xml:space="preserve"> </w:delText>
        </w:r>
      </w:del>
      <w:del w:id="172" w:author="Nickelberry, Marshae" w:date="2026-01-15T19:34:00Z" w16du:dateUtc="2026-01-16T00:34:00Z">
        <w:r w:rsidRPr="001C2628" w:rsidDel="006A3261">
          <w:rPr>
            <w:rFonts w:ascii="Times New Roman" w:hAnsi="Times New Roman" w:cs="Times New Roman"/>
            <w:color w:val="000000" w:themeColor="text1"/>
          </w:rPr>
          <w:delText xml:space="preserve">decreasing </w:delText>
        </w:r>
      </w:del>
      <w:ins w:id="173" w:author="Nickelberry, Marshae" w:date="2026-01-15T19:34:00Z" w16du:dateUtc="2026-01-16T00:34:00Z">
        <w:r w:rsidR="006A3261">
          <w:rPr>
            <w:rFonts w:ascii="Times New Roman" w:hAnsi="Times New Roman" w:cs="Times New Roman"/>
            <w:color w:val="000000" w:themeColor="text1"/>
          </w:rPr>
          <w:t>reduced</w:t>
        </w:r>
        <w:r w:rsidR="006A3261" w:rsidRPr="001C2628">
          <w:rPr>
            <w:rFonts w:ascii="Times New Roman" w:hAnsi="Times New Roman" w:cs="Times New Roman"/>
            <w:color w:val="000000" w:themeColor="text1"/>
          </w:rPr>
          <w:t xml:space="preserve"> </w:t>
        </w:r>
      </w:ins>
      <w:r w:rsidRPr="001C2628">
        <w:rPr>
          <w:rFonts w:ascii="Times New Roman" w:hAnsi="Times New Roman" w:cs="Times New Roman"/>
          <w:color w:val="000000" w:themeColor="text1"/>
        </w:rPr>
        <w:t>food security was associated with lower metabolite levels</w:t>
      </w:r>
      <w:ins w:id="174" w:author="Nickelberry, Marshae" w:date="2026-01-15T19:34:00Z" w16du:dateUtc="2026-01-16T00:34:00Z">
        <w:r w:rsidR="006A3261">
          <w:rPr>
            <w:rFonts w:ascii="Times New Roman" w:hAnsi="Times New Roman" w:cs="Times New Roman"/>
            <w:color w:val="000000" w:themeColor="text1"/>
          </w:rPr>
          <w:t xml:space="preserve"> compared to high food secure individuals</w:t>
        </w:r>
      </w:ins>
      <w:r w:rsidRPr="001C2628">
        <w:rPr>
          <w:rFonts w:ascii="Times New Roman" w:hAnsi="Times New Roman" w:cs="Times New Roman"/>
          <w:color w:val="000000" w:themeColor="text1"/>
        </w:rPr>
        <w:t xml:space="preserve">. </w:t>
      </w:r>
      <w:commentRangeStart w:id="175"/>
      <w:r w:rsidRPr="00EB2C3B">
        <w:rPr>
          <w:rFonts w:ascii="Times New Roman" w:hAnsi="Times New Roman" w:cs="Times New Roman"/>
          <w:strike/>
          <w:color w:val="000000" w:themeColor="text1"/>
          <w:rPrChange w:id="176" w:author="Nickelberry, Marshae" w:date="2026-01-15T19:41:00Z" w16du:dateUtc="2026-01-16T00:41:00Z">
            <w:rPr>
              <w:rFonts w:ascii="Times New Roman" w:hAnsi="Times New Roman" w:cs="Times New Roman"/>
              <w:color w:val="000000" w:themeColor="text1"/>
            </w:rPr>
          </w:rPrChange>
        </w:rPr>
        <w:t>For BP3,</w:t>
      </w:r>
      <w:ins w:id="177" w:author="Nickelberry, Marshae" w:date="2026-01-15T19:38:00Z" w16du:dateUtc="2026-01-16T00:38:00Z">
        <w:r w:rsidR="00EB2C3B" w:rsidRPr="00EB2C3B">
          <w:rPr>
            <w:rFonts w:ascii="Times New Roman" w:hAnsi="Times New Roman" w:cs="Times New Roman"/>
            <w:strike/>
            <w:color w:val="000000" w:themeColor="text1"/>
            <w:rPrChange w:id="178" w:author="Nickelberry, Marshae" w:date="2026-01-15T19:41:00Z" w16du:dateUtc="2026-01-16T00:41:00Z">
              <w:rPr>
                <w:rFonts w:ascii="Times New Roman" w:hAnsi="Times New Roman" w:cs="Times New Roman"/>
                <w:color w:val="000000" w:themeColor="text1"/>
              </w:rPr>
            </w:rPrChange>
          </w:rPr>
          <w:t xml:space="preserve"> </w:t>
        </w:r>
      </w:ins>
      <w:ins w:id="179" w:author="Nickelberry, Marshae" w:date="2026-01-15T19:39:00Z" w16du:dateUtc="2026-01-16T00:39:00Z">
        <w:r w:rsidR="00EB2C3B" w:rsidRPr="00EB2C3B">
          <w:rPr>
            <w:rFonts w:ascii="Times New Roman" w:hAnsi="Times New Roman" w:cs="Times New Roman"/>
            <w:strike/>
            <w:color w:val="000000" w:themeColor="text1"/>
            <w:rPrChange w:id="180" w:author="Nickelberry, Marshae" w:date="2026-01-15T19:41:00Z" w16du:dateUtc="2026-01-16T00:41:00Z">
              <w:rPr>
                <w:rFonts w:ascii="Times New Roman" w:hAnsi="Times New Roman" w:cs="Times New Roman"/>
                <w:color w:val="000000" w:themeColor="text1"/>
              </w:rPr>
            </w:rPrChange>
          </w:rPr>
          <w:t xml:space="preserve">monotonic decreases were observed across marginal, </w:t>
        </w:r>
      </w:ins>
      <w:r w:rsidRPr="00EB2C3B">
        <w:rPr>
          <w:rFonts w:ascii="Times New Roman" w:hAnsi="Times New Roman" w:cs="Times New Roman"/>
          <w:strike/>
          <w:color w:val="000000" w:themeColor="text1"/>
          <w:rPrChange w:id="181" w:author="Nickelberry, Marshae" w:date="2026-01-15T19:41:00Z" w16du:dateUtc="2026-01-16T00:41:00Z">
            <w:rPr>
              <w:rFonts w:ascii="Times New Roman" w:hAnsi="Times New Roman" w:cs="Times New Roman"/>
              <w:color w:val="000000" w:themeColor="text1"/>
            </w:rPr>
          </w:rPrChange>
        </w:rPr>
        <w:t xml:space="preserve"> all estimates for food security levels were well below the high-food security reference and fairly similar, indicating substantially lower concentrations among marginal </w:t>
      </w:r>
      <w:r w:rsidRPr="00EB2C3B">
        <w:rPr>
          <w:rFonts w:ascii="Times New Roman" w:eastAsia="Times New Roman" w:hAnsi="Times New Roman" w:cs="Times New Roman"/>
          <w:strike/>
          <w:color w:val="000000" w:themeColor="text1"/>
          <w:rPrChange w:id="182" w:author="Nickelberry, Marshae" w:date="2026-01-15T19:41:00Z" w16du:dateUtc="2026-01-16T00:41:00Z">
            <w:rPr>
              <w:rFonts w:ascii="Times New Roman" w:eastAsia="Times New Roman" w:hAnsi="Times New Roman" w:cs="Times New Roman"/>
              <w:color w:val="000000" w:themeColor="text1"/>
            </w:rPr>
          </w:rPrChange>
        </w:rPr>
        <w:t>(-19.82%, [95% CI: -31.68%, 5.91%])</w:t>
      </w:r>
      <w:r w:rsidRPr="00EB2C3B">
        <w:rPr>
          <w:rFonts w:ascii="Times New Roman" w:hAnsi="Times New Roman" w:cs="Times New Roman"/>
          <w:strike/>
          <w:color w:val="000000" w:themeColor="text1"/>
          <w:rPrChange w:id="183" w:author="Nickelberry, Marshae" w:date="2026-01-15T19:41:00Z" w16du:dateUtc="2026-01-16T00:41:00Z">
            <w:rPr>
              <w:rFonts w:ascii="Times New Roman" w:hAnsi="Times New Roman" w:cs="Times New Roman"/>
              <w:color w:val="000000" w:themeColor="text1"/>
            </w:rPr>
          </w:rPrChange>
        </w:rPr>
        <w:t xml:space="preserve">, low </w:t>
      </w:r>
      <w:r w:rsidRPr="00EB2C3B">
        <w:rPr>
          <w:rFonts w:ascii="Times New Roman" w:eastAsia="Times New Roman" w:hAnsi="Times New Roman" w:cs="Times New Roman"/>
          <w:strike/>
          <w:color w:val="000000" w:themeColor="text1"/>
          <w:rPrChange w:id="184" w:author="Nickelberry, Marshae" w:date="2026-01-15T19:41:00Z" w16du:dateUtc="2026-01-16T00:41:00Z">
            <w:rPr>
              <w:rFonts w:ascii="Times New Roman" w:eastAsia="Times New Roman" w:hAnsi="Times New Roman" w:cs="Times New Roman"/>
              <w:color w:val="000000" w:themeColor="text1"/>
            </w:rPr>
          </w:rPrChange>
        </w:rPr>
        <w:t>(-17.40%, [95% CI: -29.05%, -3.84%])</w:t>
      </w:r>
      <w:r w:rsidRPr="00EB2C3B">
        <w:rPr>
          <w:rFonts w:ascii="Times New Roman" w:hAnsi="Times New Roman" w:cs="Times New Roman"/>
          <w:strike/>
          <w:color w:val="000000" w:themeColor="text1"/>
          <w:rPrChange w:id="185" w:author="Nickelberry, Marshae" w:date="2026-01-15T19:41:00Z" w16du:dateUtc="2026-01-16T00:41:00Z">
            <w:rPr>
              <w:rFonts w:ascii="Times New Roman" w:hAnsi="Times New Roman" w:cs="Times New Roman"/>
              <w:color w:val="000000" w:themeColor="text1"/>
            </w:rPr>
          </w:rPrChange>
        </w:rPr>
        <w:t>, very low</w:t>
      </w:r>
      <w:r w:rsidRPr="00EB2C3B">
        <w:rPr>
          <w:rFonts w:ascii="Times New Roman" w:eastAsia="Times New Roman" w:hAnsi="Times New Roman" w:cs="Times New Roman"/>
          <w:strike/>
          <w:color w:val="000000" w:themeColor="text1"/>
          <w:rPrChange w:id="186" w:author="Nickelberry, Marshae" w:date="2026-01-15T19:41:00Z" w16du:dateUtc="2026-01-16T00:41:00Z">
            <w:rPr>
              <w:rFonts w:ascii="Times New Roman" w:eastAsia="Times New Roman" w:hAnsi="Times New Roman" w:cs="Times New Roman"/>
              <w:color w:val="000000" w:themeColor="text1"/>
            </w:rPr>
          </w:rPrChange>
        </w:rPr>
        <w:t xml:space="preserve"> (-19.55%, [95% CI: 35.27%, 0.02%]) food security participants.</w:t>
      </w:r>
      <w:r w:rsidRPr="001C2628">
        <w:rPr>
          <w:rFonts w:ascii="Times New Roman" w:eastAsia="Times New Roman" w:hAnsi="Times New Roman" w:cs="Times New Roman"/>
          <w:color w:val="000000" w:themeColor="text1"/>
        </w:rPr>
        <w:t xml:space="preserve"> </w:t>
      </w:r>
      <w:r w:rsidRPr="001C2628">
        <w:rPr>
          <w:rFonts w:ascii="Times New Roman" w:hAnsi="Times New Roman" w:cs="Times New Roman"/>
          <w:color w:val="000000" w:themeColor="text1"/>
        </w:rPr>
        <w:t xml:space="preserve"> </w:t>
      </w:r>
      <w:commentRangeEnd w:id="175"/>
      <w:ins w:id="187" w:author="Nickelberry, Marshae" w:date="2026-01-15T19:35:00Z" w16du:dateUtc="2026-01-16T00:35:00Z">
        <w:r w:rsidR="006A3261">
          <w:rPr>
            <w:rFonts w:ascii="Times New Roman" w:hAnsi="Times New Roman" w:cs="Times New Roman"/>
            <w:color w:val="000000" w:themeColor="text1"/>
          </w:rPr>
          <w:t>B</w:t>
        </w:r>
      </w:ins>
      <w:ins w:id="188" w:author="Nickelberry, Marshae" w:date="2026-01-15T19:40:00Z" w16du:dateUtc="2026-01-16T00:40:00Z">
        <w:r w:rsidR="00EB2C3B">
          <w:rPr>
            <w:rFonts w:ascii="Times New Roman" w:hAnsi="Times New Roman" w:cs="Times New Roman"/>
            <w:color w:val="000000" w:themeColor="text1"/>
          </w:rPr>
          <w:t>enzophenone-3</w:t>
        </w:r>
      </w:ins>
      <w:ins w:id="189" w:author="Nickelberry, Marshae" w:date="2026-01-15T19:41:00Z" w16du:dateUtc="2026-01-16T00:41:00Z">
        <w:r w:rsidR="00EB2C3B">
          <w:rPr>
            <w:rFonts w:ascii="Times New Roman" w:hAnsi="Times New Roman" w:cs="Times New Roman"/>
            <w:color w:val="000000" w:themeColor="text1"/>
          </w:rPr>
          <w:t xml:space="preserve"> (BP3)</w:t>
        </w:r>
      </w:ins>
      <w:ins w:id="190" w:author="Nickelberry, Marshae" w:date="2026-01-15T19:40:00Z" w16du:dateUtc="2026-01-16T00:40:00Z">
        <w:r w:rsidR="00EB2C3B">
          <w:rPr>
            <w:rFonts w:ascii="Times New Roman" w:hAnsi="Times New Roman" w:cs="Times New Roman"/>
            <w:color w:val="000000" w:themeColor="text1"/>
          </w:rPr>
          <w:t xml:space="preserve"> levels</w:t>
        </w:r>
      </w:ins>
      <w:ins w:id="191" w:author="Nickelberry, Marshae" w:date="2026-01-15T19:35:00Z" w16du:dateUtc="2026-01-16T00:35:00Z">
        <w:r w:rsidR="006A3261">
          <w:rPr>
            <w:rFonts w:ascii="Times New Roman" w:hAnsi="Times New Roman" w:cs="Times New Roman"/>
            <w:color w:val="000000" w:themeColor="text1"/>
          </w:rPr>
          <w:t xml:space="preserve"> </w:t>
        </w:r>
      </w:ins>
      <w:ins w:id="192" w:author="Nickelberry, Marshae" w:date="2026-01-15T19:42:00Z" w16du:dateUtc="2026-01-16T00:42:00Z">
        <w:r w:rsidR="00EB2C3B">
          <w:rPr>
            <w:rFonts w:ascii="Times New Roman" w:hAnsi="Times New Roman" w:cs="Times New Roman"/>
            <w:color w:val="000000" w:themeColor="text1"/>
          </w:rPr>
          <w:t>were lower among individuals with</w:t>
        </w:r>
      </w:ins>
      <w:ins w:id="193" w:author="Nickelberry, Marshae" w:date="2026-01-15T19:39:00Z" w16du:dateUtc="2026-01-16T00:39:00Z">
        <w:r w:rsidR="00EB2C3B">
          <w:rPr>
            <w:rFonts w:ascii="Times New Roman" w:hAnsi="Times New Roman" w:cs="Times New Roman"/>
            <w:color w:val="000000" w:themeColor="text1"/>
          </w:rPr>
          <w:t xml:space="preserve"> </w:t>
        </w:r>
      </w:ins>
      <w:ins w:id="194" w:author="Nickelberry, Marshae" w:date="2026-01-15T19:40:00Z" w16du:dateUtc="2026-01-16T00:40:00Z">
        <w:r w:rsidR="00EB2C3B" w:rsidRPr="001C2628">
          <w:rPr>
            <w:rFonts w:ascii="Times New Roman" w:hAnsi="Times New Roman" w:cs="Times New Roman"/>
            <w:color w:val="000000" w:themeColor="text1"/>
          </w:rPr>
          <w:t xml:space="preserve">marginal </w:t>
        </w:r>
        <w:r w:rsidR="00EB2C3B" w:rsidRPr="001C2628">
          <w:rPr>
            <w:rFonts w:ascii="Times New Roman" w:eastAsia="Times New Roman" w:hAnsi="Times New Roman" w:cs="Times New Roman"/>
            <w:color w:val="000000" w:themeColor="text1"/>
          </w:rPr>
          <w:t xml:space="preserve">(-19.8% </w:t>
        </w:r>
      </w:ins>
      <w:ins w:id="195" w:author="Nickelberry, Marshae" w:date="2026-01-15T19:41:00Z" w16du:dateUtc="2026-01-16T00:41:00Z">
        <w:r w:rsidR="00EB2C3B">
          <w:rPr>
            <w:rFonts w:ascii="Times New Roman" w:eastAsia="Times New Roman" w:hAnsi="Times New Roman" w:cs="Times New Roman"/>
            <w:color w:val="000000" w:themeColor="text1"/>
          </w:rPr>
          <w:t>[</w:t>
        </w:r>
      </w:ins>
      <w:ins w:id="196" w:author="Nickelberry, Marshae" w:date="2026-01-15T19:40:00Z" w16du:dateUtc="2026-01-16T00:40:00Z">
        <w:r w:rsidR="00EB2C3B" w:rsidRPr="001C2628">
          <w:rPr>
            <w:rFonts w:ascii="Times New Roman" w:eastAsia="Times New Roman" w:hAnsi="Times New Roman" w:cs="Times New Roman"/>
            <w:color w:val="000000" w:themeColor="text1"/>
          </w:rPr>
          <w:t>95% CI: -31.</w:t>
        </w:r>
        <w:r w:rsidR="00EB2C3B">
          <w:rPr>
            <w:rFonts w:ascii="Times New Roman" w:eastAsia="Times New Roman" w:hAnsi="Times New Roman" w:cs="Times New Roman"/>
            <w:color w:val="000000" w:themeColor="text1"/>
          </w:rPr>
          <w:t>7</w:t>
        </w:r>
        <w:r w:rsidR="00EB2C3B" w:rsidRPr="001C2628">
          <w:rPr>
            <w:rFonts w:ascii="Times New Roman" w:eastAsia="Times New Roman" w:hAnsi="Times New Roman" w:cs="Times New Roman"/>
            <w:color w:val="000000" w:themeColor="text1"/>
          </w:rPr>
          <w:t>%</w:t>
        </w:r>
      </w:ins>
      <w:ins w:id="197" w:author="Nickelberry, Marshae" w:date="2026-01-15T19:41:00Z" w16du:dateUtc="2026-01-16T00:41:00Z">
        <w:r w:rsidR="00EB2C3B">
          <w:rPr>
            <w:rFonts w:ascii="Times New Roman" w:eastAsia="Times New Roman" w:hAnsi="Times New Roman" w:cs="Times New Roman"/>
            <w:color w:val="000000" w:themeColor="text1"/>
          </w:rPr>
          <w:t>, 5</w:t>
        </w:r>
      </w:ins>
      <w:ins w:id="198" w:author="Nickelberry, Marshae" w:date="2026-01-15T19:40:00Z" w16du:dateUtc="2026-01-16T00:40:00Z">
        <w:r w:rsidR="00EB2C3B" w:rsidRPr="001C2628">
          <w:rPr>
            <w:rFonts w:ascii="Times New Roman" w:eastAsia="Times New Roman" w:hAnsi="Times New Roman" w:cs="Times New Roman"/>
            <w:color w:val="000000" w:themeColor="text1"/>
          </w:rPr>
          <w:t>.9%])</w:t>
        </w:r>
        <w:r w:rsidR="00EB2C3B" w:rsidRPr="001C2628">
          <w:rPr>
            <w:rFonts w:ascii="Times New Roman" w:hAnsi="Times New Roman" w:cs="Times New Roman"/>
            <w:color w:val="000000" w:themeColor="text1"/>
          </w:rPr>
          <w:t xml:space="preserve">, low </w:t>
        </w:r>
        <w:r w:rsidR="00EB2C3B" w:rsidRPr="001C2628">
          <w:rPr>
            <w:rFonts w:ascii="Times New Roman" w:eastAsia="Times New Roman" w:hAnsi="Times New Roman" w:cs="Times New Roman"/>
            <w:color w:val="000000" w:themeColor="text1"/>
          </w:rPr>
          <w:t>(-17.4%</w:t>
        </w:r>
        <w:r w:rsidR="00EB2C3B">
          <w:rPr>
            <w:rFonts w:ascii="Times New Roman" w:eastAsia="Times New Roman" w:hAnsi="Times New Roman" w:cs="Times New Roman"/>
            <w:color w:val="000000" w:themeColor="text1"/>
          </w:rPr>
          <w:t xml:space="preserve"> </w:t>
        </w:r>
        <w:r w:rsidR="00EB2C3B" w:rsidRPr="001C2628">
          <w:rPr>
            <w:rFonts w:ascii="Times New Roman" w:eastAsia="Times New Roman" w:hAnsi="Times New Roman" w:cs="Times New Roman"/>
            <w:color w:val="000000" w:themeColor="text1"/>
          </w:rPr>
          <w:t>[95% CI: -29.</w:t>
        </w:r>
      </w:ins>
      <w:ins w:id="199" w:author="Nickelberry, Marshae" w:date="2026-01-15T19:41:00Z" w16du:dateUtc="2026-01-16T00:41:00Z">
        <w:r w:rsidR="00EB2C3B">
          <w:rPr>
            <w:rFonts w:ascii="Times New Roman" w:eastAsia="Times New Roman" w:hAnsi="Times New Roman" w:cs="Times New Roman"/>
            <w:color w:val="000000" w:themeColor="text1"/>
          </w:rPr>
          <w:t>1</w:t>
        </w:r>
      </w:ins>
      <w:ins w:id="200" w:author="Nickelberry, Marshae" w:date="2026-01-15T19:40:00Z" w16du:dateUtc="2026-01-16T00:40:00Z">
        <w:r w:rsidR="00EB2C3B" w:rsidRPr="001C2628">
          <w:rPr>
            <w:rFonts w:ascii="Times New Roman" w:eastAsia="Times New Roman" w:hAnsi="Times New Roman" w:cs="Times New Roman"/>
            <w:color w:val="000000" w:themeColor="text1"/>
          </w:rPr>
          <w:t>%, -3.8%])</w:t>
        </w:r>
        <w:r w:rsidR="00EB2C3B" w:rsidRPr="001C2628">
          <w:rPr>
            <w:rFonts w:ascii="Times New Roman" w:hAnsi="Times New Roman" w:cs="Times New Roman"/>
            <w:color w:val="000000" w:themeColor="text1"/>
          </w:rPr>
          <w:t xml:space="preserve">, </w:t>
        </w:r>
      </w:ins>
      <w:ins w:id="201" w:author="Nickelberry, Marshae" w:date="2026-01-15T19:41:00Z" w16du:dateUtc="2026-01-16T00:41:00Z">
        <w:r w:rsidR="00EB2C3B">
          <w:rPr>
            <w:rFonts w:ascii="Times New Roman" w:hAnsi="Times New Roman" w:cs="Times New Roman"/>
            <w:color w:val="000000" w:themeColor="text1"/>
          </w:rPr>
          <w:t xml:space="preserve">and </w:t>
        </w:r>
      </w:ins>
      <w:ins w:id="202" w:author="Nickelberry, Marshae" w:date="2026-01-15T19:40:00Z" w16du:dateUtc="2026-01-16T00:40:00Z">
        <w:r w:rsidR="00EB2C3B" w:rsidRPr="001C2628">
          <w:rPr>
            <w:rFonts w:ascii="Times New Roman" w:hAnsi="Times New Roman" w:cs="Times New Roman"/>
            <w:color w:val="000000" w:themeColor="text1"/>
          </w:rPr>
          <w:t>very low</w:t>
        </w:r>
        <w:r w:rsidR="00EB2C3B" w:rsidRPr="001C2628">
          <w:rPr>
            <w:rFonts w:ascii="Times New Roman" w:eastAsia="Times New Roman" w:hAnsi="Times New Roman" w:cs="Times New Roman"/>
            <w:color w:val="000000" w:themeColor="text1"/>
          </w:rPr>
          <w:t xml:space="preserve"> (-19.</w:t>
        </w:r>
      </w:ins>
      <w:ins w:id="203" w:author="Nickelberry, Marshae" w:date="2026-01-15T19:41:00Z" w16du:dateUtc="2026-01-16T00:41:00Z">
        <w:r w:rsidR="00EB2C3B">
          <w:rPr>
            <w:rFonts w:ascii="Times New Roman" w:eastAsia="Times New Roman" w:hAnsi="Times New Roman" w:cs="Times New Roman"/>
            <w:color w:val="000000" w:themeColor="text1"/>
          </w:rPr>
          <w:t>6</w:t>
        </w:r>
      </w:ins>
      <w:ins w:id="204" w:author="Nickelberry, Marshae" w:date="2026-01-15T19:40:00Z" w16du:dateUtc="2026-01-16T00:40:00Z">
        <w:r w:rsidR="00EB2C3B" w:rsidRPr="001C2628">
          <w:rPr>
            <w:rFonts w:ascii="Times New Roman" w:eastAsia="Times New Roman" w:hAnsi="Times New Roman" w:cs="Times New Roman"/>
            <w:color w:val="000000" w:themeColor="text1"/>
          </w:rPr>
          <w:t>%[95% CI: 35.</w:t>
        </w:r>
      </w:ins>
      <w:ins w:id="205" w:author="Nickelberry, Marshae" w:date="2026-01-15T19:41:00Z" w16du:dateUtc="2026-01-16T00:41:00Z">
        <w:r w:rsidR="00EB2C3B">
          <w:rPr>
            <w:rFonts w:ascii="Times New Roman" w:eastAsia="Times New Roman" w:hAnsi="Times New Roman" w:cs="Times New Roman"/>
            <w:color w:val="000000" w:themeColor="text1"/>
          </w:rPr>
          <w:t>3</w:t>
        </w:r>
      </w:ins>
      <w:ins w:id="206" w:author="Nickelberry, Marshae" w:date="2026-01-15T19:40:00Z" w16du:dateUtc="2026-01-16T00:40:00Z">
        <w:r w:rsidR="00EB2C3B" w:rsidRPr="001C2628">
          <w:rPr>
            <w:rFonts w:ascii="Times New Roman" w:eastAsia="Times New Roman" w:hAnsi="Times New Roman" w:cs="Times New Roman"/>
            <w:color w:val="000000" w:themeColor="text1"/>
          </w:rPr>
          <w:t xml:space="preserve">%, 0.02%]) </w:t>
        </w:r>
        <w:r w:rsidR="00EB2C3B">
          <w:rPr>
            <w:rFonts w:ascii="Times New Roman" w:eastAsia="Times New Roman" w:hAnsi="Times New Roman" w:cs="Times New Roman"/>
            <w:color w:val="000000" w:themeColor="text1"/>
          </w:rPr>
          <w:t xml:space="preserve">food </w:t>
        </w:r>
        <w:r w:rsidR="00EB2C3B">
          <w:rPr>
            <w:rFonts w:ascii="Times New Roman" w:hAnsi="Times New Roman" w:cs="Times New Roman"/>
            <w:color w:val="000000" w:themeColor="text1"/>
          </w:rPr>
          <w:t>security groups compared to participants with high food security</w:t>
        </w:r>
        <w:commentRangeStart w:id="207"/>
        <w:r w:rsidR="00EB2C3B">
          <w:rPr>
            <w:rFonts w:ascii="Times New Roman" w:hAnsi="Times New Roman" w:cs="Times New Roman"/>
            <w:color w:val="000000" w:themeColor="text1"/>
          </w:rPr>
          <w:t>.</w:t>
        </w:r>
      </w:ins>
      <w:del w:id="208" w:author="Nickelberry, Marshae" w:date="2026-01-15T19:41:00Z" w16du:dateUtc="2026-01-16T00:41:00Z">
        <w:r w:rsidR="006A3261" w:rsidDel="00EB2C3B">
          <w:rPr>
            <w:rStyle w:val="CommentReference"/>
          </w:rPr>
          <w:commentReference w:id="175"/>
        </w:r>
        <w:r w:rsidR="006A3261" w:rsidDel="00EB2C3B">
          <w:rPr>
            <w:rFonts w:ascii="Times New Roman" w:eastAsia="Times New Roman" w:hAnsi="Times New Roman" w:cs="Times New Roman"/>
            <w:color w:val="000000" w:themeColor="text1"/>
          </w:rPr>
          <w:delText>(</w:delText>
        </w:r>
        <w:r w:rsidR="006A3261" w:rsidRPr="001C2628" w:rsidDel="00EB2C3B">
          <w:rPr>
            <w:rFonts w:ascii="Times New Roman" w:eastAsia="Times New Roman" w:hAnsi="Times New Roman" w:cs="Times New Roman"/>
            <w:color w:val="000000" w:themeColor="text1"/>
          </w:rPr>
          <w:delText>-19.8%, [95% CI: -31.</w:delText>
        </w:r>
        <w:r w:rsidR="006A3261" w:rsidDel="00EB2C3B">
          <w:rPr>
            <w:rFonts w:ascii="Times New Roman" w:eastAsia="Times New Roman" w:hAnsi="Times New Roman" w:cs="Times New Roman"/>
            <w:color w:val="000000" w:themeColor="text1"/>
          </w:rPr>
          <w:delText>7</w:delText>
        </w:r>
        <w:r w:rsidR="006A3261" w:rsidRPr="001C2628" w:rsidDel="00EB2C3B">
          <w:rPr>
            <w:rFonts w:ascii="Times New Roman" w:eastAsia="Times New Roman" w:hAnsi="Times New Roman" w:cs="Times New Roman"/>
            <w:color w:val="000000" w:themeColor="text1"/>
          </w:rPr>
          <w:delText>%, 5.9%])</w:delText>
        </w:r>
        <w:r w:rsidR="006A3261" w:rsidDel="00EB2C3B">
          <w:rPr>
            <w:rFonts w:ascii="Times New Roman" w:eastAsia="Times New Roman" w:hAnsi="Times New Roman" w:cs="Times New Roman"/>
            <w:color w:val="000000" w:themeColor="text1"/>
          </w:rPr>
          <w:delText xml:space="preserve">, </w:delText>
        </w:r>
        <w:r w:rsidR="00EB2C3B" w:rsidRPr="001C2628" w:rsidDel="00EB2C3B">
          <w:rPr>
            <w:rFonts w:ascii="Times New Roman" w:hAnsi="Times New Roman" w:cs="Times New Roman"/>
            <w:color w:val="000000" w:themeColor="text1"/>
          </w:rPr>
          <w:delText xml:space="preserve">low </w:delText>
        </w:r>
        <w:r w:rsidR="00EB2C3B" w:rsidRPr="001C2628" w:rsidDel="00EB2C3B">
          <w:rPr>
            <w:rFonts w:ascii="Times New Roman" w:eastAsia="Times New Roman" w:hAnsi="Times New Roman" w:cs="Times New Roman"/>
            <w:color w:val="000000" w:themeColor="text1"/>
          </w:rPr>
          <w:delText>(-17.40%</w:delText>
        </w:r>
      </w:del>
      <w:del w:id="209" w:author="Nickelberry, Marshae" w:date="2026-01-15T19:37:00Z" w16du:dateUtc="2026-01-16T00:37:00Z">
        <w:r w:rsidR="00EB2C3B" w:rsidRPr="001C2628" w:rsidDel="00EB2C3B">
          <w:rPr>
            <w:rFonts w:ascii="Times New Roman" w:eastAsia="Times New Roman" w:hAnsi="Times New Roman" w:cs="Times New Roman"/>
            <w:color w:val="000000" w:themeColor="text1"/>
          </w:rPr>
          <w:delText xml:space="preserve">, [95% CI: </w:delText>
        </w:r>
      </w:del>
      <w:del w:id="210" w:author="Nickelberry, Marshae" w:date="2026-01-15T19:41:00Z" w16du:dateUtc="2026-01-16T00:41:00Z">
        <w:r w:rsidR="00EB2C3B" w:rsidRPr="001C2628" w:rsidDel="00EB2C3B">
          <w:rPr>
            <w:rFonts w:ascii="Times New Roman" w:eastAsia="Times New Roman" w:hAnsi="Times New Roman" w:cs="Times New Roman"/>
            <w:color w:val="000000" w:themeColor="text1"/>
          </w:rPr>
          <w:delText>-29.05%, -3.84%])</w:delText>
        </w:r>
        <w:r w:rsidR="00EB2C3B" w:rsidRPr="001C2628" w:rsidDel="00EB2C3B">
          <w:rPr>
            <w:rFonts w:ascii="Times New Roman" w:hAnsi="Times New Roman" w:cs="Times New Roman"/>
            <w:color w:val="000000" w:themeColor="text1"/>
          </w:rPr>
          <w:delText>, very low</w:delText>
        </w:r>
        <w:r w:rsidR="00EB2C3B" w:rsidRPr="001C2628" w:rsidDel="00EB2C3B">
          <w:rPr>
            <w:rFonts w:ascii="Times New Roman" w:eastAsia="Times New Roman" w:hAnsi="Times New Roman" w:cs="Times New Roman"/>
            <w:color w:val="000000" w:themeColor="text1"/>
          </w:rPr>
          <w:delText xml:space="preserve"> (-19.55%, [95% CI: 35.27%, 0.02</w:delText>
        </w:r>
      </w:del>
      <w:commentRangeEnd w:id="207"/>
      <w:r w:rsidR="00EB2C3B">
        <w:rPr>
          <w:rStyle w:val="CommentReference"/>
        </w:rPr>
        <w:commentReference w:id="207"/>
      </w:r>
      <w:del w:id="211" w:author="Nickelberry, Marshae" w:date="2026-01-15T19:41:00Z" w16du:dateUtc="2026-01-16T00:41:00Z">
        <w:r w:rsidR="00EB2C3B" w:rsidRPr="001C2628" w:rsidDel="00EB2C3B">
          <w:rPr>
            <w:rFonts w:ascii="Times New Roman" w:eastAsia="Times New Roman" w:hAnsi="Times New Roman" w:cs="Times New Roman"/>
            <w:color w:val="000000" w:themeColor="text1"/>
          </w:rPr>
          <w:delText>%])</w:delText>
        </w:r>
      </w:del>
      <w:r w:rsidR="00EB2C3B" w:rsidRPr="001C2628">
        <w:rPr>
          <w:rFonts w:ascii="Times New Roman" w:eastAsia="Times New Roman" w:hAnsi="Times New Roman" w:cs="Times New Roman"/>
          <w:color w:val="000000" w:themeColor="text1"/>
        </w:rPr>
        <w:t xml:space="preserve"> </w:t>
      </w:r>
      <w:ins w:id="212" w:author="Nickelberry, Marshae" w:date="2026-01-15T19:43:00Z" w16du:dateUtc="2026-01-16T00:43:00Z">
        <w:r w:rsidR="00EB2C3B">
          <w:rPr>
            <w:rFonts w:ascii="Times New Roman" w:hAnsi="Times New Roman" w:cs="Times New Roman"/>
            <w:color w:val="000000" w:themeColor="text1"/>
          </w:rPr>
          <w:t xml:space="preserve">While estimates </w:t>
        </w:r>
      </w:ins>
      <w:ins w:id="213" w:author="Nickelberry, Marshae" w:date="2026-01-15T19:45:00Z" w16du:dateUtc="2026-01-16T00:45:00Z">
        <w:r w:rsidR="00EB2C3B">
          <w:rPr>
            <w:rFonts w:ascii="Times New Roman" w:hAnsi="Times New Roman" w:cs="Times New Roman"/>
            <w:color w:val="000000" w:themeColor="text1"/>
          </w:rPr>
          <w:t>for</w:t>
        </w:r>
      </w:ins>
      <w:ins w:id="214" w:author="Nickelberry, Marshae" w:date="2026-01-15T19:43:00Z" w16du:dateUtc="2026-01-16T00:43:00Z">
        <w:r w:rsidR="00EB2C3B">
          <w:rPr>
            <w:rFonts w:ascii="Times New Roman" w:hAnsi="Times New Roman" w:cs="Times New Roman"/>
            <w:color w:val="000000" w:themeColor="text1"/>
          </w:rPr>
          <w:t xml:space="preserve"> </w:t>
        </w:r>
      </w:ins>
      <w:ins w:id="215" w:author="Nickelberry, Marshae" w:date="2026-01-15T19:45:00Z" w16du:dateUtc="2026-01-16T00:45:00Z">
        <w:r w:rsidR="00EB2C3B">
          <w:rPr>
            <w:rFonts w:ascii="Times New Roman" w:hAnsi="Times New Roman" w:cs="Times New Roman"/>
            <w:color w:val="000000" w:themeColor="text1"/>
          </w:rPr>
          <w:t xml:space="preserve">triclosan </w:t>
        </w:r>
      </w:ins>
      <w:ins w:id="216" w:author="Nickelberry, Marshae" w:date="2026-01-15T19:43:00Z" w16du:dateUtc="2026-01-16T00:43:00Z">
        <w:r w:rsidR="00EB2C3B">
          <w:rPr>
            <w:rFonts w:ascii="Times New Roman" w:hAnsi="Times New Roman" w:cs="Times New Roman"/>
            <w:color w:val="000000" w:themeColor="text1"/>
          </w:rPr>
          <w:t xml:space="preserve">, and all parabens </w:t>
        </w:r>
      </w:ins>
      <w:ins w:id="217" w:author="Nickelberry, Marshae" w:date="2026-01-15T19:55:00Z" w16du:dateUtc="2026-01-16T00:55:00Z">
        <w:r w:rsidR="007104E9">
          <w:rPr>
            <w:rFonts w:ascii="Times New Roman" w:hAnsi="Times New Roman" w:cs="Times New Roman"/>
            <w:color w:val="000000" w:themeColor="text1"/>
          </w:rPr>
          <w:t xml:space="preserve">similarly </w:t>
        </w:r>
      </w:ins>
      <w:ins w:id="218" w:author="Nickelberry, Marshae" w:date="2026-01-15T19:43:00Z" w16du:dateUtc="2026-01-16T00:43:00Z">
        <w:r w:rsidR="00EB2C3B">
          <w:rPr>
            <w:rFonts w:ascii="Times New Roman" w:hAnsi="Times New Roman" w:cs="Times New Roman"/>
            <w:color w:val="000000" w:themeColor="text1"/>
          </w:rPr>
          <w:t xml:space="preserve"> suggested lower levels with reduced food security</w:t>
        </w:r>
      </w:ins>
      <w:ins w:id="219" w:author="Nickelberry, Marshae" w:date="2026-01-15T19:55:00Z" w16du:dateUtc="2026-01-16T00:55:00Z">
        <w:r w:rsidR="007104E9">
          <w:rPr>
            <w:rFonts w:ascii="Times New Roman" w:hAnsi="Times New Roman" w:cs="Times New Roman"/>
            <w:color w:val="000000" w:themeColor="text1"/>
          </w:rPr>
          <w:t xml:space="preserve"> status</w:t>
        </w:r>
      </w:ins>
      <w:ins w:id="220" w:author="Nickelberry, Marshae" w:date="2026-01-15T19:43:00Z" w16du:dateUtc="2026-01-16T00:43:00Z">
        <w:r w:rsidR="00EB2C3B">
          <w:rPr>
            <w:rFonts w:ascii="Times New Roman" w:hAnsi="Times New Roman" w:cs="Times New Roman"/>
            <w:color w:val="000000" w:themeColor="text1"/>
          </w:rPr>
          <w:t xml:space="preserve">, </w:t>
        </w:r>
      </w:ins>
    </w:p>
    <w:p w14:paraId="44CFCBCB" w14:textId="77777777" w:rsidR="006A3261" w:rsidDel="00EB2C3B" w:rsidRDefault="006A3261">
      <w:pPr>
        <w:ind w:firstLine="720"/>
        <w:rPr>
          <w:del w:id="221" w:author="Nickelberry, Marshae" w:date="2026-01-15T19:43:00Z" w16du:dateUtc="2026-01-16T00:43:00Z"/>
          <w:rFonts w:ascii="Times New Roman" w:hAnsi="Times New Roman" w:cs="Times New Roman"/>
          <w:color w:val="000000" w:themeColor="text1"/>
        </w:rPr>
      </w:pPr>
    </w:p>
    <w:p w14:paraId="48785EAF" w14:textId="77777777" w:rsidR="006A3261" w:rsidDel="00EB2C3B" w:rsidRDefault="006A3261">
      <w:pPr>
        <w:ind w:firstLine="720"/>
        <w:rPr>
          <w:del w:id="222" w:author="Nickelberry, Marshae" w:date="2026-01-15T19:43:00Z" w16du:dateUtc="2026-01-16T00:43:00Z"/>
          <w:rFonts w:ascii="Times New Roman" w:hAnsi="Times New Roman" w:cs="Times New Roman"/>
          <w:color w:val="000000" w:themeColor="text1"/>
        </w:rPr>
      </w:pPr>
    </w:p>
    <w:p w14:paraId="50873794" w14:textId="4261353C" w:rsidR="000B66BD" w:rsidRPr="001C2628" w:rsidDel="00EB2C3B" w:rsidRDefault="000B66BD">
      <w:pPr>
        <w:ind w:firstLine="720"/>
        <w:rPr>
          <w:del w:id="223" w:author="Nickelberry, Marshae" w:date="2026-01-15T19:47:00Z" w16du:dateUtc="2026-01-16T00:47:00Z"/>
          <w:rFonts w:ascii="Times New Roman" w:hAnsi="Times New Roman" w:cs="Times New Roman"/>
          <w:b/>
          <w:bCs/>
          <w:color w:val="000000" w:themeColor="text1"/>
        </w:rPr>
      </w:pPr>
      <w:del w:id="224" w:author="Nickelberry, Marshae" w:date="2026-01-15T19:43:00Z" w16du:dateUtc="2026-01-16T00:43:00Z">
        <w:r w:rsidRPr="001C2628" w:rsidDel="00EB2C3B">
          <w:rPr>
            <w:rFonts w:ascii="Times New Roman" w:hAnsi="Times New Roman" w:cs="Times New Roman"/>
            <w:color w:val="000000" w:themeColor="text1"/>
          </w:rPr>
          <w:delText xml:space="preserve">For other phenols where negative differences were observed, </w:delText>
        </w:r>
      </w:del>
      <w:r w:rsidRPr="001C2628">
        <w:rPr>
          <w:rFonts w:ascii="Times New Roman" w:hAnsi="Times New Roman" w:cs="Times New Roman"/>
          <w:color w:val="000000" w:themeColor="text1"/>
        </w:rPr>
        <w:t>very low food security consistently showed the largest percent differences</w:t>
      </w:r>
      <w:ins w:id="225" w:author="Nickelberry, Marshae" w:date="2026-01-15T19:44:00Z" w16du:dateUtc="2026-01-16T00:44:00Z">
        <w:r w:rsidR="00EB2C3B">
          <w:rPr>
            <w:rFonts w:ascii="Times New Roman" w:hAnsi="Times New Roman" w:cs="Times New Roman"/>
            <w:color w:val="000000" w:themeColor="text1"/>
          </w:rPr>
          <w:t xml:space="preserve">. </w:t>
        </w:r>
      </w:ins>
      <w:del w:id="226" w:author="Nickelberry, Marshae" w:date="2026-01-15T19:43:00Z" w16du:dateUtc="2026-01-16T00:43:00Z">
        <w:r w:rsidRPr="001C2628" w:rsidDel="00EB2C3B">
          <w:rPr>
            <w:rFonts w:ascii="Times New Roman" w:hAnsi="Times New Roman" w:cs="Times New Roman"/>
            <w:color w:val="000000" w:themeColor="text1"/>
          </w:rPr>
          <w:delText xml:space="preserve">. </w:delText>
        </w:r>
      </w:del>
      <w:r w:rsidRPr="001C2628">
        <w:rPr>
          <w:rFonts w:ascii="Times New Roman" w:hAnsi="Times New Roman" w:cs="Times New Roman"/>
          <w:color w:val="000000" w:themeColor="text1"/>
        </w:rPr>
        <w:t xml:space="preserve">Specifically, </w:t>
      </w:r>
      <w:del w:id="227" w:author="Nickelberry, Marshae" w:date="2026-01-15T19:44:00Z" w16du:dateUtc="2026-01-16T00:44:00Z">
        <w:r w:rsidRPr="001C2628" w:rsidDel="00EB2C3B">
          <w:rPr>
            <w:rFonts w:ascii="Times New Roman" w:hAnsi="Times New Roman" w:cs="Times New Roman"/>
            <w:color w:val="000000" w:themeColor="text1"/>
          </w:rPr>
          <w:delText xml:space="preserve">when </w:delText>
        </w:r>
      </w:del>
      <w:r w:rsidRPr="001C2628">
        <w:rPr>
          <w:rFonts w:ascii="Times New Roman" w:hAnsi="Times New Roman" w:cs="Times New Roman"/>
          <w:color w:val="000000" w:themeColor="text1"/>
        </w:rPr>
        <w:t xml:space="preserve">compared to individuals with high food security, very low food insecure individuals had significantly lower levels of </w:t>
      </w:r>
      <w:ins w:id="228" w:author="Nickelberry, Marshae" w:date="2026-01-15T19:44:00Z" w16du:dateUtc="2026-01-16T00:44:00Z">
        <w:r w:rsidR="00EB2C3B">
          <w:rPr>
            <w:rFonts w:ascii="Times New Roman" w:hAnsi="Times New Roman" w:cs="Times New Roman"/>
            <w:color w:val="000000" w:themeColor="text1"/>
          </w:rPr>
          <w:t>t</w:t>
        </w:r>
      </w:ins>
      <w:del w:id="229" w:author="Nickelberry, Marshae" w:date="2026-01-15T19:44:00Z" w16du:dateUtc="2026-01-16T00:44:00Z">
        <w:r w:rsidRPr="001C2628" w:rsidDel="00EB2C3B">
          <w:rPr>
            <w:rFonts w:ascii="Times New Roman" w:hAnsi="Times New Roman" w:cs="Times New Roman"/>
            <w:color w:val="000000" w:themeColor="text1"/>
          </w:rPr>
          <w:delText>T</w:delText>
        </w:r>
      </w:del>
      <w:r w:rsidRPr="001C2628">
        <w:rPr>
          <w:rFonts w:ascii="Times New Roman" w:hAnsi="Times New Roman" w:cs="Times New Roman"/>
          <w:color w:val="000000" w:themeColor="text1"/>
        </w:rPr>
        <w:t xml:space="preserve">riclosan (-24.46%, [95% CI: -36.76%, -9.77%]), </w:t>
      </w:r>
      <w:ins w:id="230" w:author="Nickelberry, Marshae" w:date="2026-01-15T19:44:00Z" w16du:dateUtc="2026-01-16T00:44:00Z">
        <w:r w:rsidR="00EB2C3B">
          <w:rPr>
            <w:rFonts w:ascii="Times New Roman" w:hAnsi="Times New Roman" w:cs="Times New Roman"/>
            <w:color w:val="000000" w:themeColor="text1"/>
          </w:rPr>
          <w:t>ethyl paraben</w:t>
        </w:r>
      </w:ins>
      <w:del w:id="231" w:author="Nickelberry, Marshae" w:date="2026-01-15T19:44:00Z" w16du:dateUtc="2026-01-16T00:44:00Z">
        <w:r w:rsidRPr="001C2628" w:rsidDel="00EB2C3B">
          <w:rPr>
            <w:rFonts w:ascii="Times New Roman" w:hAnsi="Times New Roman" w:cs="Times New Roman"/>
            <w:color w:val="000000" w:themeColor="text1"/>
          </w:rPr>
          <w:delText xml:space="preserve">as well as  ethyl </w:delText>
        </w:r>
      </w:del>
      <w:r w:rsidRPr="001C2628">
        <w:rPr>
          <w:rFonts w:ascii="Times New Roman" w:hAnsi="Times New Roman" w:cs="Times New Roman"/>
          <w:color w:val="000000" w:themeColor="text1"/>
        </w:rPr>
        <w:t xml:space="preserve">(-25.96%, [95% CI: -35.07%, -15.57%] , methyl </w:t>
      </w:r>
      <w:ins w:id="232" w:author="Nickelberry, Marshae" w:date="2026-01-15T19:44:00Z" w16du:dateUtc="2026-01-16T00:44:00Z">
        <w:r w:rsidR="00EB2C3B">
          <w:rPr>
            <w:rFonts w:ascii="Times New Roman" w:hAnsi="Times New Roman" w:cs="Times New Roman"/>
            <w:color w:val="000000" w:themeColor="text1"/>
          </w:rPr>
          <w:t xml:space="preserve">paraben </w:t>
        </w:r>
      </w:ins>
      <w:r w:rsidRPr="001C2628">
        <w:rPr>
          <w:rFonts w:ascii="Times New Roman" w:hAnsi="Times New Roman" w:cs="Times New Roman"/>
          <w:color w:val="000000" w:themeColor="text1"/>
        </w:rPr>
        <w:t xml:space="preserve">(-21.53%, [95% CI: -35.05%, -5.18%], and propyl paraben (-25.08%, [95% CI: -40.79%, -5.20%]. </w:t>
      </w:r>
      <w:ins w:id="233" w:author="Nickelberry, Marshae" w:date="2026-01-15T19:44:00Z" w16du:dateUtc="2026-01-16T00:44:00Z">
        <w:r w:rsidR="00EB2C3B">
          <w:rPr>
            <w:rFonts w:ascii="Times New Roman" w:hAnsi="Times New Roman" w:cs="Times New Roman"/>
            <w:color w:val="000000" w:themeColor="text1"/>
          </w:rPr>
          <w:t>Additional associations w</w:t>
        </w:r>
      </w:ins>
      <w:ins w:id="234" w:author="Nickelberry, Marshae" w:date="2026-01-15T19:45:00Z" w16du:dateUtc="2026-01-16T00:45:00Z">
        <w:r w:rsidR="00EB2C3B">
          <w:rPr>
            <w:rFonts w:ascii="Times New Roman" w:hAnsi="Times New Roman" w:cs="Times New Roman"/>
            <w:color w:val="000000" w:themeColor="text1"/>
          </w:rPr>
          <w:t>ith marginal food security for some not all parabens were observed. (</w:t>
        </w:r>
      </w:ins>
      <w:commentRangeStart w:id="235"/>
      <w:del w:id="236" w:author="Nickelberry, Marshae" w:date="2026-01-15T19:45:00Z" w16du:dateUtc="2026-01-16T00:45:00Z">
        <w:r w:rsidRPr="001C2628" w:rsidDel="00EB2C3B">
          <w:rPr>
            <w:rFonts w:ascii="Times New Roman" w:hAnsi="Times New Roman" w:cs="Times New Roman"/>
            <w:color w:val="000000" w:themeColor="text1"/>
          </w:rPr>
          <w:delText>Marginal food security was also associated with lower concentrations of several parabens and reached statistical significance in some, but not all, models, while estimates for low food security were generally intermediate between marginal and very low (</w:delText>
        </w:r>
      </w:del>
      <w:r w:rsidRPr="001C2628">
        <w:rPr>
          <w:rFonts w:ascii="Times New Roman" w:hAnsi="Times New Roman" w:cs="Times New Roman"/>
          <w:color w:val="000000" w:themeColor="text1"/>
        </w:rPr>
        <w:t>Figure 1</w:t>
      </w:r>
      <w:ins w:id="237" w:author="Nickelberry, Marshae" w:date="2026-01-15T19:47:00Z" w16du:dateUtc="2026-01-16T00:47:00Z">
        <w:r w:rsidR="00EB2C3B">
          <w:rPr>
            <w:rFonts w:ascii="Times New Roman" w:hAnsi="Times New Roman" w:cs="Times New Roman"/>
            <w:color w:val="000000" w:themeColor="text1"/>
          </w:rPr>
          <w:t>,</w:t>
        </w:r>
      </w:ins>
      <w:del w:id="238" w:author="Nickelberry, Marshae" w:date="2026-01-15T19:47:00Z" w16du:dateUtc="2026-01-16T00:47:00Z">
        <w:r w:rsidRPr="001C2628" w:rsidDel="00EB2C3B">
          <w:rPr>
            <w:rFonts w:ascii="Times New Roman" w:hAnsi="Times New Roman" w:cs="Times New Roman"/>
            <w:color w:val="000000" w:themeColor="text1"/>
          </w:rPr>
          <w:delText xml:space="preserve"> Supplemental</w:delText>
        </w:r>
      </w:del>
      <w:r w:rsidRPr="001C2628">
        <w:rPr>
          <w:rFonts w:ascii="Times New Roman" w:hAnsi="Times New Roman" w:cs="Times New Roman"/>
          <w:color w:val="000000" w:themeColor="text1"/>
        </w:rPr>
        <w:t xml:space="preserve"> Table 3). </w:t>
      </w:r>
      <w:commentRangeEnd w:id="235"/>
      <w:r w:rsidR="00EB2C3B">
        <w:rPr>
          <w:rStyle w:val="CommentReference"/>
        </w:rPr>
        <w:commentReference w:id="235"/>
      </w:r>
      <w:proofErr w:type="spellStart"/>
      <w:ins w:id="239" w:author="Nickelberry, Marshae" w:date="2026-01-15T19:47:00Z" w16du:dateUtc="2026-01-16T00:47:00Z">
        <w:r w:rsidR="00EB2C3B">
          <w:rPr>
            <w:rFonts w:ascii="Times New Roman" w:hAnsi="Times New Roman" w:cs="Times New Roman"/>
            <w:color w:val="000000" w:themeColor="text1"/>
          </w:rPr>
          <w:t>m</w:t>
        </w:r>
      </w:ins>
      <w:r w:rsidRPr="001C2628">
        <w:rPr>
          <w:rFonts w:ascii="Times New Roman" w:hAnsi="Times New Roman" w:cs="Times New Roman"/>
          <w:color w:val="000000" w:themeColor="text1"/>
        </w:rPr>
        <w:t>In</w:t>
      </w:r>
      <w:proofErr w:type="spellEnd"/>
      <w:r w:rsidRPr="001C2628">
        <w:rPr>
          <w:rFonts w:ascii="Times New Roman" w:hAnsi="Times New Roman" w:cs="Times New Roman"/>
          <w:color w:val="000000" w:themeColor="text1"/>
        </w:rPr>
        <w:t xml:space="preserve"> contrast, BPA was the only urinary phenol with positive % differences, suggesting higher concentrations with decreasing food </w:t>
      </w:r>
      <w:del w:id="240" w:author="Nickelberry, Marshae" w:date="2026-01-15T19:45:00Z" w16du:dateUtc="2026-01-16T00:45:00Z">
        <w:r w:rsidRPr="001C2628" w:rsidDel="00EB2C3B">
          <w:rPr>
            <w:rFonts w:ascii="Times New Roman" w:hAnsi="Times New Roman" w:cs="Times New Roman"/>
            <w:color w:val="000000" w:themeColor="text1"/>
          </w:rPr>
          <w:delText>seurity</w:delText>
        </w:r>
      </w:del>
      <w:ins w:id="241" w:author="Nickelberry, Marshae" w:date="2026-01-15T19:45:00Z" w16du:dateUtc="2026-01-16T00:45:00Z">
        <w:r w:rsidR="00EB2C3B" w:rsidRPr="001C2628">
          <w:rPr>
            <w:rFonts w:ascii="Times New Roman" w:hAnsi="Times New Roman" w:cs="Times New Roman"/>
            <w:color w:val="000000" w:themeColor="text1"/>
          </w:rPr>
          <w:t>security</w:t>
        </w:r>
      </w:ins>
      <w:r w:rsidRPr="001C2628">
        <w:rPr>
          <w:rFonts w:ascii="Times New Roman" w:hAnsi="Times New Roman" w:cs="Times New Roman"/>
          <w:color w:val="000000" w:themeColor="text1"/>
        </w:rPr>
        <w:t>; however, all CIs contained the null</w:t>
      </w:r>
      <w:del w:id="242" w:author="Nickelberry, Marshae" w:date="2026-01-15T19:45:00Z" w16du:dateUtc="2026-01-16T00:45:00Z">
        <w:r w:rsidRPr="001C2628" w:rsidDel="00EB2C3B">
          <w:rPr>
            <w:rFonts w:ascii="Times New Roman" w:hAnsi="Times New Roman" w:cs="Times New Roman"/>
            <w:color w:val="000000" w:themeColor="text1"/>
          </w:rPr>
          <w:delText>.</w:delText>
        </w:r>
      </w:del>
      <w:r w:rsidRPr="001C2628">
        <w:rPr>
          <w:rFonts w:ascii="Times New Roman" w:hAnsi="Times New Roman" w:cs="Times New Roman"/>
          <w:color w:val="000000" w:themeColor="text1"/>
        </w:rPr>
        <w:t xml:space="preserve"> </w:t>
      </w:r>
      <w:r w:rsidRPr="001C2628">
        <w:rPr>
          <w:rFonts w:ascii="Times New Roman" w:eastAsia="Times New Roman" w:hAnsi="Times New Roman" w:cs="Times New Roman"/>
          <w:color w:val="000000" w:themeColor="text1"/>
        </w:rPr>
        <w:t xml:space="preserve">(Figure 1, </w:t>
      </w:r>
      <w:ins w:id="243" w:author="Nickelberry, Marshae" w:date="2026-01-15T19:47:00Z" w16du:dateUtc="2026-01-16T00:47:00Z">
        <w:r w:rsidR="00EB2C3B">
          <w:rPr>
            <w:rFonts w:ascii="Times New Roman" w:eastAsia="Times New Roman" w:hAnsi="Times New Roman" w:cs="Times New Roman"/>
            <w:color w:val="000000" w:themeColor="text1"/>
          </w:rPr>
          <w:t>T</w:t>
        </w:r>
      </w:ins>
      <w:del w:id="244" w:author="Nickelberry, Marshae" w:date="2026-01-15T19:47:00Z" w16du:dateUtc="2026-01-16T00:47:00Z">
        <w:r w:rsidRPr="001C2628" w:rsidDel="00EB2C3B">
          <w:rPr>
            <w:rFonts w:ascii="Times New Roman" w:eastAsia="Times New Roman" w:hAnsi="Times New Roman" w:cs="Times New Roman"/>
            <w:color w:val="000000" w:themeColor="text1"/>
          </w:rPr>
          <w:delText>Supplemental T</w:delText>
        </w:r>
      </w:del>
      <w:r w:rsidRPr="001C2628">
        <w:rPr>
          <w:rFonts w:ascii="Times New Roman" w:eastAsia="Times New Roman" w:hAnsi="Times New Roman" w:cs="Times New Roman"/>
          <w:color w:val="000000" w:themeColor="text1"/>
        </w:rPr>
        <w:t>able 3)</w:t>
      </w:r>
      <w:del w:id="245" w:author="Nickelberry, Marshae" w:date="2026-01-15T19:47:00Z" w16du:dateUtc="2026-01-16T00:47:00Z">
        <w:r w:rsidRPr="001C2628" w:rsidDel="00EB2C3B">
          <w:rPr>
            <w:rFonts w:ascii="Times New Roman" w:eastAsia="Times New Roman" w:hAnsi="Times New Roman" w:cs="Times New Roman"/>
            <w:color w:val="000000" w:themeColor="text1"/>
          </w:rPr>
          <w:delText>.</w:delText>
        </w:r>
      </w:del>
    </w:p>
    <w:p w14:paraId="5F1ED390" w14:textId="52920D18" w:rsidR="00C92B75" w:rsidRPr="00616452" w:rsidDel="00EB2C3B" w:rsidRDefault="00046416">
      <w:pPr>
        <w:pStyle w:val="Heading1"/>
        <w:ind w:firstLine="720"/>
        <w:rPr>
          <w:del w:id="246" w:author="Nickelberry, Marshae" w:date="2026-01-15T19:47:00Z" w16du:dateUtc="2026-01-16T00:47:00Z"/>
          <w:rFonts w:ascii="Times New Roman" w:hAnsi="Times New Roman" w:cs="Times New Roman"/>
          <w:b/>
          <w:bCs/>
          <w:color w:val="000000" w:themeColor="text1"/>
          <w:sz w:val="28"/>
          <w:szCs w:val="28"/>
        </w:rPr>
        <w:pPrChange w:id="247" w:author="Nickelberry, Marshae" w:date="2026-01-15T19:53:00Z" w16du:dateUtc="2026-01-16T00:53:00Z">
          <w:pPr>
            <w:pStyle w:val="Heading1"/>
          </w:pPr>
        </w:pPrChange>
      </w:pPr>
      <w:del w:id="248" w:author="Nickelberry, Marshae" w:date="2026-01-15T19:47:00Z" w16du:dateUtc="2026-01-16T00:47:00Z">
        <w:r w:rsidRPr="00616452" w:rsidDel="00EB2C3B">
          <w:rPr>
            <w:rFonts w:ascii="Times New Roman" w:hAnsi="Times New Roman" w:cs="Times New Roman"/>
            <w:b/>
            <w:bCs/>
            <w:noProof/>
            <w:color w:val="000000" w:themeColor="text1"/>
            <w:sz w:val="28"/>
            <w:szCs w:val="28"/>
          </w:rPr>
          <w:delText xml:space="preserve">Figure 1: </w:delText>
        </w:r>
        <w:r w:rsidR="00DC7BC4" w:rsidRPr="00616452" w:rsidDel="00EB2C3B">
          <w:rPr>
            <w:rFonts w:ascii="Times New Roman" w:hAnsi="Times New Roman" w:cs="Times New Roman"/>
            <w:b/>
            <w:bCs/>
            <w:color w:val="000000" w:themeColor="text1"/>
            <w:sz w:val="28"/>
            <w:szCs w:val="28"/>
          </w:rPr>
          <w:delText>Household Food Security Associations with Urinary Phenol Concentrations</w:delText>
        </w:r>
      </w:del>
    </w:p>
    <w:p w14:paraId="681AA2BA" w14:textId="69E0D5F7" w:rsidR="00DC7BC4" w:rsidRPr="00616452" w:rsidDel="00EB2C3B" w:rsidRDefault="00DC7BC4">
      <w:pPr>
        <w:ind w:firstLine="720"/>
        <w:rPr>
          <w:del w:id="249" w:author="Nickelberry, Marshae" w:date="2026-01-15T19:47:00Z" w16du:dateUtc="2026-01-16T00:47:00Z"/>
          <w:rFonts w:ascii="Times New Roman" w:hAnsi="Times New Roman" w:cs="Times New Roman"/>
        </w:rPr>
        <w:pPrChange w:id="250" w:author="Nickelberry, Marshae" w:date="2026-01-15T19:53:00Z" w16du:dateUtc="2026-01-16T00:53:00Z">
          <w:pPr/>
        </w:pPrChange>
      </w:pPr>
      <w:del w:id="251" w:author="Nickelberry, Marshae" w:date="2026-01-15T19:47:00Z" w16du:dateUtc="2026-01-16T00:47:00Z">
        <w:r w:rsidRPr="00616452" w:rsidDel="00EB2C3B">
          <w:rPr>
            <w:rFonts w:ascii="Times New Roman" w:hAnsi="Times New Roman" w:cs="Times New Roman"/>
            <w:noProof/>
          </w:rPr>
          <w:drawing>
            <wp:inline distT="0" distB="0" distL="0" distR="0" wp14:anchorId="06BBEF9E" wp14:editId="5F7CC37F">
              <wp:extent cx="6858000" cy="4686300"/>
              <wp:effectExtent l="0" t="0" r="0" b="0"/>
              <wp:docPr id="8" name="Picture 7" descr="A graph of a number of data&#10;&#10;AI-generated content may be incorrect.">
                <a:extLst xmlns:a="http://schemas.openxmlformats.org/drawingml/2006/main">
                  <a:ext uri="{FF2B5EF4-FFF2-40B4-BE49-F238E27FC236}">
                    <a16:creationId xmlns:a16="http://schemas.microsoft.com/office/drawing/2014/main" id="{F357F6AC-794E-C6DB-B746-7252D8BAD7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raph of a number of data&#10;&#10;AI-generated content may be incorrect.">
                        <a:extLst>
                          <a:ext uri="{FF2B5EF4-FFF2-40B4-BE49-F238E27FC236}">
                            <a16:creationId xmlns:a16="http://schemas.microsoft.com/office/drawing/2014/main" id="{F357F6AC-794E-C6DB-B746-7252D8BAD79A}"/>
                          </a:ext>
                        </a:extLst>
                      </pic:cNvPr>
                      <pic:cNvPicPr>
                        <a:picLocks noChangeAspect="1"/>
                      </pic:cNvPicPr>
                    </pic:nvPicPr>
                    <pic:blipFill>
                      <a:blip r:embed="rId12"/>
                      <a:srcRect r="24312"/>
                      <a:stretch>
                        <a:fillRect/>
                      </a:stretch>
                    </pic:blipFill>
                    <pic:spPr>
                      <a:xfrm>
                        <a:off x="0" y="0"/>
                        <a:ext cx="6858000" cy="4686300"/>
                      </a:xfrm>
                      <a:prstGeom prst="rect">
                        <a:avLst/>
                      </a:prstGeom>
                    </pic:spPr>
                  </pic:pic>
                </a:graphicData>
              </a:graphic>
            </wp:inline>
          </w:drawing>
        </w:r>
      </w:del>
    </w:p>
    <w:p w14:paraId="775425D5" w14:textId="6FB6179A" w:rsidR="00DC7BC4" w:rsidRPr="00616452" w:rsidDel="00EB2C3B" w:rsidRDefault="00DC7BC4">
      <w:pPr>
        <w:pStyle w:val="ListParagraph"/>
        <w:numPr>
          <w:ilvl w:val="0"/>
          <w:numId w:val="39"/>
        </w:numPr>
        <w:ind w:left="0" w:firstLine="720"/>
        <w:rPr>
          <w:del w:id="252" w:author="Nickelberry, Marshae" w:date="2026-01-15T19:47:00Z" w16du:dateUtc="2026-01-16T00:47:00Z"/>
          <w:rFonts w:ascii="Times New Roman" w:hAnsi="Times New Roman" w:cs="Times New Roman"/>
          <w:i/>
          <w:iCs/>
          <w:noProof/>
          <w:color w:val="000000" w:themeColor="text1"/>
        </w:rPr>
        <w:pPrChange w:id="253" w:author="Nickelberry, Marshae" w:date="2026-01-15T19:53:00Z" w16du:dateUtc="2026-01-16T00:53:00Z">
          <w:pPr>
            <w:pStyle w:val="ListParagraph"/>
            <w:numPr>
              <w:numId w:val="39"/>
            </w:numPr>
            <w:ind w:hanging="360"/>
          </w:pPr>
        </w:pPrChange>
      </w:pPr>
      <w:del w:id="254" w:author="Nickelberry, Marshae" w:date="2026-01-15T19:47:00Z" w16du:dateUtc="2026-01-16T00:47:00Z">
        <w:r w:rsidRPr="00616452" w:rsidDel="00EB2C3B">
          <w:rPr>
            <w:rFonts w:ascii="Times New Roman" w:hAnsi="Times New Roman" w:cs="Times New Roman"/>
            <w:i/>
            <w:iCs/>
            <w:noProof/>
            <w:color w:val="000000" w:themeColor="text1"/>
          </w:rPr>
          <w:delText>Panels A–G represent adjusted percent differences in urinary phenol metabolite concentrations. Reference is High Food Secure. Circles represent estimated percent differences; bars represent 95% confidence intervals. All models are adjusted for age, sex education, race/ethnicity, poverty-income ratio, cycle year, and creatinine.</w:delText>
        </w:r>
      </w:del>
    </w:p>
    <w:p w14:paraId="68F69582" w14:textId="77777777" w:rsidR="00392167" w:rsidRPr="00616452" w:rsidDel="00EB2C3B" w:rsidRDefault="00392167">
      <w:pPr>
        <w:ind w:firstLine="720"/>
        <w:rPr>
          <w:del w:id="255" w:author="Nickelberry, Marshae" w:date="2026-01-15T19:47:00Z" w16du:dateUtc="2026-01-16T00:47:00Z"/>
          <w:rFonts w:ascii="Times New Roman" w:hAnsi="Times New Roman" w:cs="Times New Roman"/>
          <w:i/>
          <w:iCs/>
          <w:color w:val="000000" w:themeColor="text1"/>
        </w:rPr>
        <w:pPrChange w:id="256" w:author="Nickelberry, Marshae" w:date="2026-01-15T19:53:00Z" w16du:dateUtc="2026-01-16T00:53:00Z">
          <w:pPr/>
        </w:pPrChange>
      </w:pPr>
    </w:p>
    <w:p w14:paraId="15D2A686" w14:textId="77777777" w:rsidR="00921BFC" w:rsidDel="00EB2C3B" w:rsidRDefault="00921BFC">
      <w:pPr>
        <w:ind w:firstLine="720"/>
        <w:rPr>
          <w:del w:id="257" w:author="Nickelberry, Marshae" w:date="2026-01-15T19:47:00Z" w16du:dateUtc="2026-01-16T00:47:00Z"/>
          <w:rFonts w:ascii="Times New Roman" w:hAnsi="Times New Roman" w:cs="Times New Roman"/>
        </w:rPr>
        <w:pPrChange w:id="258" w:author="Nickelberry, Marshae" w:date="2026-01-15T19:53:00Z" w16du:dateUtc="2026-01-16T00:53:00Z">
          <w:pPr/>
        </w:pPrChange>
      </w:pPr>
    </w:p>
    <w:p w14:paraId="58DF3D30" w14:textId="77777777" w:rsidR="00921BFC" w:rsidRDefault="00921BFC">
      <w:pPr>
        <w:ind w:firstLine="720"/>
        <w:rPr>
          <w:rFonts w:ascii="Times New Roman" w:hAnsi="Times New Roman" w:cs="Times New Roman"/>
        </w:rPr>
        <w:pPrChange w:id="259" w:author="Nickelberry, Marshae" w:date="2026-01-15T19:53:00Z" w16du:dateUtc="2026-01-16T00:53:00Z">
          <w:pPr/>
        </w:pPrChange>
      </w:pPr>
    </w:p>
    <w:p w14:paraId="3FB879AC" w14:textId="0F057808" w:rsidR="003C4A7C" w:rsidRPr="003C4A7C" w:rsidRDefault="006A7ED8" w:rsidP="003C4A7C">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noProof/>
          <w:color w:val="000000" w:themeColor="text1"/>
          <w:sz w:val="28"/>
          <w:szCs w:val="28"/>
        </w:rPr>
        <w:lastRenderedPageBreak/>
        <w:t xml:space="preserve">Figure 2: </w:t>
      </w:r>
      <w:r w:rsidR="00930718" w:rsidRPr="00616452">
        <w:rPr>
          <w:rFonts w:ascii="Times New Roman" w:hAnsi="Times New Roman" w:cs="Times New Roman"/>
          <w:b/>
          <w:bCs/>
          <w:noProof/>
          <w:color w:val="000000" w:themeColor="text1"/>
          <w:sz w:val="28"/>
          <w:szCs w:val="28"/>
        </w:rPr>
        <w:t xml:space="preserve">Strata Specific </w:t>
      </w:r>
      <w:r w:rsidRPr="00616452">
        <w:rPr>
          <w:rFonts w:ascii="Times New Roman" w:hAnsi="Times New Roman" w:cs="Times New Roman"/>
          <w:b/>
          <w:bCs/>
          <w:color w:val="000000" w:themeColor="text1"/>
          <w:sz w:val="28"/>
          <w:szCs w:val="28"/>
        </w:rPr>
        <w:t>Adjusted Linear Regression</w:t>
      </w:r>
      <w:r w:rsidR="00880AE8" w:rsidRPr="00616452">
        <w:rPr>
          <w:rFonts w:ascii="Times New Roman" w:hAnsi="Times New Roman" w:cs="Times New Roman"/>
          <w:b/>
          <w:bCs/>
          <w:color w:val="000000" w:themeColor="text1"/>
          <w:sz w:val="28"/>
          <w:szCs w:val="28"/>
        </w:rPr>
        <w:t xml:space="preserve"> Plot</w:t>
      </w:r>
      <w:r w:rsidRPr="00616452">
        <w:rPr>
          <w:rFonts w:ascii="Times New Roman" w:hAnsi="Times New Roman" w:cs="Times New Roman"/>
          <w:b/>
          <w:bCs/>
          <w:color w:val="000000" w:themeColor="text1"/>
          <w:sz w:val="28"/>
          <w:szCs w:val="28"/>
        </w:rPr>
        <w:t xml:space="preserve">: Self-Reported Food Security Status and Urinary </w:t>
      </w:r>
      <w:r w:rsidR="00B01B8A">
        <w:rPr>
          <w:rFonts w:ascii="Times New Roman" w:hAnsi="Times New Roman" w:cs="Times New Roman"/>
          <w:b/>
          <w:bCs/>
          <w:color w:val="000000" w:themeColor="text1"/>
          <w:sz w:val="28"/>
          <w:szCs w:val="28"/>
        </w:rPr>
        <w:t>Phenol</w:t>
      </w:r>
      <w:r w:rsidRPr="00616452">
        <w:rPr>
          <w:rFonts w:ascii="Times New Roman" w:hAnsi="Times New Roman" w:cs="Times New Roman"/>
          <w:b/>
          <w:bCs/>
          <w:color w:val="000000" w:themeColor="text1"/>
          <w:sz w:val="28"/>
          <w:szCs w:val="28"/>
        </w:rPr>
        <w:t xml:space="preserve"> Metabolites</w:t>
      </w:r>
      <w:r w:rsidR="00755953" w:rsidRPr="00616452">
        <w:rPr>
          <w:rFonts w:ascii="Times New Roman" w:hAnsi="Times New Roman" w:cs="Times New Roman"/>
          <w:b/>
          <w:bCs/>
          <w:color w:val="000000" w:themeColor="text1"/>
          <w:sz w:val="28"/>
          <w:szCs w:val="28"/>
        </w:rPr>
        <w:t xml:space="preserve"> </w:t>
      </w:r>
      <w:commentRangeStart w:id="260"/>
      <w:r w:rsidR="001767E7" w:rsidRPr="00616452">
        <w:rPr>
          <w:rFonts w:ascii="Times New Roman" w:hAnsi="Times New Roman" w:cs="Times New Roman"/>
          <w:b/>
          <w:bCs/>
          <w:color w:val="000000" w:themeColor="text1"/>
          <w:sz w:val="28"/>
          <w:szCs w:val="28"/>
        </w:rPr>
        <w:t xml:space="preserve">with </w:t>
      </w:r>
      <w:commentRangeEnd w:id="260"/>
      <w:r w:rsidR="007104E9">
        <w:rPr>
          <w:rStyle w:val="CommentReference"/>
          <w:rFonts w:asciiTheme="minorHAnsi" w:eastAsiaTheme="minorHAnsi" w:hAnsiTheme="minorHAnsi" w:cstheme="minorBidi"/>
          <w:color w:val="auto"/>
        </w:rPr>
        <w:commentReference w:id="260"/>
      </w:r>
      <w:ins w:id="261" w:author="Nickelberry, Marshae" w:date="2026-01-15T19:57:00Z" w16du:dateUtc="2026-01-16T00:57:00Z">
        <w:r w:rsidR="007104E9">
          <w:rPr>
            <w:rFonts w:ascii="Times New Roman" w:hAnsi="Times New Roman" w:cs="Times New Roman"/>
            <w:b/>
            <w:bCs/>
            <w:color w:val="000000" w:themeColor="text1"/>
            <w:sz w:val="28"/>
            <w:szCs w:val="28"/>
          </w:rPr>
          <w:t xml:space="preserve"> </w:t>
        </w:r>
      </w:ins>
      <w:r w:rsidR="001767E7" w:rsidRPr="00616452">
        <w:rPr>
          <w:rFonts w:ascii="Times New Roman" w:hAnsi="Times New Roman" w:cs="Times New Roman"/>
          <w:b/>
          <w:bCs/>
          <w:color w:val="000000" w:themeColor="text1"/>
          <w:sz w:val="28"/>
          <w:szCs w:val="28"/>
        </w:rPr>
        <w:t>Sex Interactio</w:t>
      </w:r>
      <w:r w:rsidR="00F4720A" w:rsidRPr="00616452">
        <w:rPr>
          <w:rFonts w:ascii="Times New Roman" w:hAnsi="Times New Roman" w:cs="Times New Roman"/>
          <w:b/>
          <w:bCs/>
          <w:color w:val="000000" w:themeColor="text1"/>
          <w:sz w:val="28"/>
          <w:szCs w:val="28"/>
        </w:rPr>
        <w:t>n</w:t>
      </w:r>
    </w:p>
    <w:p w14:paraId="71EEFEB5" w14:textId="3465C687" w:rsidR="003C4A7C" w:rsidRDefault="003C4A7C" w:rsidP="003C4A7C">
      <w:pPr>
        <w:rPr>
          <w:rFonts w:ascii="Times New Roman" w:hAnsi="Times New Roman" w:cs="Times New Roman"/>
          <w:i/>
          <w:iCs/>
          <w:noProof/>
          <w:color w:val="000000" w:themeColor="text1"/>
        </w:rPr>
      </w:pPr>
    </w:p>
    <w:p w14:paraId="5FCE6EF2" w14:textId="022C3393" w:rsidR="00A2321E" w:rsidRDefault="00A2321E" w:rsidP="003C4A7C">
      <w:pPr>
        <w:rPr>
          <w:rFonts w:ascii="Times New Roman" w:hAnsi="Times New Roman" w:cs="Times New Roman"/>
          <w:i/>
          <w:iCs/>
          <w:noProof/>
          <w:color w:val="000000" w:themeColor="text1"/>
        </w:rPr>
      </w:pPr>
    </w:p>
    <w:p w14:paraId="2D96973D" w14:textId="35C5EB9C" w:rsidR="00A2321E" w:rsidRPr="005D0840" w:rsidRDefault="007104E9" w:rsidP="003C4A7C">
      <w:pPr>
        <w:rPr>
          <w:rFonts w:ascii="Times New Roman" w:hAnsi="Times New Roman" w:cs="Times New Roman"/>
          <w:noProof/>
          <w:color w:val="000000" w:themeColor="text1"/>
        </w:rPr>
      </w:pPr>
      <w:r w:rsidRPr="001C2628">
        <w:rPr>
          <w:rFonts w:ascii="Times New Roman" w:hAnsi="Times New Roman" w:cs="Times New Roman"/>
          <w:noProof/>
          <w:color w:val="000000" w:themeColor="text1"/>
        </w:rPr>
        <w:drawing>
          <wp:inline distT="0" distB="0" distL="0" distR="0" wp14:anchorId="4087A773" wp14:editId="2F2FC410">
            <wp:extent cx="6857016" cy="2529555"/>
            <wp:effectExtent l="0" t="0" r="1270" b="0"/>
            <wp:docPr id="2052078376"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20898" name="Picture 11" descr="A screenshot of a computer&#10;&#10;AI-generated content may be incorrect."/>
                    <pic:cNvPicPr/>
                  </pic:nvPicPr>
                  <pic:blipFill rotWithShape="1">
                    <a:blip r:embed="rId13" cstate="print">
                      <a:extLst>
                        <a:ext uri="{28A0092B-C50C-407E-A947-70E740481C1C}">
                          <a14:useLocalDpi xmlns:a14="http://schemas.microsoft.com/office/drawing/2010/main" val="0"/>
                        </a:ext>
                      </a:extLst>
                    </a:blip>
                    <a:srcRect t="12454" b="30825"/>
                    <a:stretch>
                      <a:fillRect/>
                    </a:stretch>
                  </pic:blipFill>
                  <pic:spPr bwMode="auto">
                    <a:xfrm>
                      <a:off x="0" y="0"/>
                      <a:ext cx="6858000" cy="2529918"/>
                    </a:xfrm>
                    <a:prstGeom prst="rect">
                      <a:avLst/>
                    </a:prstGeom>
                    <a:ln>
                      <a:noFill/>
                    </a:ln>
                    <a:extLst>
                      <a:ext uri="{53640926-AAD7-44D8-BBD7-CCE9431645EC}">
                        <a14:shadowObscured xmlns:a14="http://schemas.microsoft.com/office/drawing/2010/main"/>
                      </a:ext>
                    </a:extLst>
                  </pic:spPr>
                </pic:pic>
              </a:graphicData>
            </a:graphic>
          </wp:inline>
        </w:drawing>
      </w:r>
    </w:p>
    <w:p w14:paraId="52796017" w14:textId="77777777" w:rsidR="00A2321E" w:rsidRPr="003C4A7C" w:rsidRDefault="00A2321E" w:rsidP="003C4A7C">
      <w:pPr>
        <w:rPr>
          <w:rFonts w:ascii="Times New Roman" w:hAnsi="Times New Roman" w:cs="Times New Roman"/>
          <w:i/>
          <w:iCs/>
          <w:noProof/>
          <w:color w:val="000000" w:themeColor="text1"/>
        </w:rPr>
      </w:pPr>
    </w:p>
    <w:p w14:paraId="40581A3C" w14:textId="6D61E233" w:rsidR="003C4A7C" w:rsidRDefault="003C4A7C" w:rsidP="00DF4E17">
      <w:pPr>
        <w:pStyle w:val="ListParagraph"/>
        <w:numPr>
          <w:ilvl w:val="0"/>
          <w:numId w:val="6"/>
        </w:numPr>
        <w:rPr>
          <w:rFonts w:ascii="Times New Roman" w:hAnsi="Times New Roman" w:cs="Times New Roman"/>
          <w:i/>
          <w:iCs/>
          <w:noProof/>
          <w:color w:val="000000" w:themeColor="text1"/>
        </w:rPr>
      </w:pPr>
      <w:r w:rsidRPr="003C4A7C">
        <w:rPr>
          <w:rFonts w:ascii="Times New Roman" w:hAnsi="Times New Roman" w:cs="Times New Roman"/>
          <w:i/>
          <w:iCs/>
          <w:noProof/>
          <w:color w:val="000000" w:themeColor="text1"/>
        </w:rPr>
        <w:t xml:space="preserve">Sex stratified adjusted percent differences (95% confidence intervals) in urinary </w:t>
      </w:r>
      <w:r>
        <w:rPr>
          <w:rFonts w:ascii="Times New Roman" w:hAnsi="Times New Roman" w:cs="Times New Roman"/>
          <w:i/>
          <w:iCs/>
          <w:noProof/>
          <w:color w:val="000000" w:themeColor="text1"/>
        </w:rPr>
        <w:t>phenol</w:t>
      </w:r>
      <w:r w:rsidRPr="003C4A7C">
        <w:rPr>
          <w:rFonts w:ascii="Times New Roman" w:hAnsi="Times New Roman" w:cs="Times New Roman"/>
          <w:i/>
          <w:iCs/>
          <w:noProof/>
          <w:color w:val="000000" w:themeColor="text1"/>
        </w:rPr>
        <w:t xml:space="preserve"> metabolite</w:t>
      </w:r>
    </w:p>
    <w:p w14:paraId="756F9FE3" w14:textId="45B5AF00" w:rsidR="00AB0895" w:rsidRPr="00616452" w:rsidRDefault="003C4A7C" w:rsidP="00DF4E17">
      <w:pPr>
        <w:pStyle w:val="ListParagraph"/>
        <w:numPr>
          <w:ilvl w:val="0"/>
          <w:numId w:val="6"/>
        </w:numPr>
        <w:rPr>
          <w:rFonts w:ascii="Times New Roman" w:hAnsi="Times New Roman" w:cs="Times New Roman"/>
          <w:i/>
          <w:iCs/>
          <w:noProof/>
          <w:color w:val="000000" w:themeColor="text1"/>
        </w:rPr>
      </w:pPr>
      <w:r>
        <w:rPr>
          <w:rFonts w:ascii="Times New Roman" w:hAnsi="Times New Roman" w:cs="Times New Roman"/>
          <w:i/>
          <w:iCs/>
          <w:noProof/>
          <w:color w:val="000000" w:themeColor="text1"/>
        </w:rPr>
        <w:t>C</w:t>
      </w:r>
      <w:r w:rsidR="00AB0895" w:rsidRPr="00616452">
        <w:rPr>
          <w:rFonts w:ascii="Times New Roman" w:hAnsi="Times New Roman" w:cs="Times New Roman"/>
          <w:i/>
          <w:iCs/>
          <w:noProof/>
          <w:color w:val="000000" w:themeColor="text1"/>
        </w:rPr>
        <w:t>oncentrations across food security levels, estmated from multivariable linear regression models adjusted for age, race and ethnicity, education, survey cycle, poverty:income ratio and creatinine.</w:t>
      </w:r>
      <w:r w:rsidR="00AB0895" w:rsidRPr="00616452">
        <w:rPr>
          <w:rFonts w:ascii="Times New Roman" w:hAnsi="Times New Roman" w:cs="Times New Roman"/>
        </w:rPr>
        <w:t xml:space="preserve"> </w:t>
      </w:r>
      <w:r w:rsidR="002E5011" w:rsidRPr="00616452">
        <w:rPr>
          <w:rFonts w:ascii="Times New Roman" w:hAnsi="Times New Roman" w:cs="Times New Roman"/>
          <w:i/>
          <w:iCs/>
          <w:noProof/>
          <w:color w:val="000000" w:themeColor="text1"/>
        </w:rPr>
        <w:t>High</w:t>
      </w:r>
      <w:r w:rsidR="002B270F" w:rsidRPr="00616452">
        <w:rPr>
          <w:rFonts w:ascii="Times New Roman" w:hAnsi="Times New Roman" w:cs="Times New Roman"/>
          <w:i/>
          <w:iCs/>
          <w:noProof/>
          <w:color w:val="000000" w:themeColor="text1"/>
        </w:rPr>
        <w:t xml:space="preserve"> </w:t>
      </w:r>
      <w:r w:rsidR="00950709" w:rsidRPr="00616452">
        <w:rPr>
          <w:rFonts w:ascii="Times New Roman" w:hAnsi="Times New Roman" w:cs="Times New Roman"/>
          <w:i/>
          <w:iCs/>
          <w:noProof/>
          <w:color w:val="000000" w:themeColor="text1"/>
        </w:rPr>
        <w:t>Food Secure</w:t>
      </w:r>
      <w:r w:rsidR="00AB0895" w:rsidRPr="00616452">
        <w:rPr>
          <w:rFonts w:ascii="Times New Roman" w:hAnsi="Times New Roman" w:cs="Times New Roman"/>
          <w:i/>
          <w:iCs/>
          <w:noProof/>
          <w:color w:val="000000" w:themeColor="text1"/>
        </w:rPr>
        <w:t xml:space="preserve"> is the reference group.</w:t>
      </w:r>
    </w:p>
    <w:p w14:paraId="3813304B" w14:textId="06DAF2C1" w:rsidR="005176EC" w:rsidRPr="00616452" w:rsidRDefault="005176EC" w:rsidP="005176EC">
      <w:pPr>
        <w:pStyle w:val="ListParagraph"/>
        <w:numPr>
          <w:ilvl w:val="0"/>
          <w:numId w:val="6"/>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P</w:t>
      </w:r>
      <w:r w:rsidRPr="00616452">
        <w:rPr>
          <w:rFonts w:ascii="Times New Roman" w:hAnsi="Times New Roman" w:cs="Times New Roman"/>
          <w:i/>
          <w:iCs/>
          <w:noProof/>
          <w:color w:val="000000" w:themeColor="text1"/>
          <w:vertAlign w:val="subscript"/>
        </w:rPr>
        <w:t>interaction</w:t>
      </w:r>
      <w:r w:rsidRPr="00616452">
        <w:rPr>
          <w:rFonts w:ascii="Times New Roman" w:hAnsi="Times New Roman" w:cs="Times New Roman"/>
          <w:i/>
          <w:iCs/>
          <w:noProof/>
          <w:color w:val="000000" w:themeColor="text1"/>
        </w:rPr>
        <w:t xml:space="preserve"> values are reported from food security*sex interaction models, where food security is modeled as continuous variable. </w:t>
      </w:r>
    </w:p>
    <w:p w14:paraId="19BB0DF5" w14:textId="77777777" w:rsidR="005176EC" w:rsidRPr="00616452" w:rsidDel="00EB2C3B" w:rsidRDefault="005176EC" w:rsidP="005176EC">
      <w:pPr>
        <w:pStyle w:val="ListParagraph"/>
        <w:rPr>
          <w:del w:id="262" w:author="Nickelberry, Marshae" w:date="2026-01-15T19:48:00Z" w16du:dateUtc="2026-01-16T00:48:00Z"/>
          <w:rFonts w:ascii="Times New Roman" w:hAnsi="Times New Roman" w:cs="Times New Roman"/>
          <w:i/>
          <w:iCs/>
          <w:noProof/>
          <w:color w:val="000000" w:themeColor="text1"/>
        </w:rPr>
      </w:pPr>
    </w:p>
    <w:p w14:paraId="5A42BA50" w14:textId="16F25EC6" w:rsidR="00972156" w:rsidRPr="00F14E99" w:rsidDel="00EB2C3B" w:rsidRDefault="00972156" w:rsidP="0088007A">
      <w:pPr>
        <w:rPr>
          <w:del w:id="263" w:author="Nickelberry, Marshae" w:date="2026-01-15T19:48:00Z" w16du:dateUtc="2026-01-16T00:48:00Z"/>
          <w:rFonts w:ascii="Times New Roman" w:hAnsi="Times New Roman" w:cs="Times New Roman"/>
          <w:b/>
          <w:bCs/>
          <w:i/>
          <w:iCs/>
          <w:color w:val="000000" w:themeColor="text1"/>
        </w:rPr>
      </w:pPr>
      <w:del w:id="264" w:author="Nickelberry, Marshae" w:date="2026-01-15T19:48:00Z" w16du:dateUtc="2026-01-16T00:48:00Z">
        <w:r w:rsidRPr="00F14E99" w:rsidDel="00EB2C3B">
          <w:rPr>
            <w:rFonts w:ascii="Times New Roman" w:hAnsi="Times New Roman" w:cs="Times New Roman"/>
            <w:b/>
            <w:bCs/>
            <w:i/>
            <w:iCs/>
            <w:color w:val="000000" w:themeColor="text1"/>
            <w:highlight w:val="green"/>
          </w:rPr>
          <w:delText>Effect Measure Modification by Sex</w:delText>
        </w:r>
      </w:del>
    </w:p>
    <w:p w14:paraId="09D5F42F" w14:textId="77777777" w:rsidR="00972156" w:rsidRDefault="00972156" w:rsidP="00972156">
      <w:pPr>
        <w:rPr>
          <w:rFonts w:ascii="Times New Roman" w:hAnsi="Times New Roman" w:cs="Times New Roman"/>
          <w:color w:val="000000" w:themeColor="text1"/>
        </w:rPr>
      </w:pPr>
    </w:p>
    <w:p w14:paraId="2EBB4B2A" w14:textId="77777777" w:rsidR="00EB2C3B" w:rsidRDefault="00EB2C3B" w:rsidP="00EB2C3B">
      <w:pPr>
        <w:rPr>
          <w:rFonts w:ascii="Times New Roman" w:hAnsi="Times New Roman" w:cs="Times New Roman"/>
          <w:i/>
          <w:iCs/>
          <w:color w:val="000000" w:themeColor="text1"/>
        </w:rPr>
      </w:pPr>
      <w:r w:rsidRPr="001C2628">
        <w:rPr>
          <w:rFonts w:ascii="Times New Roman" w:hAnsi="Times New Roman" w:cs="Times New Roman"/>
          <w:i/>
          <w:iCs/>
          <w:color w:val="000000" w:themeColor="text1"/>
        </w:rPr>
        <w:t>Effect Measure Modification by Sex</w:t>
      </w:r>
    </w:p>
    <w:p w14:paraId="12AF2606" w14:textId="77777777" w:rsidR="00EB2C3B" w:rsidRPr="001C2628" w:rsidRDefault="00EB2C3B" w:rsidP="00EB2C3B">
      <w:pPr>
        <w:rPr>
          <w:rFonts w:ascii="Times New Roman" w:hAnsi="Times New Roman" w:cs="Times New Roman"/>
          <w:i/>
          <w:iCs/>
          <w:color w:val="000000" w:themeColor="text1"/>
        </w:rPr>
      </w:pPr>
    </w:p>
    <w:p w14:paraId="1B4BEA18" w14:textId="67A7A81B" w:rsidR="007104E9" w:rsidRDefault="00EB2C3B" w:rsidP="00EB2C3B">
      <w:pPr>
        <w:ind w:firstLine="720"/>
        <w:rPr>
          <w:ins w:id="265" w:author="Nickelberry, Marshae" w:date="2026-01-15T19:50:00Z" w16du:dateUtc="2026-01-16T00:50:00Z"/>
          <w:rFonts w:ascii="Times New Roman" w:hAnsi="Times New Roman" w:cs="Times New Roman"/>
          <w:color w:val="000000" w:themeColor="text1"/>
        </w:rPr>
      </w:pPr>
      <w:r w:rsidRPr="001C2628">
        <w:rPr>
          <w:rFonts w:ascii="Times New Roman" w:hAnsi="Times New Roman" w:cs="Times New Roman"/>
          <w:color w:val="000000" w:themeColor="text1"/>
        </w:rPr>
        <w:t xml:space="preserve">Next, we assessed potential effect measure modification by sex. </w:t>
      </w:r>
      <w:commentRangeStart w:id="266"/>
      <w:r w:rsidRPr="001C2628">
        <w:rPr>
          <w:rFonts w:ascii="Times New Roman" w:hAnsi="Times New Roman" w:cs="Times New Roman"/>
          <w:color w:val="000000" w:themeColor="text1"/>
        </w:rPr>
        <w:t>There was evidence of interaction for BPA (</w:t>
      </w:r>
      <w:proofErr w:type="spellStart"/>
      <w:r w:rsidRPr="001C2628">
        <w:rPr>
          <w:rFonts w:ascii="Times New Roman" w:hAnsi="Times New Roman" w:cs="Times New Roman"/>
          <w:color w:val="000000" w:themeColor="text1"/>
        </w:rPr>
        <w:t>p</w:t>
      </w:r>
      <w:r w:rsidRPr="001C2628">
        <w:rPr>
          <w:rFonts w:ascii="Times New Roman" w:hAnsi="Times New Roman" w:cs="Times New Roman"/>
          <w:color w:val="000000" w:themeColor="text1"/>
          <w:vertAlign w:val="subscript"/>
        </w:rPr>
        <w:t>interaction</w:t>
      </w:r>
      <w:proofErr w:type="spellEnd"/>
      <w:r w:rsidRPr="001C2628">
        <w:rPr>
          <w:rFonts w:ascii="Times New Roman" w:hAnsi="Times New Roman" w:cs="Times New Roman"/>
          <w:color w:val="000000" w:themeColor="text1"/>
        </w:rPr>
        <w:t xml:space="preserve">=0.02), </w:t>
      </w:r>
      <w:commentRangeEnd w:id="266"/>
      <w:r w:rsidR="007104E9">
        <w:rPr>
          <w:rStyle w:val="CommentReference"/>
        </w:rPr>
        <w:commentReference w:id="266"/>
      </w:r>
      <w:r w:rsidRPr="001C2628">
        <w:rPr>
          <w:rFonts w:ascii="Times New Roman" w:hAnsi="Times New Roman" w:cs="Times New Roman"/>
          <w:color w:val="000000" w:themeColor="text1"/>
        </w:rPr>
        <w:t>and all parabens (ethyl (</w:t>
      </w:r>
      <w:proofErr w:type="spellStart"/>
      <w:r w:rsidRPr="001C2628">
        <w:rPr>
          <w:rFonts w:ascii="Times New Roman" w:hAnsi="Times New Roman" w:cs="Times New Roman"/>
          <w:color w:val="000000" w:themeColor="text1"/>
        </w:rPr>
        <w:t>p</w:t>
      </w:r>
      <w:r w:rsidRPr="001C2628">
        <w:rPr>
          <w:rFonts w:ascii="Times New Roman" w:hAnsi="Times New Roman" w:cs="Times New Roman"/>
          <w:color w:val="000000" w:themeColor="text1"/>
          <w:vertAlign w:val="subscript"/>
        </w:rPr>
        <w:t>interaction</w:t>
      </w:r>
      <w:proofErr w:type="spellEnd"/>
      <w:r w:rsidRPr="001C2628">
        <w:rPr>
          <w:rFonts w:ascii="Times New Roman" w:hAnsi="Times New Roman" w:cs="Times New Roman"/>
          <w:color w:val="000000" w:themeColor="text1"/>
        </w:rPr>
        <w:t>&lt;0.01), methyl (</w:t>
      </w:r>
      <w:proofErr w:type="spellStart"/>
      <w:r w:rsidRPr="001C2628">
        <w:rPr>
          <w:rFonts w:ascii="Times New Roman" w:hAnsi="Times New Roman" w:cs="Times New Roman"/>
          <w:color w:val="000000" w:themeColor="text1"/>
        </w:rPr>
        <w:t>p</w:t>
      </w:r>
      <w:r w:rsidRPr="001C2628">
        <w:rPr>
          <w:rFonts w:ascii="Times New Roman" w:hAnsi="Times New Roman" w:cs="Times New Roman"/>
          <w:color w:val="000000" w:themeColor="text1"/>
          <w:vertAlign w:val="subscript"/>
        </w:rPr>
        <w:t>interaction</w:t>
      </w:r>
      <w:proofErr w:type="spellEnd"/>
      <w:r w:rsidRPr="001C2628">
        <w:rPr>
          <w:rFonts w:ascii="Times New Roman" w:hAnsi="Times New Roman" w:cs="Times New Roman"/>
          <w:color w:val="000000" w:themeColor="text1"/>
          <w:vertAlign w:val="subscript"/>
        </w:rPr>
        <w:t xml:space="preserve"> </w:t>
      </w:r>
      <w:r w:rsidRPr="001C2628">
        <w:rPr>
          <w:rFonts w:ascii="Times New Roman" w:hAnsi="Times New Roman" w:cs="Times New Roman"/>
          <w:color w:val="000000" w:themeColor="text1"/>
        </w:rPr>
        <w:t>&lt;0.01), propyl (</w:t>
      </w:r>
      <w:proofErr w:type="spellStart"/>
      <w:r w:rsidRPr="001C2628">
        <w:rPr>
          <w:rFonts w:ascii="Times New Roman" w:hAnsi="Times New Roman" w:cs="Times New Roman"/>
          <w:color w:val="000000" w:themeColor="text1"/>
        </w:rPr>
        <w:t>p</w:t>
      </w:r>
      <w:r w:rsidRPr="001C2628">
        <w:rPr>
          <w:rFonts w:ascii="Times New Roman" w:hAnsi="Times New Roman" w:cs="Times New Roman"/>
          <w:color w:val="000000" w:themeColor="text1"/>
          <w:vertAlign w:val="subscript"/>
        </w:rPr>
        <w:t>interaction</w:t>
      </w:r>
      <w:proofErr w:type="spellEnd"/>
      <w:r w:rsidRPr="001C2628">
        <w:rPr>
          <w:rFonts w:ascii="Times New Roman" w:hAnsi="Times New Roman" w:cs="Times New Roman"/>
          <w:color w:val="000000" w:themeColor="text1"/>
        </w:rPr>
        <w:t>&lt;0.01).</w:t>
      </w:r>
      <w:r w:rsidRPr="001C2628">
        <w:rPr>
          <w:rFonts w:ascii="Times New Roman" w:hAnsi="Times New Roman" w:cs="Times New Roman"/>
          <w:color w:val="ED0000"/>
        </w:rPr>
        <w:t xml:space="preserve"> </w:t>
      </w:r>
      <w:r w:rsidRPr="001C2628">
        <w:rPr>
          <w:rFonts w:ascii="Times New Roman" w:hAnsi="Times New Roman" w:cs="Times New Roman"/>
          <w:color w:val="000000" w:themeColor="text1"/>
        </w:rPr>
        <w:t xml:space="preserve">In stratum specific models, we estimated marginal means and reported </w:t>
      </w:r>
      <w:del w:id="267" w:author="Nickelberry, Marshae" w:date="2026-01-15T19:48:00Z" w16du:dateUtc="2026-01-16T00:48:00Z">
        <w:r w:rsidRPr="001C2628" w:rsidDel="007104E9">
          <w:rPr>
            <w:rFonts w:ascii="Times New Roman" w:hAnsi="Times New Roman" w:cs="Times New Roman"/>
            <w:color w:val="000000" w:themeColor="text1"/>
          </w:rPr>
          <w:delText xml:space="preserve">them as </w:delText>
        </w:r>
      </w:del>
      <w:r w:rsidRPr="001C2628">
        <w:rPr>
          <w:rFonts w:ascii="Times New Roman" w:hAnsi="Times New Roman" w:cs="Times New Roman"/>
          <w:color w:val="000000" w:themeColor="text1"/>
        </w:rPr>
        <w:t xml:space="preserve">percent differences. </w:t>
      </w:r>
    </w:p>
    <w:p w14:paraId="60659906" w14:textId="5469C993" w:rsidR="007104E9" w:rsidRPr="001C2628" w:rsidRDefault="007104E9" w:rsidP="007104E9">
      <w:pPr>
        <w:ind w:firstLine="720"/>
        <w:rPr>
          <w:ins w:id="268" w:author="Nickelberry, Marshae" w:date="2026-01-15T19:50:00Z" w16du:dateUtc="2026-01-16T00:50:00Z"/>
          <w:rFonts w:ascii="Times New Roman" w:hAnsi="Times New Roman" w:cs="Times New Roman"/>
          <w:color w:val="000000" w:themeColor="text1"/>
        </w:rPr>
      </w:pPr>
      <w:ins w:id="269" w:author="Nickelberry, Marshae" w:date="2026-01-15T19:50:00Z" w16du:dateUtc="2026-01-16T00:50:00Z">
        <w:r w:rsidRPr="001C2628">
          <w:rPr>
            <w:rFonts w:ascii="Times New Roman" w:hAnsi="Times New Roman" w:cs="Times New Roman"/>
            <w:color w:val="000000" w:themeColor="text1"/>
          </w:rPr>
          <w:t>For BPA</w:t>
        </w:r>
        <w:r>
          <w:rPr>
            <w:rFonts w:ascii="Times New Roman" w:hAnsi="Times New Roman" w:cs="Times New Roman"/>
            <w:color w:val="000000" w:themeColor="text1"/>
          </w:rPr>
          <w:t xml:space="preserve"> estimates</w:t>
        </w:r>
      </w:ins>
      <w:ins w:id="270" w:author="Nickelberry, Marshae" w:date="2026-01-15T19:51:00Z" w16du:dateUtc="2026-01-16T00:51:00Z">
        <w:r>
          <w:rPr>
            <w:rFonts w:ascii="Times New Roman" w:hAnsi="Times New Roman" w:cs="Times New Roman"/>
            <w:color w:val="000000" w:themeColor="text1"/>
          </w:rPr>
          <w:t xml:space="preserve">, </w:t>
        </w:r>
      </w:ins>
      <w:ins w:id="271" w:author="Nickelberry, Marshae" w:date="2026-01-15T19:50:00Z" w16du:dateUtc="2026-01-16T00:50:00Z">
        <w:r w:rsidRPr="001C2628">
          <w:rPr>
            <w:rFonts w:ascii="Times New Roman" w:hAnsi="Times New Roman" w:cs="Times New Roman"/>
            <w:color w:val="000000" w:themeColor="text1"/>
          </w:rPr>
          <w:t xml:space="preserve">both females and males exhibited positive differences </w:t>
        </w:r>
      </w:ins>
      <w:ins w:id="272" w:author="Nickelberry, Marshae" w:date="2026-01-15T19:51:00Z" w16du:dateUtc="2026-01-16T00:51:00Z">
        <w:r>
          <w:rPr>
            <w:rFonts w:ascii="Times New Roman" w:hAnsi="Times New Roman" w:cs="Times New Roman"/>
            <w:color w:val="000000" w:themeColor="text1"/>
          </w:rPr>
          <w:t>with</w:t>
        </w:r>
      </w:ins>
      <w:ins w:id="273" w:author="Nickelberry, Marshae" w:date="2026-01-15T19:50:00Z" w16du:dateUtc="2026-01-16T00:50:00Z">
        <w:r w:rsidRPr="001C2628">
          <w:rPr>
            <w:rFonts w:ascii="Times New Roman" w:hAnsi="Times New Roman" w:cs="Times New Roman"/>
            <w:color w:val="000000" w:themeColor="text1"/>
          </w:rPr>
          <w:t xml:space="preserve"> </w:t>
        </w:r>
      </w:ins>
      <w:ins w:id="274" w:author="Nickelberry, Marshae" w:date="2026-01-15T19:51:00Z" w16du:dateUtc="2026-01-16T00:51:00Z">
        <w:r>
          <w:rPr>
            <w:rFonts w:ascii="Times New Roman" w:hAnsi="Times New Roman" w:cs="Times New Roman"/>
            <w:color w:val="000000" w:themeColor="text1"/>
          </w:rPr>
          <w:t>reduced</w:t>
        </w:r>
      </w:ins>
      <w:ins w:id="275" w:author="Nickelberry, Marshae" w:date="2026-01-15T19:50:00Z" w16du:dateUtc="2026-01-16T00:50:00Z">
        <w:r w:rsidRPr="001C2628">
          <w:rPr>
            <w:rFonts w:ascii="Times New Roman" w:hAnsi="Times New Roman" w:cs="Times New Roman"/>
            <w:color w:val="000000" w:themeColor="text1"/>
          </w:rPr>
          <w:t xml:space="preserve"> food security </w:t>
        </w:r>
      </w:ins>
      <w:ins w:id="276" w:author="Nickelberry, Marshae" w:date="2026-01-15T19:51:00Z" w16du:dateUtc="2026-01-16T00:51:00Z">
        <w:r>
          <w:rPr>
            <w:rFonts w:ascii="Times New Roman" w:hAnsi="Times New Roman" w:cs="Times New Roman"/>
            <w:color w:val="000000" w:themeColor="text1"/>
          </w:rPr>
          <w:t>exposure</w:t>
        </w:r>
      </w:ins>
      <w:ins w:id="277" w:author="Nickelberry, Marshae" w:date="2026-01-15T19:50:00Z" w16du:dateUtc="2026-01-16T00:50:00Z">
        <w:r w:rsidRPr="001C2628">
          <w:rPr>
            <w:rFonts w:ascii="Times New Roman" w:hAnsi="Times New Roman" w:cs="Times New Roman"/>
            <w:color w:val="000000" w:themeColor="text1"/>
          </w:rPr>
          <w:t xml:space="preserve">, although the association appeared to be slightly stronger among females. </w:t>
        </w:r>
      </w:ins>
      <w:ins w:id="278" w:author="Nickelberry, Marshae" w:date="2026-01-15T19:51:00Z" w16du:dateUtc="2026-01-16T00:51:00Z">
        <w:r>
          <w:rPr>
            <w:rFonts w:ascii="Times New Roman" w:hAnsi="Times New Roman" w:cs="Times New Roman"/>
            <w:color w:val="000000" w:themeColor="text1"/>
          </w:rPr>
          <w:t xml:space="preserve">Specifically, </w:t>
        </w:r>
      </w:ins>
      <w:ins w:id="279" w:author="Nickelberry, Marshae" w:date="2026-01-15T19:50:00Z" w16du:dateUtc="2026-01-16T00:50:00Z">
        <w:r w:rsidRPr="001C2628">
          <w:rPr>
            <w:rFonts w:ascii="Times New Roman" w:hAnsi="Times New Roman" w:cs="Times New Roman"/>
            <w:color w:val="000000" w:themeColor="text1"/>
          </w:rPr>
          <w:t xml:space="preserve">females experiencing </w:t>
        </w:r>
      </w:ins>
      <w:ins w:id="280" w:author="Nickelberry, Marshae" w:date="2026-01-15T19:51:00Z" w16du:dateUtc="2026-01-16T00:51:00Z">
        <w:r w:rsidRPr="001C2628">
          <w:rPr>
            <w:rFonts w:ascii="Times New Roman" w:hAnsi="Times New Roman" w:cs="Times New Roman"/>
            <w:color w:val="000000" w:themeColor="text1"/>
          </w:rPr>
          <w:t>low 1</w:t>
        </w:r>
      </w:ins>
      <w:ins w:id="281" w:author="Nickelberry, Marshae" w:date="2026-01-15T20:28:00Z" w16du:dateUtc="2026-01-16T01:28:00Z">
        <w:r w:rsidR="00FB05F3">
          <w:rPr>
            <w:rFonts w:ascii="Times New Roman" w:hAnsi="Times New Roman" w:cs="Times New Roman"/>
            <w:color w:val="000000" w:themeColor="text1"/>
          </w:rPr>
          <w:t>(</w:t>
        </w:r>
      </w:ins>
      <w:ins w:id="282" w:author="Nickelberry, Marshae" w:date="2026-01-15T19:51:00Z" w16du:dateUtc="2026-01-16T00:51:00Z">
        <w:r w:rsidRPr="001C2628">
          <w:rPr>
            <w:rFonts w:ascii="Times New Roman" w:hAnsi="Times New Roman" w:cs="Times New Roman"/>
            <w:color w:val="000000" w:themeColor="text1"/>
          </w:rPr>
          <w:t>1.08%; 95% CI: -3.9%, 28.41%</w:t>
        </w:r>
        <w:proofErr w:type="gramStart"/>
        <w:r>
          <w:rPr>
            <w:rFonts w:ascii="Times New Roman" w:hAnsi="Times New Roman" w:cs="Times New Roman"/>
            <w:color w:val="000000" w:themeColor="text1"/>
          </w:rPr>
          <w:t>)</w:t>
        </w:r>
        <w:r w:rsidRPr="001C2628">
          <w:rPr>
            <w:rFonts w:ascii="Times New Roman" w:hAnsi="Times New Roman" w:cs="Times New Roman"/>
            <w:color w:val="000000" w:themeColor="text1"/>
          </w:rPr>
          <w:t xml:space="preserve">; </w:t>
        </w:r>
      </w:ins>
      <w:ins w:id="283" w:author="Nickelberry, Marshae" w:date="2026-01-15T19:50:00Z" w16du:dateUtc="2026-01-16T00:50:00Z">
        <w:r w:rsidRPr="001C2628">
          <w:rPr>
            <w:rFonts w:ascii="Times New Roman" w:hAnsi="Times New Roman" w:cs="Times New Roman"/>
            <w:color w:val="000000" w:themeColor="text1"/>
          </w:rPr>
          <w:t xml:space="preserve"> and</w:t>
        </w:r>
        <w:proofErr w:type="gramEnd"/>
        <w:r w:rsidRPr="001C2628">
          <w:rPr>
            <w:rFonts w:ascii="Times New Roman" w:hAnsi="Times New Roman" w:cs="Times New Roman"/>
            <w:color w:val="000000" w:themeColor="text1"/>
          </w:rPr>
          <w:t xml:space="preserve"> very low food security</w:t>
        </w:r>
      </w:ins>
      <w:ins w:id="284" w:author="Nickelberry, Marshae" w:date="2026-01-15T19:52:00Z" w16du:dateUtc="2026-01-16T00:52:00Z">
        <w:r>
          <w:rPr>
            <w:rFonts w:ascii="Times New Roman" w:hAnsi="Times New Roman" w:cs="Times New Roman"/>
            <w:color w:val="000000" w:themeColor="text1"/>
          </w:rPr>
          <w:t xml:space="preserve"> (</w:t>
        </w:r>
        <w:r w:rsidRPr="001C2628">
          <w:rPr>
            <w:rFonts w:ascii="Times New Roman" w:hAnsi="Times New Roman" w:cs="Times New Roman"/>
            <w:color w:val="000000" w:themeColor="text1"/>
          </w:rPr>
          <w:t>very low: 21.45%; 95% CI: -1.04%, 49.05%)</w:t>
        </w:r>
      </w:ins>
      <w:ins w:id="285" w:author="Nickelberry, Marshae" w:date="2026-01-15T19:50:00Z" w16du:dateUtc="2026-01-16T00:50:00Z">
        <w:r w:rsidRPr="001C2628">
          <w:rPr>
            <w:rFonts w:ascii="Times New Roman" w:hAnsi="Times New Roman" w:cs="Times New Roman"/>
            <w:color w:val="000000" w:themeColor="text1"/>
          </w:rPr>
          <w:t xml:space="preserve"> had higher BPA concentrations compared with females with high food security</w:t>
        </w:r>
      </w:ins>
      <w:ins w:id="286" w:author="Nickelberry, Marshae" w:date="2026-01-15T19:52:00Z" w16du:dateUtc="2026-01-16T00:52:00Z">
        <w:r>
          <w:rPr>
            <w:rFonts w:ascii="Times New Roman" w:hAnsi="Times New Roman" w:cs="Times New Roman"/>
            <w:color w:val="000000" w:themeColor="text1"/>
          </w:rPr>
          <w:t xml:space="preserve">. </w:t>
        </w:r>
      </w:ins>
      <w:ins w:id="287" w:author="Nickelberry, Marshae" w:date="2026-01-15T20:28:00Z" w16du:dateUtc="2026-01-16T01:28:00Z">
        <w:r w:rsidR="00FB05F3">
          <w:rPr>
            <w:rFonts w:ascii="Times New Roman" w:hAnsi="Times New Roman" w:cs="Times New Roman"/>
            <w:color w:val="000000" w:themeColor="text1"/>
          </w:rPr>
          <w:t xml:space="preserve">Among males, estimates hovered around the </w:t>
        </w:r>
        <w:proofErr w:type="gramStart"/>
        <w:r w:rsidR="00FB05F3">
          <w:rPr>
            <w:rFonts w:ascii="Times New Roman" w:hAnsi="Times New Roman" w:cs="Times New Roman"/>
            <w:color w:val="000000" w:themeColor="text1"/>
          </w:rPr>
          <w:t>null, and</w:t>
        </w:r>
        <w:proofErr w:type="gramEnd"/>
        <w:r w:rsidR="00FB05F3">
          <w:rPr>
            <w:rFonts w:ascii="Times New Roman" w:hAnsi="Times New Roman" w:cs="Times New Roman"/>
            <w:color w:val="000000" w:themeColor="text1"/>
          </w:rPr>
          <w:t xml:space="preserve"> </w:t>
        </w:r>
        <w:r w:rsidR="005E15DC">
          <w:rPr>
            <w:rFonts w:ascii="Times New Roman" w:hAnsi="Times New Roman" w:cs="Times New Roman"/>
            <w:color w:val="000000" w:themeColor="text1"/>
          </w:rPr>
          <w:t xml:space="preserve">were </w:t>
        </w:r>
      </w:ins>
      <w:ins w:id="288" w:author="Nickelberry, Marshae" w:date="2026-01-15T20:29:00Z" w16du:dateUtc="2026-01-16T01:29:00Z">
        <w:r w:rsidR="005E15DC">
          <w:rPr>
            <w:rFonts w:ascii="Times New Roman" w:hAnsi="Times New Roman" w:cs="Times New Roman"/>
            <w:color w:val="000000" w:themeColor="text1"/>
          </w:rPr>
          <w:t xml:space="preserve">slightly lower among very low males (X% [95%CI], compared to </w:t>
        </w:r>
      </w:ins>
      <w:ins w:id="289" w:author="Nickelberry, Marshae" w:date="2026-01-15T19:50:00Z" w16du:dateUtc="2026-01-16T00:50:00Z">
        <w:r w:rsidRPr="001C2628">
          <w:rPr>
            <w:rFonts w:ascii="Times New Roman" w:hAnsi="Times New Roman" w:cs="Times New Roman"/>
            <w:color w:val="000000" w:themeColor="text1"/>
          </w:rPr>
          <w:t>males experiencing high food security (-5.35%; 95% CI: -21.46</w:t>
        </w:r>
        <w:commentRangeStart w:id="290"/>
        <w:r w:rsidRPr="001C2628">
          <w:rPr>
            <w:rFonts w:ascii="Times New Roman" w:hAnsi="Times New Roman" w:cs="Times New Roman"/>
            <w:color w:val="000000" w:themeColor="text1"/>
          </w:rPr>
          <w:t xml:space="preserve">%, 14.06%). </w:t>
        </w:r>
      </w:ins>
      <w:commentRangeEnd w:id="290"/>
      <w:ins w:id="291" w:author="Nickelberry, Marshae" w:date="2026-01-15T20:30:00Z" w16du:dateUtc="2026-01-16T01:30:00Z">
        <w:r w:rsidR="005E15DC">
          <w:rPr>
            <w:rStyle w:val="CommentReference"/>
          </w:rPr>
          <w:commentReference w:id="290"/>
        </w:r>
      </w:ins>
    </w:p>
    <w:p w14:paraId="7D413A45" w14:textId="77777777" w:rsidR="007104E9" w:rsidRDefault="007104E9">
      <w:pPr>
        <w:rPr>
          <w:ins w:id="292" w:author="Nickelberry, Marshae" w:date="2026-01-15T19:50:00Z" w16du:dateUtc="2026-01-16T00:50:00Z"/>
          <w:rFonts w:ascii="Times New Roman" w:hAnsi="Times New Roman" w:cs="Times New Roman"/>
          <w:color w:val="000000" w:themeColor="text1"/>
        </w:rPr>
        <w:pPrChange w:id="293" w:author="Nickelberry, Marshae" w:date="2026-01-15T19:55:00Z" w16du:dateUtc="2026-01-16T00:55:00Z">
          <w:pPr>
            <w:ind w:firstLine="720"/>
          </w:pPr>
        </w:pPrChange>
      </w:pPr>
    </w:p>
    <w:p w14:paraId="623F5363" w14:textId="225AC6D4" w:rsidR="00EB2C3B" w:rsidRPr="00FB05F3" w:rsidRDefault="00C72A72" w:rsidP="005E15DC">
      <w:pPr>
        <w:ind w:firstLine="720"/>
        <w:rPr>
          <w:rFonts w:ascii="Times New Roman" w:hAnsi="Times New Roman" w:cs="Times New Roman"/>
          <w:color w:val="000000" w:themeColor="text1"/>
          <w:rPrChange w:id="294" w:author="Nickelberry, Marshae" w:date="2026-01-15T20:24:00Z" w16du:dateUtc="2026-01-16T01:24:00Z">
            <w:rPr>
              <w:rFonts w:ascii="Times New Roman" w:hAnsi="Times New Roman" w:cs="Times New Roman"/>
              <w:color w:val="ED0000"/>
            </w:rPr>
          </w:rPrChange>
        </w:rPr>
      </w:pPr>
      <w:ins w:id="295" w:author="Nickelberry, Marshae" w:date="2026-01-15T20:00:00Z" w16du:dateUtc="2026-01-16T01:00:00Z">
        <w:r>
          <w:rPr>
            <w:rFonts w:ascii="Times New Roman" w:hAnsi="Times New Roman" w:cs="Times New Roman"/>
            <w:color w:val="000000" w:themeColor="text1"/>
          </w:rPr>
          <w:t xml:space="preserve">Percent differences for parabens remained </w:t>
        </w:r>
      </w:ins>
      <w:ins w:id="296" w:author="Nickelberry, Marshae" w:date="2026-01-15T20:33:00Z" w16du:dateUtc="2026-01-16T01:33:00Z">
        <w:r w:rsidR="005E15DC">
          <w:rPr>
            <w:rFonts w:ascii="Times New Roman" w:hAnsi="Times New Roman" w:cs="Times New Roman"/>
            <w:color w:val="000000" w:themeColor="text1"/>
          </w:rPr>
          <w:t xml:space="preserve">mostly </w:t>
        </w:r>
      </w:ins>
      <w:ins w:id="297" w:author="Nickelberry, Marshae" w:date="2026-01-15T20:00:00Z" w16du:dateUtc="2026-01-16T01:00:00Z">
        <w:r>
          <w:rPr>
            <w:rFonts w:ascii="Times New Roman" w:hAnsi="Times New Roman" w:cs="Times New Roman"/>
            <w:color w:val="000000" w:themeColor="text1"/>
          </w:rPr>
          <w:t>negative</w:t>
        </w:r>
      </w:ins>
      <w:ins w:id="298" w:author="Nickelberry, Marshae" w:date="2026-01-15T20:22:00Z" w16du:dateUtc="2026-01-16T01:22:00Z">
        <w:r w:rsidR="00FB05F3">
          <w:rPr>
            <w:rFonts w:ascii="Times New Roman" w:hAnsi="Times New Roman" w:cs="Times New Roman"/>
            <w:color w:val="000000" w:themeColor="text1"/>
          </w:rPr>
          <w:t xml:space="preserve"> within stratum of sex</w:t>
        </w:r>
      </w:ins>
      <w:ins w:id="299" w:author="Nickelberry, Marshae" w:date="2026-01-15T20:01:00Z" w16du:dateUtc="2026-01-16T01:01:00Z">
        <w:r>
          <w:rPr>
            <w:rFonts w:ascii="Times New Roman" w:hAnsi="Times New Roman" w:cs="Times New Roman"/>
            <w:color w:val="000000" w:themeColor="text1"/>
          </w:rPr>
          <w:t xml:space="preserve">, </w:t>
        </w:r>
      </w:ins>
      <w:ins w:id="300" w:author="Nickelberry, Marshae" w:date="2026-01-15T20:33:00Z" w16du:dateUtc="2026-01-16T01:33:00Z">
        <w:r w:rsidR="005E15DC">
          <w:rPr>
            <w:rFonts w:ascii="Times New Roman" w:hAnsi="Times New Roman" w:cs="Times New Roman"/>
            <w:color w:val="000000" w:themeColor="text1"/>
          </w:rPr>
          <w:t>and</w:t>
        </w:r>
      </w:ins>
      <w:ins w:id="301" w:author="Nickelberry, Marshae" w:date="2026-01-15T20:01:00Z" w16du:dateUtc="2026-01-16T01:01:00Z">
        <w:r>
          <w:rPr>
            <w:rFonts w:ascii="Times New Roman" w:hAnsi="Times New Roman" w:cs="Times New Roman"/>
            <w:color w:val="000000" w:themeColor="text1"/>
          </w:rPr>
          <w:t xml:space="preserve"> associations were stronger amongst females.</w:t>
        </w:r>
      </w:ins>
      <w:ins w:id="302" w:author="Nickelberry, Marshae" w:date="2026-01-15T20:02:00Z" w16du:dateUtc="2026-01-16T01:02:00Z">
        <w:r>
          <w:rPr>
            <w:rFonts w:ascii="Times New Roman" w:hAnsi="Times New Roman" w:cs="Times New Roman"/>
            <w:color w:val="000000" w:themeColor="text1"/>
          </w:rPr>
          <w:t xml:space="preserve"> </w:t>
        </w:r>
      </w:ins>
      <w:ins w:id="303" w:author="Nickelberry, Marshae" w:date="2026-01-15T20:33:00Z" w16du:dateUtc="2026-01-16T01:33:00Z">
        <w:r w:rsidR="005E15DC">
          <w:rPr>
            <w:rFonts w:ascii="Times New Roman" w:hAnsi="Times New Roman" w:cs="Times New Roman"/>
            <w:color w:val="000000" w:themeColor="text1"/>
          </w:rPr>
          <w:t>Amo</w:t>
        </w:r>
      </w:ins>
      <w:ins w:id="304" w:author="Nickelberry, Marshae" w:date="2026-01-15T20:34:00Z" w16du:dateUtc="2026-01-16T01:34:00Z">
        <w:r w:rsidR="005E15DC">
          <w:rPr>
            <w:rFonts w:ascii="Times New Roman" w:hAnsi="Times New Roman" w:cs="Times New Roman"/>
            <w:color w:val="000000" w:themeColor="text1"/>
          </w:rPr>
          <w:t>ng females experiencing high food security, e</w:t>
        </w:r>
      </w:ins>
      <w:ins w:id="305" w:author="Nickelberry, Marshae" w:date="2026-01-15T20:02:00Z" w16du:dateUtc="2026-01-16T01:02:00Z">
        <w:r>
          <w:rPr>
            <w:rFonts w:ascii="Times New Roman" w:hAnsi="Times New Roman" w:cs="Times New Roman"/>
            <w:color w:val="000000" w:themeColor="text1"/>
          </w:rPr>
          <w:t>thyl paraben concentrations</w:t>
        </w:r>
      </w:ins>
      <w:ins w:id="306" w:author="Nickelberry, Marshae" w:date="2026-01-15T20:23:00Z" w16du:dateUtc="2026-01-16T01:23:00Z">
        <w:r w:rsidR="00FB05F3">
          <w:rPr>
            <w:rFonts w:ascii="Times New Roman" w:hAnsi="Times New Roman" w:cs="Times New Roman"/>
            <w:color w:val="000000" w:themeColor="text1"/>
          </w:rPr>
          <w:t xml:space="preserve"> </w:t>
        </w:r>
        <w:r w:rsidR="00FB05F3" w:rsidRPr="00FB05F3">
          <w:rPr>
            <w:rFonts w:ascii="Times New Roman" w:hAnsi="Times New Roman" w:cs="Times New Roman"/>
            <w:color w:val="000000" w:themeColor="text1"/>
          </w:rPr>
          <w:t xml:space="preserve">were lower </w:t>
        </w:r>
      </w:ins>
      <w:ins w:id="307" w:author="Nickelberry, Marshae" w:date="2026-01-15T20:34:00Z" w16du:dateUtc="2026-01-16T01:34:00Z">
        <w:r w:rsidR="005E15DC">
          <w:rPr>
            <w:rFonts w:ascii="Times New Roman" w:hAnsi="Times New Roman" w:cs="Times New Roman"/>
            <w:color w:val="000000" w:themeColor="text1"/>
          </w:rPr>
          <w:t xml:space="preserve">for </w:t>
        </w:r>
      </w:ins>
      <w:ins w:id="308" w:author="Nickelberry, Marshae" w:date="2026-01-15T20:23:00Z" w16du:dateUtc="2026-01-16T01:23:00Z">
        <w:r w:rsidR="00FB05F3" w:rsidRPr="00FB05F3">
          <w:rPr>
            <w:rFonts w:ascii="Times New Roman" w:hAnsi="Times New Roman" w:cs="Times New Roman"/>
            <w:color w:val="000000" w:themeColor="text1"/>
          </w:rPr>
          <w:t>marginal</w:t>
        </w:r>
      </w:ins>
      <w:ins w:id="309" w:author="Nickelberry, Marshae" w:date="2026-01-15T20:34:00Z" w16du:dateUtc="2026-01-16T01:34:00Z">
        <w:r w:rsidR="005E15DC">
          <w:rPr>
            <w:rFonts w:ascii="Times New Roman" w:hAnsi="Times New Roman" w:cs="Times New Roman"/>
            <w:color w:val="000000" w:themeColor="text1"/>
          </w:rPr>
          <w:t xml:space="preserve"> (</w:t>
        </w:r>
      </w:ins>
      <w:ins w:id="310" w:author="Nickelberry, Marshae" w:date="2026-01-15T20:23:00Z" w16du:dateUtc="2026-01-16T01:23:00Z">
        <w:r w:rsidR="00FB05F3" w:rsidRPr="00FB05F3">
          <w:rPr>
            <w:rFonts w:ascii="Times New Roman" w:hAnsi="Times New Roman" w:cs="Times New Roman"/>
            <w:color w:val="000000" w:themeColor="text1"/>
          </w:rPr>
          <w:t xml:space="preserve"> 20.04% [95% CI: −38.24%, −3.51%]</w:t>
        </w:r>
      </w:ins>
      <w:ins w:id="311" w:author="Nickelberry, Marshae" w:date="2026-01-15T20:34:00Z" w16du:dateUtc="2026-01-16T01:34:00Z">
        <w:r w:rsidR="005E15DC">
          <w:rPr>
            <w:rFonts w:ascii="Times New Roman" w:hAnsi="Times New Roman" w:cs="Times New Roman"/>
            <w:color w:val="000000" w:themeColor="text1"/>
          </w:rPr>
          <w:t>)</w:t>
        </w:r>
      </w:ins>
      <w:ins w:id="312" w:author="Nickelberry, Marshae" w:date="2026-01-15T20:23:00Z" w16du:dateUtc="2026-01-16T01:23:00Z">
        <w:r w:rsidR="00FB05F3" w:rsidRPr="00FB05F3">
          <w:rPr>
            <w:rFonts w:ascii="Times New Roman" w:hAnsi="Times New Roman" w:cs="Times New Roman"/>
            <w:color w:val="000000" w:themeColor="text1"/>
          </w:rPr>
          <w:t>; low</w:t>
        </w:r>
      </w:ins>
      <w:ins w:id="313" w:author="Nickelberry, Marshae" w:date="2026-01-15T20:34:00Z" w16du:dateUtc="2026-01-16T01:34:00Z">
        <w:r w:rsidR="005E15DC">
          <w:rPr>
            <w:rFonts w:ascii="Times New Roman" w:hAnsi="Times New Roman" w:cs="Times New Roman"/>
            <w:color w:val="000000" w:themeColor="text1"/>
          </w:rPr>
          <w:t xml:space="preserve"> (</w:t>
        </w:r>
      </w:ins>
      <w:ins w:id="314" w:author="Nickelberry, Marshae" w:date="2026-01-15T20:23:00Z" w16du:dateUtc="2026-01-16T01:23:00Z">
        <w:r w:rsidR="00FB05F3" w:rsidRPr="00FB05F3">
          <w:rPr>
            <w:rFonts w:ascii="Times New Roman" w:hAnsi="Times New Roman" w:cs="Times New Roman"/>
            <w:color w:val="000000" w:themeColor="text1"/>
          </w:rPr>
          <w:t>20.29% [95% CI: −38.25%, −2.89%]</w:t>
        </w:r>
      </w:ins>
      <w:ins w:id="315" w:author="Nickelberry, Marshae" w:date="2026-01-15T20:34:00Z" w16du:dateUtc="2026-01-16T01:34:00Z">
        <w:r w:rsidR="005E15DC">
          <w:rPr>
            <w:rFonts w:ascii="Times New Roman" w:hAnsi="Times New Roman" w:cs="Times New Roman"/>
            <w:color w:val="000000" w:themeColor="text1"/>
          </w:rPr>
          <w:t>)</w:t>
        </w:r>
      </w:ins>
      <w:ins w:id="316" w:author="Nickelberry, Marshae" w:date="2026-01-15T20:23:00Z" w16du:dateUtc="2026-01-16T01:23:00Z">
        <w:r w:rsidR="00FB05F3" w:rsidRPr="00FB05F3">
          <w:rPr>
            <w:rFonts w:ascii="Times New Roman" w:hAnsi="Times New Roman" w:cs="Times New Roman"/>
            <w:color w:val="000000" w:themeColor="text1"/>
          </w:rPr>
          <w:t xml:space="preserve"> and very lo</w:t>
        </w:r>
      </w:ins>
      <w:ins w:id="317" w:author="Nickelberry, Marshae" w:date="2026-01-15T20:34:00Z" w16du:dateUtc="2026-01-16T01:34:00Z">
        <w:r w:rsidR="005E15DC">
          <w:rPr>
            <w:rFonts w:ascii="Times New Roman" w:hAnsi="Times New Roman" w:cs="Times New Roman"/>
            <w:color w:val="000000" w:themeColor="text1"/>
          </w:rPr>
          <w:t>w (</w:t>
        </w:r>
      </w:ins>
      <w:ins w:id="318" w:author="Nickelberry, Marshae" w:date="2026-01-15T20:23:00Z" w16du:dateUtc="2026-01-16T01:23:00Z">
        <w:r w:rsidR="00FB05F3" w:rsidRPr="00FB05F3">
          <w:rPr>
            <w:rFonts w:ascii="Times New Roman" w:hAnsi="Times New Roman" w:cs="Times New Roman"/>
            <w:color w:val="000000" w:themeColor="text1"/>
          </w:rPr>
          <w:t>38.94% [95% CI: −53.86%, −19.21%</w:t>
        </w:r>
      </w:ins>
      <w:ins w:id="319" w:author="Nickelberry, Marshae" w:date="2026-01-15T20:34:00Z" w16du:dateUtc="2026-01-16T01:34:00Z">
        <w:r w:rsidR="005E15DC">
          <w:rPr>
            <w:rFonts w:ascii="Times New Roman" w:hAnsi="Times New Roman" w:cs="Times New Roman"/>
            <w:color w:val="000000" w:themeColor="text1"/>
          </w:rPr>
          <w:t>) food secure females.</w:t>
        </w:r>
      </w:ins>
      <w:ins w:id="320" w:author="Nickelberry, Marshae" w:date="2026-01-15T20:23:00Z" w16du:dateUtc="2026-01-16T01:23:00Z">
        <w:r w:rsidR="00FB05F3" w:rsidRPr="00FB05F3">
          <w:rPr>
            <w:rFonts w:ascii="Times New Roman" w:hAnsi="Times New Roman" w:cs="Times New Roman"/>
            <w:color w:val="000000" w:themeColor="text1"/>
          </w:rPr>
          <w:t xml:space="preserve"> </w:t>
        </w:r>
      </w:ins>
      <w:del w:id="321" w:author="Nickelberry, Marshae" w:date="2026-01-15T20:24:00Z" w16du:dateUtc="2026-01-16T01:24:00Z">
        <w:r w:rsidR="00EB2C3B" w:rsidRPr="001C2628" w:rsidDel="00FB05F3">
          <w:rPr>
            <w:rFonts w:ascii="Times New Roman" w:hAnsi="Times New Roman" w:cs="Times New Roman"/>
            <w:color w:val="000000" w:themeColor="text1"/>
          </w:rPr>
          <w:delText xml:space="preserve">Among females, </w:delText>
        </w:r>
      </w:del>
      <w:del w:id="322" w:author="Nickelberry, Marshae" w:date="2026-01-15T20:00:00Z" w16du:dateUtc="2026-01-16T01:00:00Z">
        <w:r w:rsidR="00EB2C3B" w:rsidRPr="001C2628" w:rsidDel="00C72A72">
          <w:rPr>
            <w:rFonts w:ascii="Times New Roman" w:hAnsi="Times New Roman" w:cs="Times New Roman"/>
            <w:color w:val="000000" w:themeColor="text1"/>
          </w:rPr>
          <w:delText xml:space="preserve">lower food security categories were </w:delText>
        </w:r>
      </w:del>
      <w:del w:id="323" w:author="Nickelberry, Marshae" w:date="2026-01-15T19:58:00Z" w16du:dateUtc="2026-01-16T00:58:00Z">
        <w:r w:rsidR="00EB2C3B" w:rsidRPr="001C2628" w:rsidDel="007104E9">
          <w:rPr>
            <w:rFonts w:ascii="Times New Roman" w:hAnsi="Times New Roman" w:cs="Times New Roman"/>
            <w:color w:val="000000" w:themeColor="text1"/>
          </w:rPr>
          <w:delText xml:space="preserve">generally </w:delText>
        </w:r>
      </w:del>
      <w:del w:id="324" w:author="Nickelberry, Marshae" w:date="2026-01-15T20:00:00Z" w16du:dateUtc="2026-01-16T01:00:00Z">
        <w:r w:rsidR="00EB2C3B" w:rsidRPr="001C2628" w:rsidDel="00C72A72">
          <w:rPr>
            <w:rFonts w:ascii="Times New Roman" w:hAnsi="Times New Roman" w:cs="Times New Roman"/>
            <w:color w:val="000000" w:themeColor="text1"/>
          </w:rPr>
          <w:delText xml:space="preserve">associated with </w:delText>
        </w:r>
      </w:del>
      <w:del w:id="325" w:author="Nickelberry, Marshae" w:date="2026-01-15T20:24:00Z" w16du:dateUtc="2026-01-16T01:24:00Z">
        <w:r w:rsidR="00EB2C3B" w:rsidRPr="001C2628" w:rsidDel="00FB05F3">
          <w:rPr>
            <w:rFonts w:ascii="Times New Roman" w:hAnsi="Times New Roman" w:cs="Times New Roman"/>
            <w:color w:val="000000" w:themeColor="text1"/>
          </w:rPr>
          <w:delText>lower levels of ethyl paraben concentrations</w:delText>
        </w:r>
      </w:del>
      <w:del w:id="326" w:author="Nickelberry, Marshae" w:date="2026-01-15T20:00:00Z" w16du:dateUtc="2026-01-16T01:00:00Z">
        <w:r w:rsidR="00EB2C3B" w:rsidRPr="001C2628" w:rsidDel="00C72A72">
          <w:rPr>
            <w:rFonts w:ascii="Times New Roman" w:hAnsi="Times New Roman" w:cs="Times New Roman"/>
            <w:color w:val="000000" w:themeColor="text1"/>
          </w:rPr>
          <w:delText xml:space="preserve"> </w:delText>
        </w:r>
      </w:del>
      <w:del w:id="327" w:author="Nickelberry, Marshae" w:date="2026-01-15T20:24:00Z" w16du:dateUtc="2026-01-16T01:24:00Z">
        <w:r w:rsidR="00EB2C3B" w:rsidRPr="001C2628" w:rsidDel="00FB05F3">
          <w:rPr>
            <w:rFonts w:ascii="Times New Roman" w:eastAsia="Times New Roman" w:hAnsi="Times New Roman" w:cs="Times New Roman"/>
            <w:color w:val="000000" w:themeColor="text1"/>
          </w:rPr>
          <w:delText xml:space="preserve">(marginal: -20.04%, [95% CI: 38.24%, 3.51%], low food </w:delText>
        </w:r>
      </w:del>
      <w:del w:id="328" w:author="Nickelberry, Marshae" w:date="2026-01-15T19:59:00Z" w16du:dateUtc="2026-01-16T00:59:00Z">
        <w:r w:rsidR="00EB2C3B" w:rsidRPr="001C2628" w:rsidDel="00C72A72">
          <w:rPr>
            <w:rFonts w:ascii="Times New Roman" w:eastAsia="Times New Roman" w:hAnsi="Times New Roman" w:cs="Times New Roman"/>
            <w:color w:val="000000" w:themeColor="text1"/>
          </w:rPr>
          <w:delText xml:space="preserve">secure females </w:delText>
        </w:r>
      </w:del>
      <w:del w:id="329" w:author="Nickelberry, Marshae" w:date="2026-01-15T20:24:00Z" w16du:dateUtc="2026-01-16T01:24:00Z">
        <w:r w:rsidR="00EB2C3B" w:rsidRPr="001C2628" w:rsidDel="00FB05F3">
          <w:rPr>
            <w:rFonts w:ascii="Times New Roman" w:eastAsia="Times New Roman" w:hAnsi="Times New Roman" w:cs="Times New Roman"/>
            <w:color w:val="000000" w:themeColor="text1"/>
          </w:rPr>
          <w:delText xml:space="preserve">(20.29%%: 95% CI: -38.25%, 2.89%), and very low food secure females (-38.94%: 95% CI: -53.86%, -19.21%). </w:delText>
        </w:r>
      </w:del>
      <w:r w:rsidR="00EB2C3B" w:rsidRPr="001C2628">
        <w:rPr>
          <w:rFonts w:ascii="Times New Roman" w:eastAsia="Times New Roman" w:hAnsi="Times New Roman" w:cs="Times New Roman"/>
          <w:color w:val="000000" w:themeColor="text1"/>
        </w:rPr>
        <w:t xml:space="preserve">Similar trends were observed for methyl paraben </w:t>
      </w:r>
      <w:commentRangeStart w:id="330"/>
      <w:r w:rsidR="00EB2C3B" w:rsidRPr="001C2628">
        <w:rPr>
          <w:rFonts w:ascii="Times New Roman" w:eastAsia="Times New Roman" w:hAnsi="Times New Roman" w:cs="Times New Roman"/>
          <w:color w:val="000000" w:themeColor="text1"/>
        </w:rPr>
        <w:t>(marginal: (-14.99%; 95% CI:-33.01%, 7.87%; low: -17.85%; 95% CI: -37.03%, 7.18%; very low: -26.10%; 95 CI: -46.97%, 2.98%)</w:t>
      </w:r>
      <w:r w:rsidR="00EB2C3B" w:rsidRPr="001C2628">
        <w:rPr>
          <w:rFonts w:ascii="Times New Roman" w:hAnsi="Times New Roman" w:cs="Times New Roman"/>
          <w:color w:val="000000" w:themeColor="text1"/>
        </w:rPr>
        <w:t xml:space="preserve">, and propyl paraben </w:t>
      </w:r>
      <w:r w:rsidR="00EB2C3B" w:rsidRPr="001C2628">
        <w:rPr>
          <w:rFonts w:ascii="Times New Roman" w:eastAsia="Times New Roman" w:hAnsi="Times New Roman" w:cs="Times New Roman"/>
          <w:color w:val="000000" w:themeColor="text1"/>
        </w:rPr>
        <w:t>(marginal: (-25.71%; 95% CI:-44.96%, 0.27%%; low: -22.96%; 95% CI: -46.20%, 10.31%; very low: -44.82%; 95 CI: -63.63%, 16.28%)</w:t>
      </w:r>
      <w:ins w:id="331" w:author="Nickelberry, Marshae" w:date="2026-01-15T20:35:00Z" w16du:dateUtc="2026-01-16T01:35:00Z">
        <w:r w:rsidR="005E15DC">
          <w:rPr>
            <w:rFonts w:ascii="Times New Roman" w:hAnsi="Times New Roman" w:cs="Times New Roman"/>
            <w:color w:val="000000" w:themeColor="text1"/>
          </w:rPr>
          <w:t xml:space="preserve">. </w:t>
        </w:r>
      </w:ins>
      <w:del w:id="332" w:author="Nickelberry, Marshae" w:date="2026-01-15T20:35:00Z" w16du:dateUtc="2026-01-16T01:35:00Z">
        <w:r w:rsidR="00EB2C3B" w:rsidRPr="001C2628" w:rsidDel="005E15DC">
          <w:rPr>
            <w:rFonts w:ascii="Times New Roman" w:hAnsi="Times New Roman" w:cs="Times New Roman"/>
            <w:color w:val="000000" w:themeColor="text1"/>
          </w:rPr>
          <w:delText>.</w:delText>
        </w:r>
      </w:del>
      <w:r w:rsidR="00EB2C3B" w:rsidRPr="001C2628">
        <w:rPr>
          <w:rFonts w:ascii="Times New Roman" w:hAnsi="Times New Roman" w:cs="Times New Roman"/>
          <w:color w:val="000000" w:themeColor="text1"/>
        </w:rPr>
        <w:t xml:space="preserve"> </w:t>
      </w:r>
      <w:commentRangeEnd w:id="330"/>
      <w:r w:rsidR="00FB05F3">
        <w:rPr>
          <w:rStyle w:val="CommentReference"/>
        </w:rPr>
        <w:commentReference w:id="330"/>
      </w:r>
      <w:del w:id="333" w:author="Nickelberry, Marshae" w:date="2026-01-15T20:25:00Z" w16du:dateUtc="2026-01-16T01:25:00Z">
        <w:r w:rsidR="00EB2C3B" w:rsidRPr="001C2628" w:rsidDel="00FB05F3">
          <w:rPr>
            <w:rFonts w:ascii="Times New Roman" w:hAnsi="Times New Roman" w:cs="Times New Roman"/>
            <w:color w:val="000000" w:themeColor="text1"/>
          </w:rPr>
          <w:delText>Parabens compared with high food secure females with the largest reductions typically observed among low and very low food secure females.</w:delText>
        </w:r>
      </w:del>
      <w:r w:rsidR="00EB2C3B" w:rsidRPr="001C2628">
        <w:rPr>
          <w:rFonts w:ascii="Times New Roman" w:hAnsi="Times New Roman" w:cs="Times New Roman"/>
          <w:color w:val="000000" w:themeColor="text1"/>
        </w:rPr>
        <w:t xml:space="preserve"> In contrast, among males</w:t>
      </w:r>
      <w:ins w:id="334" w:author="Nickelberry, Marshae" w:date="2026-01-15T20:35:00Z" w16du:dateUtc="2026-01-16T01:35:00Z">
        <w:r w:rsidR="005E15DC">
          <w:rPr>
            <w:rFonts w:ascii="Times New Roman" w:hAnsi="Times New Roman" w:cs="Times New Roman"/>
            <w:color w:val="000000" w:themeColor="text1"/>
          </w:rPr>
          <w:t xml:space="preserve"> with some </w:t>
        </w:r>
      </w:ins>
      <w:ins w:id="335" w:author="Nickelberry, Marshae" w:date="2026-01-15T20:36:00Z" w16du:dateUtc="2026-01-16T01:36:00Z">
        <w:r w:rsidR="005E15DC">
          <w:rPr>
            <w:rFonts w:ascii="Times New Roman" w:hAnsi="Times New Roman" w:cs="Times New Roman"/>
            <w:color w:val="000000" w:themeColor="text1"/>
          </w:rPr>
          <w:t>but not all</w:t>
        </w:r>
      </w:ins>
      <w:ins w:id="336" w:author="Nickelberry, Marshae" w:date="2026-01-15T20:35:00Z" w16du:dateUtc="2026-01-16T01:35:00Z">
        <w:r w:rsidR="005E15DC">
          <w:rPr>
            <w:rFonts w:ascii="Times New Roman" w:hAnsi="Times New Roman" w:cs="Times New Roman"/>
            <w:color w:val="000000" w:themeColor="text1"/>
          </w:rPr>
          <w:t xml:space="preserve"> reduced food security categories,</w:t>
        </w:r>
      </w:ins>
      <w:del w:id="337" w:author="Nickelberry, Marshae" w:date="2026-01-15T20:35:00Z" w16du:dateUtc="2026-01-16T01:35:00Z">
        <w:r w:rsidR="00EB2C3B" w:rsidRPr="001C2628" w:rsidDel="005E15DC">
          <w:rPr>
            <w:rFonts w:ascii="Times New Roman" w:hAnsi="Times New Roman" w:cs="Times New Roman"/>
            <w:color w:val="000000" w:themeColor="text1"/>
          </w:rPr>
          <w:delText>,</w:delText>
        </w:r>
      </w:del>
      <w:r w:rsidR="00EB2C3B" w:rsidRPr="001C2628">
        <w:rPr>
          <w:rFonts w:ascii="Times New Roman" w:hAnsi="Times New Roman" w:cs="Times New Roman"/>
          <w:color w:val="000000" w:themeColor="text1"/>
        </w:rPr>
        <w:t xml:space="preserve"> </w:t>
      </w:r>
      <w:del w:id="338" w:author="Nickelberry, Marshae" w:date="2026-01-15T20:25:00Z" w16du:dateUtc="2026-01-16T01:25:00Z">
        <w:r w:rsidR="00EB2C3B" w:rsidRPr="001C2628" w:rsidDel="00FB05F3">
          <w:rPr>
            <w:rFonts w:ascii="Times New Roman" w:hAnsi="Times New Roman" w:cs="Times New Roman"/>
            <w:color w:val="000000" w:themeColor="text1"/>
          </w:rPr>
          <w:delText>higher paraben levels relative</w:delText>
        </w:r>
      </w:del>
      <w:del w:id="339" w:author="Nickelberry, Marshae" w:date="2026-01-15T20:35:00Z" w16du:dateUtc="2026-01-16T01:35:00Z">
        <w:r w:rsidR="00EB2C3B" w:rsidRPr="001C2628" w:rsidDel="005E15DC">
          <w:rPr>
            <w:rFonts w:ascii="Times New Roman" w:hAnsi="Times New Roman" w:cs="Times New Roman"/>
            <w:color w:val="000000" w:themeColor="text1"/>
          </w:rPr>
          <w:delText xml:space="preserve"> to the high food security reference</w:delText>
        </w:r>
      </w:del>
      <w:ins w:id="340" w:author="Nickelberry, Marshae" w:date="2026-01-15T20:25:00Z" w16du:dateUtc="2026-01-16T01:25:00Z">
        <w:r w:rsidR="00FB05F3">
          <w:rPr>
            <w:rFonts w:ascii="Times New Roman" w:hAnsi="Times New Roman" w:cs="Times New Roman"/>
            <w:color w:val="000000" w:themeColor="text1"/>
          </w:rPr>
          <w:t>higher levels</w:t>
        </w:r>
      </w:ins>
      <w:r w:rsidR="00EB2C3B" w:rsidRPr="001C2628">
        <w:rPr>
          <w:rFonts w:ascii="Times New Roman" w:hAnsi="Times New Roman" w:cs="Times New Roman"/>
          <w:color w:val="000000" w:themeColor="text1"/>
        </w:rPr>
        <w:t xml:space="preserve"> were observed </w:t>
      </w:r>
      <w:ins w:id="341" w:author="Nickelberry, Marshae" w:date="2026-01-15T20:26:00Z" w16du:dateUtc="2026-01-16T01:26:00Z">
        <w:r w:rsidR="00FB05F3">
          <w:rPr>
            <w:rFonts w:ascii="Times New Roman" w:hAnsi="Times New Roman" w:cs="Times New Roman"/>
            <w:color w:val="000000" w:themeColor="text1"/>
          </w:rPr>
          <w:t>for ethyl (low: X, insert),</w:t>
        </w:r>
      </w:ins>
      <w:ins w:id="342" w:author="Nickelberry, Marshae" w:date="2026-01-15T20:33:00Z" w16du:dateUtc="2026-01-16T01:33:00Z">
        <w:r w:rsidR="005E15DC">
          <w:rPr>
            <w:rFonts w:ascii="Times New Roman" w:hAnsi="Times New Roman" w:cs="Times New Roman"/>
            <w:color w:val="000000" w:themeColor="text1"/>
          </w:rPr>
          <w:t xml:space="preserve"> and </w:t>
        </w:r>
      </w:ins>
      <w:ins w:id="343" w:author="Nickelberry, Marshae" w:date="2026-01-15T20:26:00Z" w16du:dateUtc="2026-01-16T01:26:00Z">
        <w:r w:rsidR="00FB05F3">
          <w:rPr>
            <w:rFonts w:ascii="Times New Roman" w:hAnsi="Times New Roman" w:cs="Times New Roman"/>
            <w:color w:val="000000" w:themeColor="text1"/>
          </w:rPr>
          <w:t xml:space="preserve">  </w:t>
        </w:r>
      </w:ins>
      <w:del w:id="344" w:author="Nickelberry, Marshae" w:date="2026-01-15T20:26:00Z" w16du:dateUtc="2026-01-16T01:26:00Z">
        <w:r w:rsidR="00EB2C3B" w:rsidRPr="001C2628" w:rsidDel="00FB05F3">
          <w:rPr>
            <w:rFonts w:ascii="Times New Roman" w:hAnsi="Times New Roman" w:cs="Times New Roman"/>
            <w:color w:val="000000" w:themeColor="text1"/>
          </w:rPr>
          <w:delText xml:space="preserve">at low food security for ethyl paraben (13.78%) and </w:delText>
        </w:r>
      </w:del>
      <w:r w:rsidR="00EB2C3B" w:rsidRPr="001C2628">
        <w:rPr>
          <w:rFonts w:ascii="Times New Roman" w:hAnsi="Times New Roman" w:cs="Times New Roman"/>
          <w:color w:val="000000" w:themeColor="text1"/>
        </w:rPr>
        <w:t>methyl paraben (</w:t>
      </w:r>
      <w:ins w:id="345" w:author="Nickelberry, Marshae" w:date="2026-01-15T20:27:00Z" w16du:dateUtc="2026-01-16T01:27:00Z">
        <w:r w:rsidR="00FB05F3">
          <w:rPr>
            <w:rFonts w:ascii="Times New Roman" w:hAnsi="Times New Roman" w:cs="Times New Roman"/>
            <w:color w:val="000000" w:themeColor="text1"/>
          </w:rPr>
          <w:t xml:space="preserve">low: </w:t>
        </w:r>
      </w:ins>
      <w:r w:rsidR="00EB2C3B" w:rsidRPr="001C2628">
        <w:rPr>
          <w:rFonts w:ascii="Times New Roman" w:hAnsi="Times New Roman" w:cs="Times New Roman"/>
          <w:color w:val="000000" w:themeColor="text1"/>
        </w:rPr>
        <w:t>8.59</w:t>
      </w:r>
      <w:ins w:id="346" w:author="Nickelberry, Marshae" w:date="2026-01-15T20:26:00Z" w16du:dateUtc="2026-01-16T01:26:00Z">
        <w:r w:rsidR="00FB05F3">
          <w:rPr>
            <w:rFonts w:ascii="Times New Roman" w:hAnsi="Times New Roman" w:cs="Times New Roman"/>
            <w:color w:val="000000" w:themeColor="text1"/>
          </w:rPr>
          <w:t>%, insert CI</w:t>
        </w:r>
      </w:ins>
      <w:ins w:id="347" w:author="Nickelberry, Marshae" w:date="2026-01-15T20:31:00Z" w16du:dateUtc="2026-01-16T01:31:00Z">
        <w:r w:rsidR="005E15DC">
          <w:rPr>
            <w:rFonts w:ascii="Times New Roman" w:hAnsi="Times New Roman" w:cs="Times New Roman"/>
            <w:color w:val="000000" w:themeColor="text1"/>
          </w:rPr>
          <w:t xml:space="preserve">; very low: </w:t>
        </w:r>
      </w:ins>
      <w:ins w:id="348" w:author="Nickelberry, Marshae" w:date="2026-01-15T20:26:00Z" w16du:dateUtc="2026-01-16T01:26:00Z">
        <w:r w:rsidR="00FB05F3">
          <w:rPr>
            <w:rFonts w:ascii="Times New Roman" w:hAnsi="Times New Roman" w:cs="Times New Roman"/>
            <w:color w:val="000000" w:themeColor="text1"/>
          </w:rPr>
          <w:t xml:space="preserve"> </w:t>
        </w:r>
      </w:ins>
      <w:del w:id="349" w:author="Nickelberry, Marshae" w:date="2026-01-15T20:26:00Z" w16du:dateUtc="2026-01-16T01:26:00Z">
        <w:r w:rsidR="00EB2C3B" w:rsidRPr="001C2628" w:rsidDel="00FB05F3">
          <w:rPr>
            <w:rFonts w:ascii="Times New Roman" w:hAnsi="Times New Roman" w:cs="Times New Roman"/>
            <w:color w:val="000000" w:themeColor="text1"/>
          </w:rPr>
          <w:delText>%</w:delText>
        </w:r>
      </w:del>
      <w:r w:rsidR="00EB2C3B" w:rsidRPr="001C2628">
        <w:rPr>
          <w:rFonts w:ascii="Times New Roman" w:hAnsi="Times New Roman" w:cs="Times New Roman"/>
          <w:color w:val="000000" w:themeColor="text1"/>
        </w:rPr>
        <w:t>)</w:t>
      </w:r>
      <w:ins w:id="350" w:author="Nickelberry, Marshae" w:date="2026-01-15T20:36:00Z" w16du:dateUtc="2026-01-16T01:36:00Z">
        <w:r w:rsidR="005E15DC">
          <w:rPr>
            <w:rFonts w:ascii="Times New Roman" w:hAnsi="Times New Roman" w:cs="Times New Roman"/>
            <w:color w:val="000000" w:themeColor="text1"/>
          </w:rPr>
          <w:t xml:space="preserve"> relative to the reference</w:t>
        </w:r>
      </w:ins>
      <w:r w:rsidR="00EB2C3B" w:rsidRPr="001C2628">
        <w:rPr>
          <w:rFonts w:ascii="Times New Roman" w:hAnsi="Times New Roman" w:cs="Times New Roman"/>
          <w:color w:val="000000" w:themeColor="text1"/>
        </w:rPr>
        <w:t>.</w:t>
      </w:r>
      <w:del w:id="351" w:author="Nickelberry, Marshae" w:date="2026-01-15T20:33:00Z" w16du:dateUtc="2026-01-16T01:33:00Z">
        <w:r w:rsidR="00EB2C3B" w:rsidRPr="001C2628" w:rsidDel="005E15DC">
          <w:rPr>
            <w:rFonts w:ascii="Times New Roman" w:hAnsi="Times New Roman" w:cs="Times New Roman"/>
            <w:color w:val="000000" w:themeColor="text1"/>
          </w:rPr>
          <w:delText xml:space="preserve"> At very low food security, male estimates were modestly positive for methyl 6.41%; 95% CI: -26.10%, 53.22%), and propyl paraben very low: 3.64%; 95% CI: -30.68%, 54.94%) (Figure 2, Supplemental Table 2).</w:delText>
        </w:r>
        <w:r w:rsidR="00EB2C3B" w:rsidRPr="001C2628" w:rsidDel="005E15DC">
          <w:br/>
        </w:r>
      </w:del>
    </w:p>
    <w:p w14:paraId="326EE198" w14:textId="7F703872" w:rsidR="00EB2C3B" w:rsidRPr="001C2628" w:rsidDel="007104E9" w:rsidRDefault="00EB2C3B" w:rsidP="00EB2C3B">
      <w:pPr>
        <w:ind w:firstLine="720"/>
        <w:rPr>
          <w:del w:id="352" w:author="Nickelberry, Marshae" w:date="2026-01-15T19:55:00Z" w16du:dateUtc="2026-01-16T00:55:00Z"/>
          <w:rFonts w:ascii="Times New Roman" w:hAnsi="Times New Roman" w:cs="Times New Roman"/>
          <w:color w:val="000000" w:themeColor="text1"/>
        </w:rPr>
      </w:pPr>
      <w:del w:id="353" w:author="Nickelberry, Marshae" w:date="2026-01-15T19:55:00Z" w16du:dateUtc="2026-01-16T00:55:00Z">
        <w:r w:rsidRPr="001C2628" w:rsidDel="007104E9">
          <w:rPr>
            <w:rFonts w:ascii="Times New Roman" w:hAnsi="Times New Roman" w:cs="Times New Roman"/>
            <w:color w:val="000000" w:themeColor="text1"/>
          </w:rPr>
          <w:lastRenderedPageBreak/>
          <w:delText>For BPA (p</w:delText>
        </w:r>
        <w:r w:rsidRPr="00EB2C3B" w:rsidDel="007104E9">
          <w:rPr>
            <w:rFonts w:ascii="Times New Roman" w:hAnsi="Times New Roman" w:cs="Times New Roman"/>
            <w:i/>
            <w:iCs/>
            <w:color w:val="000000" w:themeColor="text1"/>
            <w:vertAlign w:val="subscript"/>
            <w:rPrChange w:id="354" w:author="Nickelberry, Marshae" w:date="2026-01-15T19:48:00Z" w16du:dateUtc="2026-01-16T00:48:00Z">
              <w:rPr>
                <w:rFonts w:ascii="Times New Roman" w:hAnsi="Times New Roman" w:cs="Times New Roman"/>
                <w:i/>
                <w:iCs/>
                <w:color w:val="000000" w:themeColor="text1"/>
              </w:rPr>
            </w:rPrChange>
          </w:rPr>
          <w:delText>interaction</w:delText>
        </w:r>
        <w:r w:rsidRPr="001C2628" w:rsidDel="007104E9">
          <w:rPr>
            <w:rFonts w:ascii="Times New Roman" w:hAnsi="Times New Roman" w:cs="Times New Roman"/>
            <w:color w:val="000000" w:themeColor="text1"/>
          </w:rPr>
          <w:delText xml:space="preserve">= 0.02), both females and males exhibited positive differences across decreasing food security levels, although the association appeared to be slightly stronger among females. Based on strata specific predicted marginal means, females experiencing low and very low food security had higher BPA concentrations compared with females with high food security (low: 11.08%; 95% CI: -3.9%, 28.41%; very low: 21.45%; 95% CI: -1.04%, 49.05%). Among males, those experiencing very low food security had a modest negative percent difference compared to males experiencing high food security (-5.35%; 95% CI: -21.46%, 14.06%). </w:delText>
        </w:r>
      </w:del>
    </w:p>
    <w:p w14:paraId="37FAF416" w14:textId="480CD103" w:rsidR="0002017A" w:rsidRPr="00972156" w:rsidDel="00EB2C3B" w:rsidRDefault="00285B02" w:rsidP="00972156">
      <w:pPr>
        <w:rPr>
          <w:del w:id="355" w:author="Nickelberry, Marshae" w:date="2026-01-15T19:48:00Z" w16du:dateUtc="2026-01-16T00:48:00Z"/>
          <w:rFonts w:ascii="Times New Roman" w:hAnsi="Times New Roman" w:cs="Times New Roman"/>
          <w:color w:val="000000" w:themeColor="text1"/>
        </w:rPr>
      </w:pPr>
      <w:del w:id="356" w:author="Nickelberry, Marshae" w:date="2026-01-15T19:48:00Z" w16du:dateUtc="2026-01-16T00:48:00Z">
        <w:r w:rsidRPr="00972156" w:rsidDel="00EB2C3B">
          <w:rPr>
            <w:rFonts w:ascii="Times New Roman" w:hAnsi="Times New Roman" w:cs="Times New Roman"/>
            <w:color w:val="000000" w:themeColor="text1"/>
          </w:rPr>
          <w:delText>For effect measure modification by sex,</w:delText>
        </w:r>
        <w:r w:rsidR="00CF74EC" w:rsidRPr="00972156" w:rsidDel="00EB2C3B">
          <w:rPr>
            <w:rFonts w:ascii="Times New Roman" w:hAnsi="Times New Roman" w:cs="Times New Roman"/>
            <w:color w:val="000000" w:themeColor="text1"/>
          </w:rPr>
          <w:delText xml:space="preserve"> </w:delText>
        </w:r>
        <w:r w:rsidR="00AF4A69" w:rsidRPr="00972156" w:rsidDel="00EB2C3B">
          <w:rPr>
            <w:rFonts w:ascii="Times New Roman" w:hAnsi="Times New Roman" w:cs="Times New Roman"/>
            <w:color w:val="000000" w:themeColor="text1"/>
          </w:rPr>
          <w:delText xml:space="preserve">the </w:delText>
        </w:r>
        <w:r w:rsidR="00CF74EC" w:rsidRPr="00972156" w:rsidDel="00EB2C3B">
          <w:rPr>
            <w:rFonts w:ascii="Times New Roman" w:hAnsi="Times New Roman" w:cs="Times New Roman"/>
            <w:color w:val="000000" w:themeColor="text1"/>
          </w:rPr>
          <w:delText>BPA</w:delText>
        </w:r>
        <w:r w:rsidR="0019119E" w:rsidRPr="00972156" w:rsidDel="00EB2C3B">
          <w:rPr>
            <w:rFonts w:ascii="Times New Roman" w:hAnsi="Times New Roman" w:cs="Times New Roman"/>
            <w:color w:val="000000" w:themeColor="text1"/>
          </w:rPr>
          <w:delText xml:space="preserve"> (p</w:delText>
        </w:r>
        <w:r w:rsidR="0019119E" w:rsidRPr="00972156" w:rsidDel="00EB2C3B">
          <w:rPr>
            <w:rFonts w:ascii="Times New Roman" w:hAnsi="Times New Roman" w:cs="Times New Roman"/>
            <w:i/>
            <w:iCs/>
            <w:color w:val="000000" w:themeColor="text1"/>
          </w:rPr>
          <w:delText>interaction</w:delText>
        </w:r>
        <w:r w:rsidR="0019119E" w:rsidRPr="00972156" w:rsidDel="00EB2C3B">
          <w:rPr>
            <w:rFonts w:ascii="Times New Roman" w:hAnsi="Times New Roman" w:cs="Times New Roman"/>
            <w:color w:val="000000" w:themeColor="text1"/>
          </w:rPr>
          <w:delText>=</w:delText>
        </w:r>
        <w:r w:rsidR="00E05297" w:rsidDel="00EB2C3B">
          <w:rPr>
            <w:rFonts w:ascii="Times New Roman" w:hAnsi="Times New Roman" w:cs="Times New Roman"/>
            <w:color w:val="000000" w:themeColor="text1"/>
          </w:rPr>
          <w:delText xml:space="preserve"> </w:delText>
        </w:r>
        <w:r w:rsidR="0019119E" w:rsidRPr="00972156" w:rsidDel="00EB2C3B">
          <w:rPr>
            <w:rFonts w:ascii="Times New Roman" w:hAnsi="Times New Roman" w:cs="Times New Roman"/>
            <w:color w:val="000000" w:themeColor="text1"/>
          </w:rPr>
          <w:delText>0.0</w:delText>
        </w:r>
        <w:r w:rsidR="00BA4F3C" w:rsidRPr="00972156" w:rsidDel="00EB2C3B">
          <w:rPr>
            <w:rFonts w:ascii="Times New Roman" w:hAnsi="Times New Roman" w:cs="Times New Roman"/>
            <w:color w:val="000000" w:themeColor="text1"/>
          </w:rPr>
          <w:delText>2</w:delText>
        </w:r>
        <w:r w:rsidR="0019119E" w:rsidRPr="00972156" w:rsidDel="00EB2C3B">
          <w:rPr>
            <w:rFonts w:ascii="Times New Roman" w:hAnsi="Times New Roman" w:cs="Times New Roman"/>
            <w:color w:val="000000" w:themeColor="text1"/>
          </w:rPr>
          <w:delText>)</w:delText>
        </w:r>
        <w:r w:rsidR="00CF74EC" w:rsidRPr="00972156" w:rsidDel="00EB2C3B">
          <w:rPr>
            <w:rFonts w:ascii="Times New Roman" w:hAnsi="Times New Roman" w:cs="Times New Roman"/>
            <w:color w:val="000000" w:themeColor="text1"/>
          </w:rPr>
          <w:delText xml:space="preserve"> model </w:delText>
        </w:r>
        <w:r w:rsidR="00957821" w:rsidRPr="00972156" w:rsidDel="00EB2C3B">
          <w:rPr>
            <w:rFonts w:ascii="Times New Roman" w:hAnsi="Times New Roman" w:cs="Times New Roman"/>
            <w:color w:val="000000" w:themeColor="text1"/>
          </w:rPr>
          <w:delText xml:space="preserve">revealed significant </w:delText>
        </w:r>
        <w:r w:rsidR="00D45303" w:rsidDel="00EB2C3B">
          <w:rPr>
            <w:rFonts w:ascii="Times New Roman" w:hAnsi="Times New Roman" w:cs="Times New Roman"/>
            <w:color w:val="000000" w:themeColor="text1"/>
          </w:rPr>
          <w:delText>interactions</w:delText>
        </w:r>
        <w:r w:rsidR="00AF4A69" w:rsidRPr="00972156" w:rsidDel="00EB2C3B">
          <w:rPr>
            <w:rFonts w:ascii="Times New Roman" w:hAnsi="Times New Roman" w:cs="Times New Roman"/>
            <w:color w:val="000000" w:themeColor="text1"/>
          </w:rPr>
          <w:delText xml:space="preserve"> a</w:delText>
        </w:r>
        <w:r w:rsidR="00573235" w:rsidRPr="00972156" w:rsidDel="00EB2C3B">
          <w:rPr>
            <w:rFonts w:ascii="Times New Roman" w:hAnsi="Times New Roman" w:cs="Times New Roman"/>
            <w:color w:val="000000" w:themeColor="text1"/>
          </w:rPr>
          <w:delText>s food security status</w:delText>
        </w:r>
        <w:r w:rsidR="008C32FD" w:rsidRPr="00972156" w:rsidDel="00EB2C3B">
          <w:rPr>
            <w:rFonts w:ascii="Times New Roman" w:hAnsi="Times New Roman" w:cs="Times New Roman"/>
            <w:color w:val="000000" w:themeColor="text1"/>
          </w:rPr>
          <w:delText xml:space="preserve"> decrease</w:delText>
        </w:r>
        <w:r w:rsidR="00774A3B" w:rsidDel="00EB2C3B">
          <w:rPr>
            <w:rFonts w:ascii="Times New Roman" w:hAnsi="Times New Roman" w:cs="Times New Roman"/>
            <w:color w:val="000000" w:themeColor="text1"/>
          </w:rPr>
          <w:delText>s</w:delText>
        </w:r>
        <w:r w:rsidR="00944D2E" w:rsidRPr="00972156" w:rsidDel="00EB2C3B">
          <w:rPr>
            <w:rFonts w:ascii="Times New Roman" w:hAnsi="Times New Roman" w:cs="Times New Roman"/>
            <w:color w:val="000000" w:themeColor="text1"/>
          </w:rPr>
          <w:delText xml:space="preserve">. </w:delText>
        </w:r>
        <w:r w:rsidR="0091235F" w:rsidRPr="00972156" w:rsidDel="00EB2C3B">
          <w:rPr>
            <w:rFonts w:ascii="Times New Roman" w:hAnsi="Times New Roman" w:cs="Times New Roman"/>
            <w:color w:val="000000" w:themeColor="text1"/>
          </w:rPr>
          <w:delText>Based on</w:delText>
        </w:r>
        <w:r w:rsidR="00F50E6A" w:rsidRPr="00972156" w:rsidDel="00EB2C3B">
          <w:rPr>
            <w:rFonts w:ascii="Times New Roman" w:hAnsi="Times New Roman" w:cs="Times New Roman"/>
            <w:color w:val="000000" w:themeColor="text1"/>
          </w:rPr>
          <w:delText xml:space="preserve"> strata specific predicted marginal means, f</w:delText>
        </w:r>
        <w:r w:rsidR="00944D2E" w:rsidRPr="00972156" w:rsidDel="00EB2C3B">
          <w:rPr>
            <w:rFonts w:ascii="Times New Roman" w:hAnsi="Times New Roman" w:cs="Times New Roman"/>
            <w:color w:val="000000" w:themeColor="text1"/>
          </w:rPr>
          <w:delText xml:space="preserve">emales experiencing low food security </w:delText>
        </w:r>
        <w:r w:rsidR="00EB4748" w:rsidRPr="00972156" w:rsidDel="00EB2C3B">
          <w:rPr>
            <w:rFonts w:ascii="Times New Roman" w:hAnsi="Times New Roman" w:cs="Times New Roman"/>
            <w:color w:val="000000" w:themeColor="text1"/>
          </w:rPr>
          <w:delText xml:space="preserve">had higher BPA concentrations </w:delText>
        </w:r>
        <w:r w:rsidR="00DD79A5" w:rsidRPr="00972156" w:rsidDel="00EB2C3B">
          <w:rPr>
            <w:rFonts w:ascii="Times New Roman" w:hAnsi="Times New Roman" w:cs="Times New Roman"/>
            <w:color w:val="000000" w:themeColor="text1"/>
          </w:rPr>
          <w:delText>(</w:delText>
        </w:r>
        <w:r w:rsidR="004E158D" w:rsidRPr="00972156" w:rsidDel="00EB2C3B">
          <w:rPr>
            <w:rFonts w:ascii="Times New Roman" w:hAnsi="Times New Roman" w:cs="Times New Roman"/>
            <w:color w:val="000000" w:themeColor="text1"/>
          </w:rPr>
          <w:delText>11.08%; 95% CI: -3.9%, 28.41%</w:delText>
        </w:r>
        <w:r w:rsidR="00061920" w:rsidRPr="00972156" w:rsidDel="00EB2C3B">
          <w:rPr>
            <w:rFonts w:ascii="Times New Roman" w:hAnsi="Times New Roman" w:cs="Times New Roman"/>
            <w:color w:val="000000" w:themeColor="text1"/>
          </w:rPr>
          <w:delText xml:space="preserve">, </w:delText>
        </w:r>
        <w:r w:rsidR="00061920" w:rsidRPr="00972156" w:rsidDel="00EB2C3B">
          <w:rPr>
            <w:rFonts w:ascii="Times New Roman" w:hAnsi="Times New Roman" w:cs="Times New Roman"/>
            <w:b/>
            <w:bCs/>
            <w:color w:val="000000" w:themeColor="text1"/>
          </w:rPr>
          <w:delText>Figure 2, Supplemental Table 2</w:delText>
        </w:r>
        <w:r w:rsidR="004E158D" w:rsidRPr="00972156" w:rsidDel="00EB2C3B">
          <w:rPr>
            <w:rFonts w:ascii="Times New Roman" w:hAnsi="Times New Roman" w:cs="Times New Roman"/>
            <w:color w:val="000000" w:themeColor="text1"/>
          </w:rPr>
          <w:delText xml:space="preserve">) </w:delText>
        </w:r>
        <w:r w:rsidR="00DD79A5" w:rsidRPr="00972156" w:rsidDel="00EB2C3B">
          <w:rPr>
            <w:rFonts w:ascii="Times New Roman" w:hAnsi="Times New Roman" w:cs="Times New Roman"/>
            <w:color w:val="000000" w:themeColor="text1"/>
          </w:rPr>
          <w:delText>compared to females with high food security (reference).</w:delText>
        </w:r>
        <w:r w:rsidR="00734BD9" w:rsidRPr="00972156" w:rsidDel="00EB2C3B">
          <w:rPr>
            <w:rFonts w:ascii="Times New Roman" w:hAnsi="Times New Roman" w:cs="Times New Roman"/>
            <w:color w:val="000000" w:themeColor="text1"/>
          </w:rPr>
          <w:delText xml:space="preserve"> </w:delText>
        </w:r>
        <w:r w:rsidR="00061472" w:rsidRPr="00972156" w:rsidDel="00EB2C3B">
          <w:rPr>
            <w:rFonts w:ascii="Times New Roman" w:hAnsi="Times New Roman" w:cs="Times New Roman"/>
            <w:color w:val="000000" w:themeColor="text1"/>
          </w:rPr>
          <w:delText>Additionally, f</w:delText>
        </w:r>
        <w:r w:rsidR="004E6585" w:rsidRPr="00972156" w:rsidDel="00EB2C3B">
          <w:rPr>
            <w:rFonts w:ascii="Times New Roman" w:hAnsi="Times New Roman" w:cs="Times New Roman"/>
            <w:color w:val="000000" w:themeColor="text1"/>
          </w:rPr>
          <w:delText xml:space="preserve">emales </w:delText>
        </w:r>
        <w:r w:rsidR="00C10791" w:rsidRPr="00972156" w:rsidDel="00EB2C3B">
          <w:rPr>
            <w:rFonts w:ascii="Times New Roman" w:hAnsi="Times New Roman" w:cs="Times New Roman"/>
            <w:color w:val="000000" w:themeColor="text1"/>
          </w:rPr>
          <w:delText>experiencing</w:delText>
        </w:r>
        <w:r w:rsidR="00502DD4" w:rsidRPr="00972156" w:rsidDel="00EB2C3B">
          <w:rPr>
            <w:rFonts w:ascii="Times New Roman" w:hAnsi="Times New Roman" w:cs="Times New Roman"/>
            <w:color w:val="000000" w:themeColor="text1"/>
          </w:rPr>
          <w:delText xml:space="preserve"> very low food security had </w:delText>
        </w:r>
        <w:r w:rsidR="00996E17" w:rsidRPr="00972156" w:rsidDel="00EB2C3B">
          <w:rPr>
            <w:rFonts w:ascii="Times New Roman" w:hAnsi="Times New Roman" w:cs="Times New Roman"/>
            <w:color w:val="000000" w:themeColor="text1"/>
          </w:rPr>
          <w:delText>higher percent differences of BP</w:delText>
        </w:r>
        <w:r w:rsidR="00903917" w:rsidRPr="00972156" w:rsidDel="00EB2C3B">
          <w:rPr>
            <w:rFonts w:ascii="Times New Roman" w:hAnsi="Times New Roman" w:cs="Times New Roman"/>
            <w:color w:val="000000" w:themeColor="text1"/>
          </w:rPr>
          <w:delText xml:space="preserve">A </w:delText>
        </w:r>
        <w:r w:rsidR="00423978" w:rsidRPr="00972156" w:rsidDel="00EB2C3B">
          <w:rPr>
            <w:rFonts w:ascii="Times New Roman" w:hAnsi="Times New Roman" w:cs="Times New Roman"/>
            <w:color w:val="000000" w:themeColor="text1"/>
          </w:rPr>
          <w:delText>(</w:delText>
        </w:r>
        <w:r w:rsidR="0002017A" w:rsidRPr="00972156" w:rsidDel="00EB2C3B">
          <w:rPr>
            <w:rFonts w:ascii="Times New Roman" w:hAnsi="Times New Roman" w:cs="Times New Roman"/>
            <w:color w:val="000000" w:themeColor="text1"/>
          </w:rPr>
          <w:delText>21.45%;</w:delText>
        </w:r>
        <w:r w:rsidR="00970347" w:rsidRPr="00972156" w:rsidDel="00EB2C3B">
          <w:rPr>
            <w:rFonts w:ascii="Times New Roman" w:hAnsi="Times New Roman" w:cs="Times New Roman"/>
            <w:color w:val="000000" w:themeColor="text1"/>
          </w:rPr>
          <w:delText xml:space="preserve"> 95% CI: -1.04%, </w:delText>
        </w:r>
        <w:r w:rsidR="00061472" w:rsidRPr="00972156" w:rsidDel="00EB2C3B">
          <w:rPr>
            <w:rFonts w:ascii="Times New Roman" w:hAnsi="Times New Roman" w:cs="Times New Roman"/>
            <w:color w:val="000000" w:themeColor="text1"/>
          </w:rPr>
          <w:delText xml:space="preserve">49.05%) </w:delText>
        </w:r>
        <w:r w:rsidR="00903917" w:rsidRPr="00972156" w:rsidDel="00EB2C3B">
          <w:rPr>
            <w:rFonts w:ascii="Times New Roman" w:hAnsi="Times New Roman" w:cs="Times New Roman"/>
            <w:color w:val="000000" w:themeColor="text1"/>
          </w:rPr>
          <w:delText>compared to females with</w:delText>
        </w:r>
        <w:r w:rsidR="007147E0" w:rsidRPr="00972156" w:rsidDel="00EB2C3B">
          <w:rPr>
            <w:rFonts w:ascii="Times New Roman" w:hAnsi="Times New Roman" w:cs="Times New Roman"/>
            <w:color w:val="000000" w:themeColor="text1"/>
          </w:rPr>
          <w:delText xml:space="preserve">in the high food security </w:delText>
        </w:r>
        <w:r w:rsidR="00DD79A5" w:rsidRPr="00972156" w:rsidDel="00EB2C3B">
          <w:rPr>
            <w:rFonts w:ascii="Times New Roman" w:hAnsi="Times New Roman" w:cs="Times New Roman"/>
            <w:color w:val="000000" w:themeColor="text1"/>
          </w:rPr>
          <w:delText>group.</w:delText>
        </w:r>
        <w:r w:rsidR="007147E0" w:rsidRPr="00972156" w:rsidDel="00EB2C3B">
          <w:rPr>
            <w:rFonts w:ascii="Times New Roman" w:hAnsi="Times New Roman" w:cs="Times New Roman"/>
            <w:color w:val="000000" w:themeColor="text1"/>
          </w:rPr>
          <w:delText xml:space="preserve"> </w:delText>
        </w:r>
        <w:r w:rsidR="00DF5504" w:rsidRPr="00972156" w:rsidDel="00EB2C3B">
          <w:rPr>
            <w:rFonts w:ascii="Times New Roman" w:hAnsi="Times New Roman" w:cs="Times New Roman"/>
            <w:color w:val="000000" w:themeColor="text1"/>
          </w:rPr>
          <w:delText>Males did not reveal any significant differences besides</w:delText>
        </w:r>
        <w:r w:rsidR="002645A4" w:rsidRPr="00972156" w:rsidDel="00EB2C3B">
          <w:rPr>
            <w:rFonts w:ascii="Times New Roman" w:hAnsi="Times New Roman" w:cs="Times New Roman"/>
            <w:color w:val="000000" w:themeColor="text1"/>
          </w:rPr>
          <w:delText xml:space="preserve"> BUP</w:delText>
        </w:r>
        <w:r w:rsidR="007512C9" w:rsidRPr="00972156" w:rsidDel="00EB2C3B">
          <w:rPr>
            <w:rFonts w:ascii="Times New Roman" w:hAnsi="Times New Roman" w:cs="Times New Roman"/>
            <w:color w:val="000000" w:themeColor="text1"/>
          </w:rPr>
          <w:delText xml:space="preserve"> (</w:delText>
        </w:r>
      </w:del>
      <m:oMath>
        <m:sSub>
          <m:sSubPr>
            <m:ctrlPr>
              <w:del w:id="357" w:author="Nickelberry, Marshae" w:date="2026-01-15T19:48:00Z" w16du:dateUtc="2026-01-16T00:48:00Z">
                <w:rPr>
                  <w:rFonts w:ascii="Cambria Math" w:hAnsi="Cambria Math" w:cs="Times New Roman"/>
                  <w:i/>
                  <w:color w:val="000000" w:themeColor="text1"/>
                </w:rPr>
              </w:del>
            </m:ctrlPr>
          </m:sSubPr>
          <m:e>
            <m:r>
              <w:del w:id="358" w:author="Nickelberry, Marshae" w:date="2026-01-15T19:48:00Z" w16du:dateUtc="2026-01-16T00:48:00Z">
                <w:rPr>
                  <w:rFonts w:ascii="Cambria Math" w:hAnsi="Cambria Math" w:cs="Times New Roman"/>
                  <w:color w:val="000000" w:themeColor="text1"/>
                </w:rPr>
                <m:t>p</m:t>
              </w:del>
            </m:r>
          </m:e>
          <m:sub>
            <m:r>
              <w:del w:id="359" w:author="Nickelberry, Marshae" w:date="2026-01-15T19:48:00Z" w16du:dateUtc="2026-01-16T00:48:00Z">
                <w:rPr>
                  <w:rFonts w:ascii="Cambria Math" w:hAnsi="Cambria Math" w:cs="Times New Roman"/>
                  <w:color w:val="000000" w:themeColor="text1"/>
                </w:rPr>
                <m:t>interaction</m:t>
              </w:del>
            </m:r>
          </m:sub>
        </m:sSub>
      </m:oMath>
      <w:del w:id="360" w:author="Nickelberry, Marshae" w:date="2026-01-15T19:48:00Z" w16du:dateUtc="2026-01-16T00:48:00Z">
        <w:r w:rsidR="007512C9" w:rsidRPr="00972156" w:rsidDel="00EB2C3B">
          <w:rPr>
            <w:rFonts w:ascii="Times New Roman" w:hAnsi="Times New Roman" w:cs="Times New Roman"/>
            <w:color w:val="000000" w:themeColor="text1"/>
          </w:rPr>
          <w:delText>=</w:delText>
        </w:r>
        <w:r w:rsidR="00E05297" w:rsidDel="00EB2C3B">
          <w:rPr>
            <w:rFonts w:ascii="Times New Roman" w:hAnsi="Times New Roman" w:cs="Times New Roman"/>
            <w:color w:val="000000" w:themeColor="text1"/>
          </w:rPr>
          <w:delText xml:space="preserve"> </w:delText>
        </w:r>
        <w:r w:rsidR="007512C9" w:rsidRPr="00972156" w:rsidDel="00EB2C3B">
          <w:rPr>
            <w:rFonts w:ascii="Times New Roman" w:hAnsi="Times New Roman" w:cs="Times New Roman"/>
            <w:color w:val="000000" w:themeColor="text1"/>
          </w:rPr>
          <w:delText>0.00)</w:delText>
        </w:r>
        <w:r w:rsidR="00407A03" w:rsidRPr="00972156" w:rsidDel="00EB2C3B">
          <w:rPr>
            <w:rFonts w:ascii="Times New Roman" w:hAnsi="Times New Roman" w:cs="Times New Roman"/>
            <w:color w:val="000000" w:themeColor="text1"/>
          </w:rPr>
          <w:delText>. Males experiencing very low food security had higher percent differences</w:delText>
        </w:r>
        <w:r w:rsidR="007C3686" w:rsidRPr="00972156" w:rsidDel="00EB2C3B">
          <w:rPr>
            <w:rFonts w:ascii="Times New Roman" w:hAnsi="Times New Roman" w:cs="Times New Roman"/>
            <w:color w:val="000000" w:themeColor="text1"/>
          </w:rPr>
          <w:delText xml:space="preserve"> compared to </w:delText>
        </w:r>
        <w:r w:rsidR="002100EB" w:rsidRPr="00972156" w:rsidDel="00EB2C3B">
          <w:rPr>
            <w:rFonts w:ascii="Times New Roman" w:hAnsi="Times New Roman" w:cs="Times New Roman"/>
            <w:color w:val="000000" w:themeColor="text1"/>
          </w:rPr>
          <w:delText xml:space="preserve">males </w:delText>
        </w:r>
        <w:r w:rsidR="00866609" w:rsidRPr="00972156" w:rsidDel="00EB2C3B">
          <w:rPr>
            <w:rFonts w:ascii="Times New Roman" w:hAnsi="Times New Roman" w:cs="Times New Roman"/>
            <w:color w:val="000000" w:themeColor="text1"/>
          </w:rPr>
          <w:delText>in the high food security food category (5.93%; CI: -11.74</w:delText>
        </w:r>
        <w:r w:rsidR="00285763" w:rsidRPr="00972156" w:rsidDel="00EB2C3B">
          <w:rPr>
            <w:rFonts w:ascii="Times New Roman" w:hAnsi="Times New Roman" w:cs="Times New Roman"/>
            <w:color w:val="000000" w:themeColor="text1"/>
          </w:rPr>
          <w:delText>%, 27.14%</w:delText>
        </w:r>
        <w:r w:rsidR="00061920" w:rsidRPr="00972156" w:rsidDel="00EB2C3B">
          <w:rPr>
            <w:rFonts w:ascii="Times New Roman" w:hAnsi="Times New Roman" w:cs="Times New Roman"/>
            <w:color w:val="000000" w:themeColor="text1"/>
          </w:rPr>
          <w:delText xml:space="preserve">, </w:delText>
        </w:r>
        <w:r w:rsidR="00061920" w:rsidRPr="00972156" w:rsidDel="00EB2C3B">
          <w:rPr>
            <w:rFonts w:ascii="Times New Roman" w:hAnsi="Times New Roman" w:cs="Times New Roman"/>
            <w:b/>
            <w:bCs/>
            <w:color w:val="000000" w:themeColor="text1"/>
          </w:rPr>
          <w:delText>Figure 2, Supplemental Table 2</w:delText>
        </w:r>
        <w:r w:rsidR="00285763" w:rsidRPr="00972156" w:rsidDel="00EB2C3B">
          <w:rPr>
            <w:rFonts w:ascii="Times New Roman" w:hAnsi="Times New Roman" w:cs="Times New Roman"/>
            <w:color w:val="000000" w:themeColor="text1"/>
          </w:rPr>
          <w:delText>).</w:delText>
        </w:r>
        <w:r w:rsidR="00040D38" w:rsidRPr="00972156" w:rsidDel="00EB2C3B">
          <w:rPr>
            <w:rFonts w:ascii="Times New Roman" w:hAnsi="Times New Roman" w:cs="Times New Roman"/>
            <w:color w:val="000000" w:themeColor="text1"/>
          </w:rPr>
          <w:delText xml:space="preserve"> Females did not show similar differences.</w:delText>
        </w:r>
        <w:r w:rsidR="008C5253" w:rsidDel="00EB2C3B">
          <w:rPr>
            <w:rFonts w:ascii="Times New Roman" w:hAnsi="Times New Roman" w:cs="Times New Roman"/>
            <w:color w:val="000000" w:themeColor="text1"/>
          </w:rPr>
          <w:delText xml:space="preserve"> </w:delText>
        </w:r>
      </w:del>
    </w:p>
    <w:p w14:paraId="6BB59AB2" w14:textId="1EC2B636" w:rsidR="006A7ED8" w:rsidRDefault="006A7ED8" w:rsidP="006A7ED8">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noProof/>
          <w:color w:val="000000" w:themeColor="text1"/>
          <w:sz w:val="28"/>
          <w:szCs w:val="28"/>
        </w:rPr>
        <w:t xml:space="preserve">Figure 3: </w:t>
      </w:r>
      <w:r w:rsidR="001767E7" w:rsidRPr="00616452">
        <w:rPr>
          <w:rFonts w:ascii="Times New Roman" w:hAnsi="Times New Roman" w:cs="Times New Roman"/>
          <w:b/>
          <w:bCs/>
          <w:noProof/>
          <w:color w:val="000000" w:themeColor="text1"/>
          <w:sz w:val="28"/>
          <w:szCs w:val="28"/>
        </w:rPr>
        <w:t xml:space="preserve">Strata-Specific </w:t>
      </w:r>
      <w:r w:rsidRPr="00616452">
        <w:rPr>
          <w:rFonts w:ascii="Times New Roman" w:hAnsi="Times New Roman" w:cs="Times New Roman"/>
          <w:b/>
          <w:bCs/>
          <w:color w:val="000000" w:themeColor="text1"/>
          <w:sz w:val="28"/>
          <w:szCs w:val="28"/>
        </w:rPr>
        <w:t>Adjusted Lin</w:t>
      </w:r>
      <w:r w:rsidR="00AE203E">
        <w:rPr>
          <w:rFonts w:ascii="Times New Roman" w:hAnsi="Times New Roman" w:cs="Times New Roman"/>
          <w:b/>
          <w:bCs/>
          <w:color w:val="000000" w:themeColor="text1"/>
          <w:sz w:val="28"/>
          <w:szCs w:val="28"/>
        </w:rPr>
        <w:t>e</w:t>
      </w:r>
      <w:r w:rsidRPr="00616452">
        <w:rPr>
          <w:rFonts w:ascii="Times New Roman" w:hAnsi="Times New Roman" w:cs="Times New Roman"/>
          <w:b/>
          <w:bCs/>
          <w:color w:val="000000" w:themeColor="text1"/>
          <w:sz w:val="28"/>
          <w:szCs w:val="28"/>
        </w:rPr>
        <w:t>ar Regression</w:t>
      </w:r>
      <w:r w:rsidR="00880AE8" w:rsidRPr="00616452">
        <w:rPr>
          <w:rFonts w:ascii="Times New Roman" w:hAnsi="Times New Roman" w:cs="Times New Roman"/>
          <w:b/>
          <w:bCs/>
          <w:color w:val="000000" w:themeColor="text1"/>
          <w:sz w:val="28"/>
          <w:szCs w:val="28"/>
        </w:rPr>
        <w:t xml:space="preserve"> Plot</w:t>
      </w:r>
      <w:r w:rsidRPr="00616452">
        <w:rPr>
          <w:rFonts w:ascii="Times New Roman" w:hAnsi="Times New Roman" w:cs="Times New Roman"/>
          <w:b/>
          <w:bCs/>
          <w:color w:val="000000" w:themeColor="text1"/>
          <w:sz w:val="28"/>
          <w:szCs w:val="28"/>
        </w:rPr>
        <w:t xml:space="preserve">: Self-Reported Food Security Status and Urinary </w:t>
      </w:r>
      <w:r w:rsidR="00547125">
        <w:rPr>
          <w:rFonts w:ascii="Times New Roman" w:hAnsi="Times New Roman" w:cs="Times New Roman"/>
          <w:b/>
          <w:bCs/>
          <w:color w:val="000000" w:themeColor="text1"/>
          <w:sz w:val="28"/>
          <w:szCs w:val="28"/>
        </w:rPr>
        <w:t>Phenol</w:t>
      </w:r>
      <w:r w:rsidRPr="00616452">
        <w:rPr>
          <w:rFonts w:ascii="Times New Roman" w:hAnsi="Times New Roman" w:cs="Times New Roman"/>
          <w:b/>
          <w:bCs/>
          <w:color w:val="000000" w:themeColor="text1"/>
          <w:sz w:val="28"/>
          <w:szCs w:val="28"/>
        </w:rPr>
        <w:t xml:space="preserve"> Metabolites</w:t>
      </w:r>
      <w:r w:rsidR="001767E7" w:rsidRPr="00616452">
        <w:rPr>
          <w:rFonts w:ascii="Times New Roman" w:hAnsi="Times New Roman" w:cs="Times New Roman"/>
          <w:b/>
          <w:bCs/>
          <w:color w:val="000000" w:themeColor="text1"/>
          <w:sz w:val="28"/>
          <w:szCs w:val="28"/>
        </w:rPr>
        <w:t xml:space="preserve"> with Race and </w:t>
      </w:r>
      <w:commentRangeStart w:id="361"/>
      <w:r w:rsidR="001767E7" w:rsidRPr="00616452">
        <w:rPr>
          <w:rFonts w:ascii="Times New Roman" w:hAnsi="Times New Roman" w:cs="Times New Roman"/>
          <w:b/>
          <w:bCs/>
          <w:color w:val="000000" w:themeColor="text1"/>
          <w:sz w:val="28"/>
          <w:szCs w:val="28"/>
        </w:rPr>
        <w:t xml:space="preserve">Ethnicity </w:t>
      </w:r>
      <w:commentRangeEnd w:id="361"/>
      <w:r w:rsidR="009E4089">
        <w:rPr>
          <w:rStyle w:val="CommentReference"/>
          <w:rFonts w:asciiTheme="minorHAnsi" w:eastAsiaTheme="minorHAnsi" w:hAnsiTheme="minorHAnsi" w:cstheme="minorBidi"/>
          <w:color w:val="auto"/>
        </w:rPr>
        <w:commentReference w:id="361"/>
      </w:r>
      <w:r w:rsidR="001767E7" w:rsidRPr="00616452">
        <w:rPr>
          <w:rFonts w:ascii="Times New Roman" w:hAnsi="Times New Roman" w:cs="Times New Roman"/>
          <w:b/>
          <w:bCs/>
          <w:color w:val="000000" w:themeColor="text1"/>
          <w:sz w:val="28"/>
          <w:szCs w:val="28"/>
        </w:rPr>
        <w:t xml:space="preserve">Interaction </w:t>
      </w:r>
    </w:p>
    <w:p w14:paraId="0B78D45D" w14:textId="77777777" w:rsidR="00547125" w:rsidRDefault="00547125" w:rsidP="00547125"/>
    <w:p w14:paraId="3BFFB60D" w14:textId="4DA9231A" w:rsidR="00547125" w:rsidRDefault="00C72A72" w:rsidP="00547125">
      <w:ins w:id="362" w:author="Nickelberry, Marshae" w:date="2026-01-15T20:07:00Z" w16du:dateUtc="2026-01-16T01:07:00Z">
        <w:r w:rsidRPr="001C2628">
          <w:rPr>
            <w:noProof/>
          </w:rPr>
          <w:drawing>
            <wp:inline distT="0" distB="0" distL="0" distR="0" wp14:anchorId="6CB46F9D" wp14:editId="57B589B5">
              <wp:extent cx="6858000" cy="3895725"/>
              <wp:effectExtent l="0" t="0" r="0" b="3175"/>
              <wp:docPr id="921532512" name="Picture 1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32512" name="Picture 12" descr="A screenshot of a graph&#10;&#10;AI-generated content may be incorrect."/>
                      <pic:cNvPicPr/>
                    </pic:nvPicPr>
                    <pic:blipFill rotWithShape="1">
                      <a:blip r:embed="rId14" cstate="print">
                        <a:extLst>
                          <a:ext uri="{28A0092B-C50C-407E-A947-70E740481C1C}">
                            <a14:useLocalDpi xmlns:a14="http://schemas.microsoft.com/office/drawing/2010/main" val="0"/>
                          </a:ext>
                        </a:extLst>
                      </a:blip>
                      <a:srcRect t="12645"/>
                      <a:stretch>
                        <a:fillRect/>
                      </a:stretch>
                    </pic:blipFill>
                    <pic:spPr bwMode="auto">
                      <a:xfrm>
                        <a:off x="0" y="0"/>
                        <a:ext cx="6858000" cy="3895725"/>
                      </a:xfrm>
                      <a:prstGeom prst="rect">
                        <a:avLst/>
                      </a:prstGeom>
                      <a:ln>
                        <a:noFill/>
                      </a:ln>
                      <a:extLst>
                        <a:ext uri="{53640926-AAD7-44D8-BBD7-CCE9431645EC}">
                          <a14:shadowObscured xmlns:a14="http://schemas.microsoft.com/office/drawing/2010/main"/>
                        </a:ext>
                      </a:extLst>
                    </pic:spPr>
                  </pic:pic>
                </a:graphicData>
              </a:graphic>
            </wp:inline>
          </w:drawing>
        </w:r>
      </w:ins>
    </w:p>
    <w:p w14:paraId="7A3C05C0" w14:textId="744F94D1" w:rsidR="006A7ED8" w:rsidRPr="00616452" w:rsidRDefault="006A7ED8" w:rsidP="0088007A">
      <w:pPr>
        <w:rPr>
          <w:rFonts w:ascii="Times New Roman" w:hAnsi="Times New Roman" w:cs="Times New Roman"/>
        </w:rPr>
      </w:pPr>
    </w:p>
    <w:p w14:paraId="160F6E69" w14:textId="6538243B" w:rsidR="00E50CB3" w:rsidRPr="00616452" w:rsidRDefault="00E50CB3" w:rsidP="00DF4E17">
      <w:pPr>
        <w:pStyle w:val="ListParagraph"/>
        <w:numPr>
          <w:ilvl w:val="0"/>
          <w:numId w:val="7"/>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 Race stratified adjusted percent differences (95% confidence intervals) in urinary </w:t>
      </w:r>
      <w:r w:rsidR="00B01B8A">
        <w:rPr>
          <w:rFonts w:ascii="Times New Roman" w:hAnsi="Times New Roman" w:cs="Times New Roman"/>
          <w:i/>
          <w:iCs/>
          <w:noProof/>
          <w:color w:val="000000" w:themeColor="text1"/>
        </w:rPr>
        <w:t>phenol</w:t>
      </w:r>
      <w:r w:rsidRPr="00616452">
        <w:rPr>
          <w:rFonts w:ascii="Times New Roman" w:hAnsi="Times New Roman" w:cs="Times New Roman"/>
          <w:i/>
          <w:iCs/>
          <w:noProof/>
          <w:color w:val="000000" w:themeColor="text1"/>
        </w:rPr>
        <w:t xml:space="preserve"> metabolite concentrations</w:t>
      </w:r>
      <w:r w:rsidR="00F81F7E" w:rsidRPr="00616452">
        <w:rPr>
          <w:rFonts w:ascii="Times New Roman" w:hAnsi="Times New Roman" w:cs="Times New Roman"/>
          <w:i/>
          <w:iCs/>
          <w:noProof/>
          <w:color w:val="000000" w:themeColor="text1"/>
        </w:rPr>
        <w:t xml:space="preserve"> </w:t>
      </w:r>
      <w:r w:rsidRPr="00616452">
        <w:rPr>
          <w:rFonts w:ascii="Times New Roman" w:hAnsi="Times New Roman" w:cs="Times New Roman"/>
          <w:i/>
          <w:iCs/>
          <w:noProof/>
          <w:color w:val="000000" w:themeColor="text1"/>
        </w:rPr>
        <w:t xml:space="preserve">across food security levels, estmated from multivariable linear regression models adjusted for age, </w:t>
      </w:r>
      <w:r w:rsidR="00AB0895" w:rsidRPr="00616452">
        <w:rPr>
          <w:rFonts w:ascii="Times New Roman" w:hAnsi="Times New Roman" w:cs="Times New Roman"/>
          <w:i/>
          <w:iCs/>
          <w:noProof/>
          <w:color w:val="000000" w:themeColor="text1"/>
        </w:rPr>
        <w:t>sex</w:t>
      </w:r>
      <w:r w:rsidRPr="00616452">
        <w:rPr>
          <w:rFonts w:ascii="Times New Roman" w:hAnsi="Times New Roman" w:cs="Times New Roman"/>
          <w:i/>
          <w:iCs/>
          <w:noProof/>
          <w:color w:val="000000" w:themeColor="text1"/>
        </w:rPr>
        <w:t>, education, survey cycle</w:t>
      </w:r>
      <w:r w:rsidR="00AB551A" w:rsidRPr="00616452">
        <w:rPr>
          <w:rFonts w:ascii="Times New Roman" w:hAnsi="Times New Roman" w:cs="Times New Roman"/>
          <w:i/>
          <w:iCs/>
          <w:noProof/>
          <w:color w:val="000000" w:themeColor="text1"/>
        </w:rPr>
        <w:t xml:space="preserve">, </w:t>
      </w:r>
      <w:r w:rsidRPr="00616452">
        <w:rPr>
          <w:rFonts w:ascii="Times New Roman" w:hAnsi="Times New Roman" w:cs="Times New Roman"/>
          <w:i/>
          <w:iCs/>
          <w:noProof/>
          <w:color w:val="000000" w:themeColor="text1"/>
        </w:rPr>
        <w:t>poverty:income ratio</w:t>
      </w:r>
      <w:r w:rsidR="00AB551A" w:rsidRPr="00616452">
        <w:rPr>
          <w:rFonts w:ascii="Times New Roman" w:hAnsi="Times New Roman" w:cs="Times New Roman"/>
          <w:i/>
          <w:iCs/>
          <w:noProof/>
          <w:color w:val="000000" w:themeColor="text1"/>
        </w:rPr>
        <w:t xml:space="preserve"> and creatinine</w:t>
      </w:r>
      <w:r w:rsidRPr="00616452">
        <w:rPr>
          <w:rFonts w:ascii="Times New Roman" w:hAnsi="Times New Roman" w:cs="Times New Roman"/>
          <w:i/>
          <w:iCs/>
          <w:noProof/>
          <w:color w:val="000000" w:themeColor="text1"/>
        </w:rPr>
        <w:t xml:space="preserve">. </w:t>
      </w:r>
      <w:r w:rsidR="002E5011" w:rsidRPr="00616452">
        <w:rPr>
          <w:rFonts w:ascii="Times New Roman" w:hAnsi="Times New Roman" w:cs="Times New Roman"/>
          <w:i/>
          <w:iCs/>
          <w:noProof/>
          <w:color w:val="000000" w:themeColor="text1"/>
        </w:rPr>
        <w:t>High</w:t>
      </w:r>
      <w:r w:rsidR="00950709" w:rsidRPr="00616452">
        <w:rPr>
          <w:rFonts w:ascii="Times New Roman" w:hAnsi="Times New Roman" w:cs="Times New Roman"/>
          <w:i/>
          <w:iCs/>
          <w:noProof/>
          <w:color w:val="000000" w:themeColor="text1"/>
        </w:rPr>
        <w:t xml:space="preserve"> Food Secure</w:t>
      </w:r>
      <w:r w:rsidRPr="00616452">
        <w:rPr>
          <w:rFonts w:ascii="Times New Roman" w:hAnsi="Times New Roman" w:cs="Times New Roman"/>
          <w:i/>
          <w:iCs/>
          <w:noProof/>
          <w:color w:val="000000" w:themeColor="text1"/>
        </w:rPr>
        <w:t xml:space="preserve"> is the reference group.</w:t>
      </w:r>
    </w:p>
    <w:p w14:paraId="3C6CD358" w14:textId="4DBF9705" w:rsidR="005176EC" w:rsidRPr="00616452" w:rsidRDefault="005176EC" w:rsidP="005176EC">
      <w:pPr>
        <w:pStyle w:val="ListParagraph"/>
        <w:numPr>
          <w:ilvl w:val="0"/>
          <w:numId w:val="7"/>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P</w:t>
      </w:r>
      <w:r w:rsidRPr="00616452">
        <w:rPr>
          <w:rFonts w:ascii="Times New Roman" w:hAnsi="Times New Roman" w:cs="Times New Roman"/>
          <w:i/>
          <w:iCs/>
          <w:noProof/>
          <w:color w:val="000000" w:themeColor="text1"/>
          <w:vertAlign w:val="subscript"/>
        </w:rPr>
        <w:t>interaction</w:t>
      </w:r>
      <w:r w:rsidRPr="00616452">
        <w:rPr>
          <w:rFonts w:ascii="Times New Roman" w:hAnsi="Times New Roman" w:cs="Times New Roman"/>
          <w:i/>
          <w:iCs/>
          <w:noProof/>
          <w:color w:val="000000" w:themeColor="text1"/>
        </w:rPr>
        <w:t xml:space="preserve"> values are reported from  food security*race and ethnicity interaction models, where food security is modeled as continuous variable. </w:t>
      </w:r>
    </w:p>
    <w:p w14:paraId="4D98E3F2" w14:textId="2536A7F4" w:rsidR="00C032D1" w:rsidRPr="00616452" w:rsidRDefault="00C032D1" w:rsidP="00DF4E17">
      <w:pPr>
        <w:pStyle w:val="ListParagraph"/>
        <w:numPr>
          <w:ilvl w:val="0"/>
          <w:numId w:val="7"/>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NH White: Non Hispanic White; NH Black: Non-Hispanic Black </w:t>
      </w:r>
    </w:p>
    <w:p w14:paraId="424EF595" w14:textId="77777777" w:rsidR="00E50CB3" w:rsidRPr="00616452" w:rsidRDefault="00E50CB3" w:rsidP="0088007A">
      <w:pPr>
        <w:rPr>
          <w:rFonts w:ascii="Times New Roman" w:hAnsi="Times New Roman" w:cs="Times New Roman"/>
          <w:b/>
          <w:bCs/>
          <w:color w:val="000000" w:themeColor="text1"/>
          <w:sz w:val="28"/>
          <w:szCs w:val="28"/>
        </w:rPr>
      </w:pPr>
    </w:p>
    <w:p w14:paraId="4485EC27" w14:textId="735BAD41" w:rsidR="0081026A" w:rsidRPr="003855BB" w:rsidRDefault="0006414F" w:rsidP="0088007A">
      <w:pPr>
        <w:rPr>
          <w:rFonts w:ascii="Times New Roman" w:hAnsi="Times New Roman" w:cs="Times New Roman"/>
          <w:b/>
          <w:bCs/>
          <w:i/>
          <w:iCs/>
          <w:color w:val="000000" w:themeColor="text1"/>
        </w:rPr>
      </w:pPr>
      <w:r w:rsidRPr="003855BB">
        <w:rPr>
          <w:rFonts w:ascii="Times New Roman" w:hAnsi="Times New Roman" w:cs="Times New Roman"/>
          <w:b/>
          <w:bCs/>
          <w:i/>
          <w:iCs/>
          <w:color w:val="000000" w:themeColor="text1"/>
          <w:highlight w:val="green"/>
        </w:rPr>
        <w:t>Effect Measure Modification by Race/Ethnicity</w:t>
      </w:r>
    </w:p>
    <w:p w14:paraId="3170E68E" w14:textId="77777777" w:rsidR="00F20AF7" w:rsidRDefault="00F20AF7" w:rsidP="0088007A">
      <w:pPr>
        <w:rPr>
          <w:rFonts w:ascii="Times New Roman" w:hAnsi="Times New Roman" w:cs="Times New Roman"/>
          <w:i/>
          <w:iCs/>
          <w:color w:val="000000" w:themeColor="text1"/>
        </w:rPr>
      </w:pPr>
    </w:p>
    <w:p w14:paraId="322400DD" w14:textId="1C2E6733" w:rsidR="007B31A0" w:rsidRDefault="00C72A72" w:rsidP="00C72A72">
      <w:pPr>
        <w:ind w:firstLine="720"/>
        <w:rPr>
          <w:ins w:id="363" w:author="Nickelberry, Marshae" w:date="2026-01-15T20:12:00Z" w16du:dateUtc="2026-01-16T01:12:00Z"/>
          <w:rFonts w:ascii="Times New Roman" w:hAnsi="Times New Roman" w:cs="Times New Roman"/>
          <w:color w:val="000000" w:themeColor="text1"/>
        </w:rPr>
      </w:pPr>
      <w:r w:rsidRPr="001C2628">
        <w:rPr>
          <w:rFonts w:ascii="Times New Roman" w:hAnsi="Times New Roman" w:cs="Times New Roman"/>
          <w:color w:val="000000" w:themeColor="text1"/>
        </w:rPr>
        <w:t>Finally, we assessed potential effect measure modification by race and ethnicity (Supplemental Tables 3-9). There was evidence of interaction</w:t>
      </w:r>
      <w:ins w:id="364" w:author="Nickelberry, Marshae" w:date="2026-01-15T20:05:00Z" w16du:dateUtc="2026-01-16T01:05:00Z">
        <w:r>
          <w:rPr>
            <w:rFonts w:ascii="Times New Roman" w:hAnsi="Times New Roman" w:cs="Times New Roman"/>
            <w:color w:val="000000" w:themeColor="text1"/>
          </w:rPr>
          <w:t xml:space="preserve"> in</w:t>
        </w:r>
      </w:ins>
      <w:r w:rsidRPr="001C2628">
        <w:rPr>
          <w:rFonts w:ascii="Times New Roman" w:hAnsi="Times New Roman" w:cs="Times New Roman"/>
          <w:color w:val="000000" w:themeColor="text1"/>
        </w:rPr>
        <w:t xml:space="preserve"> </w:t>
      </w:r>
      <w:del w:id="365" w:author="Nickelberry, Marshae" w:date="2026-01-15T20:45:00Z" w16du:dateUtc="2026-01-16T01:45:00Z">
        <w:r w:rsidRPr="001C2628" w:rsidDel="009F653F">
          <w:rPr>
            <w:rFonts w:ascii="Times New Roman" w:hAnsi="Times New Roman" w:cs="Times New Roman"/>
            <w:color w:val="000000" w:themeColor="text1"/>
          </w:rPr>
          <w:delText xml:space="preserve">all parabens, </w:delText>
        </w:r>
      </w:del>
      <w:r w:rsidRPr="001C2628">
        <w:rPr>
          <w:rFonts w:ascii="Times New Roman" w:hAnsi="Times New Roman" w:cs="Times New Roman"/>
          <w:color w:val="000000" w:themeColor="text1"/>
        </w:rPr>
        <w:t>ethyl (</w:t>
      </w:r>
      <w:proofErr w:type="spellStart"/>
      <w:r w:rsidRPr="001C2628">
        <w:rPr>
          <w:rFonts w:ascii="Times New Roman" w:hAnsi="Times New Roman" w:cs="Times New Roman"/>
          <w:color w:val="000000" w:themeColor="text1"/>
        </w:rPr>
        <w:t>p</w:t>
      </w:r>
      <w:r w:rsidRPr="001C2628">
        <w:rPr>
          <w:rFonts w:ascii="Times New Roman" w:hAnsi="Times New Roman" w:cs="Times New Roman"/>
          <w:color w:val="000000" w:themeColor="text1"/>
          <w:vertAlign w:val="subscript"/>
        </w:rPr>
        <w:t>interaction</w:t>
      </w:r>
      <w:proofErr w:type="spellEnd"/>
      <w:r w:rsidRPr="001C2628">
        <w:rPr>
          <w:rFonts w:ascii="Times New Roman" w:hAnsi="Times New Roman" w:cs="Times New Roman"/>
          <w:color w:val="000000" w:themeColor="text1"/>
        </w:rPr>
        <w:t>=0.04), methyl (</w:t>
      </w:r>
      <w:proofErr w:type="spellStart"/>
      <w:r w:rsidRPr="001C2628">
        <w:rPr>
          <w:rFonts w:ascii="Times New Roman" w:hAnsi="Times New Roman" w:cs="Times New Roman"/>
          <w:color w:val="000000" w:themeColor="text1"/>
        </w:rPr>
        <w:t>p</w:t>
      </w:r>
      <w:r w:rsidRPr="001C2628">
        <w:rPr>
          <w:rFonts w:ascii="Times New Roman" w:hAnsi="Times New Roman" w:cs="Times New Roman"/>
          <w:color w:val="000000" w:themeColor="text1"/>
          <w:vertAlign w:val="subscript"/>
        </w:rPr>
        <w:t>interaction</w:t>
      </w:r>
      <w:proofErr w:type="spellEnd"/>
      <w:r w:rsidRPr="001C2628">
        <w:rPr>
          <w:rFonts w:ascii="Times New Roman" w:hAnsi="Times New Roman" w:cs="Times New Roman"/>
          <w:color w:val="000000" w:themeColor="text1"/>
        </w:rPr>
        <w:t>&lt;0.01), and propyl</w:t>
      </w:r>
      <w:ins w:id="366" w:author="Nickelberry, Marshae" w:date="2026-01-15T20:45:00Z" w16du:dateUtc="2026-01-16T01:45:00Z">
        <w:r w:rsidR="009F653F">
          <w:rPr>
            <w:rFonts w:ascii="Times New Roman" w:hAnsi="Times New Roman" w:cs="Times New Roman"/>
            <w:color w:val="000000" w:themeColor="text1"/>
          </w:rPr>
          <w:t xml:space="preserve"> </w:t>
        </w:r>
      </w:ins>
      <w:ins w:id="367" w:author="Nickelberry, Marshae" w:date="2026-01-15T20:46:00Z" w16du:dateUtc="2026-01-16T01:46:00Z">
        <w:r w:rsidR="009F653F">
          <w:rPr>
            <w:rFonts w:ascii="Times New Roman" w:hAnsi="Times New Roman" w:cs="Times New Roman"/>
            <w:color w:val="000000" w:themeColor="text1"/>
          </w:rPr>
          <w:t>parabens</w:t>
        </w:r>
      </w:ins>
      <w:r w:rsidRPr="001C2628">
        <w:rPr>
          <w:rFonts w:ascii="Times New Roman" w:hAnsi="Times New Roman" w:cs="Times New Roman"/>
          <w:color w:val="000000" w:themeColor="text1"/>
        </w:rPr>
        <w:t xml:space="preserve"> (</w:t>
      </w:r>
      <w:proofErr w:type="spellStart"/>
      <w:r w:rsidRPr="001C2628">
        <w:rPr>
          <w:rFonts w:ascii="Times New Roman" w:hAnsi="Times New Roman" w:cs="Times New Roman"/>
          <w:color w:val="000000" w:themeColor="text1"/>
        </w:rPr>
        <w:t>p</w:t>
      </w:r>
      <w:r w:rsidRPr="001C2628">
        <w:rPr>
          <w:rFonts w:ascii="Times New Roman" w:hAnsi="Times New Roman" w:cs="Times New Roman"/>
          <w:color w:val="000000" w:themeColor="text1"/>
          <w:vertAlign w:val="subscript"/>
        </w:rPr>
        <w:t>interaction</w:t>
      </w:r>
      <w:proofErr w:type="spellEnd"/>
      <w:r w:rsidRPr="001C2628">
        <w:rPr>
          <w:rFonts w:ascii="Times New Roman" w:hAnsi="Times New Roman" w:cs="Times New Roman"/>
          <w:color w:val="000000" w:themeColor="text1"/>
          <w:vertAlign w:val="subscript"/>
        </w:rPr>
        <w:t xml:space="preserve"> </w:t>
      </w:r>
      <w:r w:rsidRPr="001C2628">
        <w:rPr>
          <w:rFonts w:ascii="Times New Roman" w:hAnsi="Times New Roman" w:cs="Times New Roman"/>
          <w:color w:val="000000" w:themeColor="text1"/>
        </w:rPr>
        <w:t xml:space="preserve">&lt;0.01). </w:t>
      </w:r>
      <w:ins w:id="368" w:author="Nickelberry, Marshae" w:date="2026-01-15T20:06:00Z" w16du:dateUtc="2026-01-16T01:06:00Z">
        <w:r>
          <w:rPr>
            <w:rFonts w:ascii="Times New Roman" w:hAnsi="Times New Roman" w:cs="Times New Roman"/>
            <w:color w:val="000000" w:themeColor="text1"/>
          </w:rPr>
          <w:t>Among non-Hispanic</w:t>
        </w:r>
      </w:ins>
      <w:ins w:id="369" w:author="Nickelberry, Marshae" w:date="2026-01-15T20:07:00Z" w16du:dateUtc="2026-01-16T01:07:00Z">
        <w:r>
          <w:rPr>
            <w:rFonts w:ascii="Times New Roman" w:hAnsi="Times New Roman" w:cs="Times New Roman"/>
            <w:color w:val="000000" w:themeColor="text1"/>
          </w:rPr>
          <w:t xml:space="preserve"> </w:t>
        </w:r>
      </w:ins>
      <w:ins w:id="370" w:author="Nickelberry, Marshae" w:date="2026-01-15T20:09:00Z" w16du:dateUtc="2026-01-16T01:09:00Z">
        <w:r w:rsidR="007B31A0">
          <w:rPr>
            <w:rFonts w:ascii="Times New Roman" w:hAnsi="Times New Roman" w:cs="Times New Roman"/>
            <w:color w:val="000000" w:themeColor="text1"/>
          </w:rPr>
          <w:t>White individuals</w:t>
        </w:r>
      </w:ins>
      <w:ins w:id="371" w:author="Nickelberry, Marshae" w:date="2026-01-15T20:07:00Z" w16du:dateUtc="2026-01-16T01:07:00Z">
        <w:r>
          <w:rPr>
            <w:rFonts w:ascii="Times New Roman" w:hAnsi="Times New Roman" w:cs="Times New Roman"/>
            <w:color w:val="000000" w:themeColor="text1"/>
          </w:rPr>
          <w:t xml:space="preserve">, </w:t>
        </w:r>
      </w:ins>
      <w:del w:id="372" w:author="Nickelberry, Marshae" w:date="2026-01-15T20:06:00Z" w16du:dateUtc="2026-01-16T01:06:00Z">
        <w:r w:rsidRPr="001C2628" w:rsidDel="00C72A72">
          <w:rPr>
            <w:rFonts w:ascii="Times New Roman" w:hAnsi="Times New Roman" w:cs="Times New Roman"/>
            <w:color w:val="000000" w:themeColor="text1"/>
          </w:rPr>
          <w:delText xml:space="preserve">Within strata specific </w:delText>
        </w:r>
      </w:del>
      <w:del w:id="373" w:author="Nickelberry, Marshae" w:date="2026-01-15T20:05:00Z" w16du:dateUtc="2026-01-16T01:05:00Z">
        <w:r w:rsidRPr="001C2628" w:rsidDel="00C72A72">
          <w:rPr>
            <w:rFonts w:ascii="Times New Roman" w:hAnsi="Times New Roman" w:cs="Times New Roman"/>
            <w:color w:val="000000" w:themeColor="text1"/>
          </w:rPr>
          <w:delText xml:space="preserve">predicted </w:delText>
        </w:r>
      </w:del>
      <w:del w:id="374" w:author="Nickelberry, Marshae" w:date="2026-01-15T20:06:00Z" w16du:dateUtc="2026-01-16T01:06:00Z">
        <w:r w:rsidRPr="001C2628" w:rsidDel="00C72A72">
          <w:rPr>
            <w:rFonts w:ascii="Times New Roman" w:hAnsi="Times New Roman" w:cs="Times New Roman"/>
            <w:color w:val="000000" w:themeColor="text1"/>
          </w:rPr>
          <w:delText>marginal means</w:delText>
        </w:r>
      </w:del>
      <w:ins w:id="375" w:author="Nickelberry, Marshae" w:date="2026-01-15T20:09:00Z" w16du:dateUtc="2026-01-16T01:09:00Z">
        <w:r w:rsidR="007B31A0">
          <w:rPr>
            <w:rFonts w:ascii="Times New Roman" w:hAnsi="Times New Roman" w:cs="Times New Roman"/>
            <w:color w:val="000000" w:themeColor="text1"/>
          </w:rPr>
          <w:t xml:space="preserve">reduced food security </w:t>
        </w:r>
      </w:ins>
      <w:ins w:id="376" w:author="Nickelberry, Marshae" w:date="2026-01-15T20:10:00Z" w16du:dateUtc="2026-01-16T01:10:00Z">
        <w:r w:rsidR="007B31A0">
          <w:rPr>
            <w:rFonts w:ascii="Times New Roman" w:hAnsi="Times New Roman" w:cs="Times New Roman"/>
            <w:color w:val="000000" w:themeColor="text1"/>
          </w:rPr>
          <w:t xml:space="preserve">(marginal, low, and very low) </w:t>
        </w:r>
      </w:ins>
      <w:ins w:id="377" w:author="Nickelberry, Marshae" w:date="2026-01-15T20:09:00Z" w16du:dateUtc="2026-01-16T01:09:00Z">
        <w:r w:rsidR="007B31A0">
          <w:rPr>
            <w:rFonts w:ascii="Times New Roman" w:hAnsi="Times New Roman" w:cs="Times New Roman"/>
            <w:color w:val="000000" w:themeColor="text1"/>
          </w:rPr>
          <w:t>was associated with lower levels of</w:t>
        </w:r>
      </w:ins>
      <w:ins w:id="378" w:author="Nickelberry, Marshae" w:date="2026-01-15T20:10:00Z" w16du:dateUtc="2026-01-16T01:10:00Z">
        <w:r w:rsidR="007B31A0">
          <w:rPr>
            <w:rFonts w:ascii="Times New Roman" w:hAnsi="Times New Roman" w:cs="Times New Roman"/>
            <w:color w:val="000000" w:themeColor="text1"/>
          </w:rPr>
          <w:t xml:space="preserve"> parabens</w:t>
        </w:r>
      </w:ins>
      <w:ins w:id="379" w:author="Nickelberry, Marshae" w:date="2026-01-15T20:47:00Z" w16du:dateUtc="2026-01-16T01:47:00Z">
        <w:r w:rsidR="009F653F">
          <w:rPr>
            <w:rFonts w:ascii="Times New Roman" w:hAnsi="Times New Roman" w:cs="Times New Roman"/>
            <w:color w:val="000000" w:themeColor="text1"/>
          </w:rPr>
          <w:t>. Non-Hispanic W</w:t>
        </w:r>
      </w:ins>
      <w:ins w:id="380" w:author="Nickelberry, Marshae" w:date="2026-01-15T20:48:00Z" w16du:dateUtc="2026-01-16T01:48:00Z">
        <w:r w:rsidR="009F653F">
          <w:rPr>
            <w:rFonts w:ascii="Times New Roman" w:hAnsi="Times New Roman" w:cs="Times New Roman"/>
            <w:color w:val="000000" w:themeColor="text1"/>
          </w:rPr>
          <w:t>hite individuals experiencing v</w:t>
        </w:r>
      </w:ins>
      <w:ins w:id="381" w:author="Nickelberry, Marshae" w:date="2026-01-15T20:10:00Z" w16du:dateUtc="2026-01-16T01:10:00Z">
        <w:r w:rsidR="007B31A0">
          <w:rPr>
            <w:rFonts w:ascii="Times New Roman" w:hAnsi="Times New Roman" w:cs="Times New Roman"/>
            <w:color w:val="000000" w:themeColor="text1"/>
          </w:rPr>
          <w:t xml:space="preserve">ery low food secure participants </w:t>
        </w:r>
      </w:ins>
      <w:ins w:id="382" w:author="Nickelberry, Marshae" w:date="2026-01-15T20:48:00Z" w16du:dateUtc="2026-01-16T01:48:00Z">
        <w:r w:rsidR="009F653F">
          <w:rPr>
            <w:rFonts w:ascii="Times New Roman" w:hAnsi="Times New Roman" w:cs="Times New Roman"/>
            <w:color w:val="000000" w:themeColor="text1"/>
          </w:rPr>
          <w:t>had the largest negative difference (</w:t>
        </w:r>
        <w:proofErr w:type="spellStart"/>
        <w:r w:rsidR="009F653F">
          <w:rPr>
            <w:rFonts w:ascii="Times New Roman" w:hAnsi="Times New Roman" w:cs="Times New Roman"/>
            <w:color w:val="000000" w:themeColor="text1"/>
          </w:rPr>
          <w:t>i.e</w:t>
        </w:r>
        <w:proofErr w:type="spellEnd"/>
        <w:r w:rsidR="009F653F">
          <w:rPr>
            <w:rFonts w:ascii="Times New Roman" w:hAnsi="Times New Roman" w:cs="Times New Roman"/>
            <w:color w:val="000000" w:themeColor="text1"/>
          </w:rPr>
          <w:t xml:space="preserve"> lowest levels)</w:t>
        </w:r>
      </w:ins>
      <w:ins w:id="383" w:author="Nickelberry, Marshae" w:date="2026-01-15T20:11:00Z" w16du:dateUtc="2026-01-16T01:11:00Z">
        <w:r w:rsidR="007B31A0">
          <w:rPr>
            <w:rFonts w:ascii="Times New Roman" w:hAnsi="Times New Roman" w:cs="Times New Roman"/>
            <w:color w:val="000000" w:themeColor="text1"/>
          </w:rPr>
          <w:t xml:space="preserve"> compared to non-Hispanic White adults with high food security</w:t>
        </w:r>
      </w:ins>
      <w:ins w:id="384" w:author="Nickelberry, Marshae" w:date="2026-01-15T20:48:00Z" w16du:dateUtc="2026-01-16T01:48:00Z">
        <w:r w:rsidR="009F653F">
          <w:rPr>
            <w:rFonts w:ascii="Times New Roman" w:hAnsi="Times New Roman" w:cs="Times New Roman"/>
            <w:color w:val="000000" w:themeColor="text1"/>
          </w:rPr>
          <w:t xml:space="preserve"> (</w:t>
        </w:r>
        <w:proofErr w:type="spellStart"/>
        <w:r w:rsidR="009F653F">
          <w:rPr>
            <w:rFonts w:ascii="Times New Roman" w:hAnsi="Times New Roman" w:cs="Times New Roman"/>
            <w:color w:val="000000" w:themeColor="text1"/>
          </w:rPr>
          <w:t>e.g</w:t>
        </w:r>
        <w:proofErr w:type="spellEnd"/>
        <w:r w:rsidR="009F653F">
          <w:rPr>
            <w:rFonts w:ascii="Times New Roman" w:hAnsi="Times New Roman" w:cs="Times New Roman"/>
            <w:color w:val="000000" w:themeColor="text1"/>
          </w:rPr>
          <w:t xml:space="preserve"> </w:t>
        </w:r>
      </w:ins>
      <w:ins w:id="385" w:author="Nickelberry, Marshae" w:date="2026-01-15T20:47:00Z" w16du:dateUtc="2026-01-16T01:47:00Z">
        <w:r w:rsidR="009F653F" w:rsidRPr="009F653F">
          <w:rPr>
            <w:rFonts w:ascii="Times New Roman" w:hAnsi="Times New Roman" w:cs="Times New Roman"/>
            <w:color w:val="000000" w:themeColor="text1"/>
          </w:rPr>
          <w:t>ethyl paraben concentrations</w:t>
        </w:r>
      </w:ins>
      <w:ins w:id="386" w:author="Nickelberry, Marshae" w:date="2026-01-15T20:49:00Z" w16du:dateUtc="2026-01-16T01:49:00Z">
        <w:r w:rsidR="009F653F">
          <w:rPr>
            <w:rFonts w:ascii="Times New Roman" w:hAnsi="Times New Roman" w:cs="Times New Roman"/>
            <w:color w:val="000000" w:themeColor="text1"/>
          </w:rPr>
          <w:t>: very low: X.X% [95% CI]).</w:t>
        </w:r>
      </w:ins>
    </w:p>
    <w:p w14:paraId="2DDCE2A1" w14:textId="360E2EA6" w:rsidR="00C72A72" w:rsidRPr="001C2628" w:rsidDel="00AC3B99" w:rsidRDefault="007B31A0">
      <w:pPr>
        <w:ind w:firstLine="720"/>
        <w:rPr>
          <w:del w:id="387" w:author="Nickelberry, Marshae" w:date="2026-01-15T20:50:00Z" w16du:dateUtc="2026-01-16T01:50:00Z"/>
          <w:rFonts w:ascii="Times New Roman" w:hAnsi="Times New Roman" w:cs="Times New Roman"/>
          <w:color w:val="000000" w:themeColor="text1"/>
        </w:rPr>
      </w:pPr>
      <w:ins w:id="388" w:author="Nickelberry, Marshae" w:date="2026-01-15T20:09:00Z" w16du:dateUtc="2026-01-16T01:09:00Z">
        <w:r>
          <w:rPr>
            <w:rFonts w:ascii="Times New Roman" w:hAnsi="Times New Roman" w:cs="Times New Roman"/>
            <w:color w:val="000000" w:themeColor="text1"/>
          </w:rPr>
          <w:t xml:space="preserve"> </w:t>
        </w:r>
      </w:ins>
      <w:ins w:id="389" w:author="Nickelberry, Marshae" w:date="2026-01-15T20:37:00Z" w16du:dateUtc="2026-01-16T01:37:00Z">
        <w:r w:rsidR="005E15DC">
          <w:rPr>
            <w:rFonts w:ascii="Times New Roman" w:hAnsi="Times New Roman" w:cs="Times New Roman"/>
            <w:color w:val="000000" w:themeColor="text1"/>
          </w:rPr>
          <w:t xml:space="preserve">In contrast, </w:t>
        </w:r>
      </w:ins>
      <w:proofErr w:type="gramStart"/>
      <w:ins w:id="390" w:author="Nickelberry, Marshae" w:date="2026-01-15T20:38:00Z" w16du:dateUtc="2026-01-16T01:38:00Z">
        <w:r w:rsidR="005E15DC">
          <w:rPr>
            <w:rFonts w:ascii="Times New Roman" w:hAnsi="Times New Roman" w:cs="Times New Roman"/>
            <w:color w:val="000000" w:themeColor="text1"/>
          </w:rPr>
          <w:t>Mexican-American</w:t>
        </w:r>
        <w:proofErr w:type="gramEnd"/>
        <w:r w:rsidR="005E15DC">
          <w:rPr>
            <w:rFonts w:ascii="Times New Roman" w:hAnsi="Times New Roman" w:cs="Times New Roman"/>
            <w:color w:val="000000" w:themeColor="text1"/>
          </w:rPr>
          <w:t xml:space="preserve"> participants experiencing low or very low food security generally had higher levels of parabe</w:t>
        </w:r>
      </w:ins>
      <w:ins w:id="391" w:author="Nickelberry, Marshae" w:date="2026-01-15T20:39:00Z" w16du:dateUtc="2026-01-16T01:39:00Z">
        <w:r w:rsidR="005E15DC">
          <w:rPr>
            <w:rFonts w:ascii="Times New Roman" w:hAnsi="Times New Roman" w:cs="Times New Roman"/>
            <w:color w:val="000000" w:themeColor="text1"/>
          </w:rPr>
          <w:t>ns. For instance</w:t>
        </w:r>
      </w:ins>
      <w:ins w:id="392" w:author="Nickelberry, Marshae" w:date="2026-01-15T20:40:00Z" w16du:dateUtc="2026-01-16T01:40:00Z">
        <w:r w:rsidR="009F653F">
          <w:rPr>
            <w:rFonts w:ascii="Times New Roman" w:hAnsi="Times New Roman" w:cs="Times New Roman"/>
            <w:color w:val="000000" w:themeColor="text1"/>
          </w:rPr>
          <w:t xml:space="preserve">, relative to </w:t>
        </w:r>
        <w:proofErr w:type="gramStart"/>
        <w:r w:rsidR="009F653F">
          <w:rPr>
            <w:rFonts w:ascii="Times New Roman" w:hAnsi="Times New Roman" w:cs="Times New Roman"/>
            <w:color w:val="000000" w:themeColor="text1"/>
          </w:rPr>
          <w:t>Mexican-Americans</w:t>
        </w:r>
        <w:proofErr w:type="gramEnd"/>
        <w:r w:rsidR="009F653F">
          <w:rPr>
            <w:rFonts w:ascii="Times New Roman" w:hAnsi="Times New Roman" w:cs="Times New Roman"/>
            <w:color w:val="000000" w:themeColor="text1"/>
          </w:rPr>
          <w:t xml:space="preserve"> with high food security,</w:t>
        </w:r>
      </w:ins>
      <w:ins w:id="393" w:author="Nickelberry, Marshae" w:date="2026-01-15T20:38:00Z" w16du:dateUtc="2026-01-16T01:38:00Z">
        <w:r w:rsidR="005E15DC">
          <w:rPr>
            <w:rFonts w:ascii="Times New Roman" w:hAnsi="Times New Roman" w:cs="Times New Roman"/>
            <w:color w:val="000000" w:themeColor="text1"/>
          </w:rPr>
          <w:t xml:space="preserve"> </w:t>
        </w:r>
      </w:ins>
      <w:ins w:id="394" w:author="Nickelberry, Marshae" w:date="2026-01-15T20:41:00Z" w16du:dateUtc="2026-01-16T01:41:00Z">
        <w:r w:rsidR="009F653F">
          <w:rPr>
            <w:rFonts w:ascii="Times New Roman" w:hAnsi="Times New Roman" w:cs="Times New Roman"/>
            <w:color w:val="000000" w:themeColor="text1"/>
          </w:rPr>
          <w:t>methyl</w:t>
        </w:r>
      </w:ins>
      <w:ins w:id="395" w:author="Nickelberry, Marshae" w:date="2026-01-15T20:37:00Z" w16du:dateUtc="2026-01-16T01:37:00Z">
        <w:r w:rsidR="005E15DC">
          <w:rPr>
            <w:rFonts w:ascii="Times New Roman" w:hAnsi="Times New Roman" w:cs="Times New Roman"/>
            <w:color w:val="000000" w:themeColor="text1"/>
          </w:rPr>
          <w:t xml:space="preserve"> parabens</w:t>
        </w:r>
      </w:ins>
      <w:ins w:id="396" w:author="Nickelberry, Marshae" w:date="2026-01-15T20:39:00Z" w16du:dateUtc="2026-01-16T01:39:00Z">
        <w:r w:rsidR="009F653F">
          <w:rPr>
            <w:rFonts w:ascii="Times New Roman" w:hAnsi="Times New Roman" w:cs="Times New Roman"/>
            <w:color w:val="000000" w:themeColor="text1"/>
          </w:rPr>
          <w:t xml:space="preserve"> estimates were</w:t>
        </w:r>
      </w:ins>
      <w:ins w:id="397" w:author="Nickelberry, Marshae" w:date="2026-01-15T20:40:00Z" w16du:dateUtc="2026-01-16T01:40:00Z">
        <w:r w:rsidR="009F653F">
          <w:rPr>
            <w:rFonts w:ascii="Times New Roman" w:hAnsi="Times New Roman" w:cs="Times New Roman"/>
            <w:color w:val="000000" w:themeColor="text1"/>
          </w:rPr>
          <w:t xml:space="preserve"> </w:t>
        </w:r>
      </w:ins>
      <w:ins w:id="398" w:author="Nickelberry, Marshae" w:date="2026-01-15T20:41:00Z" w16du:dateUtc="2026-01-16T01:41:00Z">
        <w:r w:rsidR="009F653F">
          <w:rPr>
            <w:rFonts w:ascii="Times New Roman" w:hAnsi="Times New Roman" w:cs="Times New Roman"/>
            <w:color w:val="000000" w:themeColor="text1"/>
          </w:rPr>
          <w:t>X</w:t>
        </w:r>
      </w:ins>
      <w:ins w:id="399" w:author="Nickelberry, Marshae" w:date="2026-01-15T20:40:00Z" w16du:dateUtc="2026-01-16T01:40:00Z">
        <w:r w:rsidR="009F653F">
          <w:rPr>
            <w:rFonts w:ascii="Times New Roman" w:hAnsi="Times New Roman" w:cs="Times New Roman"/>
            <w:color w:val="000000" w:themeColor="text1"/>
          </w:rPr>
          <w:t>.</w:t>
        </w:r>
      </w:ins>
      <w:ins w:id="400" w:author="Nickelberry, Marshae" w:date="2026-01-15T20:41:00Z" w16du:dateUtc="2026-01-16T01:41:00Z">
        <w:r w:rsidR="009F653F">
          <w:rPr>
            <w:rFonts w:ascii="Times New Roman" w:hAnsi="Times New Roman" w:cs="Times New Roman"/>
            <w:color w:val="000000" w:themeColor="text1"/>
          </w:rPr>
          <w:t>X</w:t>
        </w:r>
      </w:ins>
      <w:ins w:id="401" w:author="Nickelberry, Marshae" w:date="2026-01-15T20:39:00Z" w16du:dateUtc="2026-01-16T01:39:00Z">
        <w:r w:rsidR="009F653F">
          <w:rPr>
            <w:rFonts w:ascii="Times New Roman" w:hAnsi="Times New Roman" w:cs="Times New Roman"/>
            <w:color w:val="000000" w:themeColor="text1"/>
          </w:rPr>
          <w:t xml:space="preserve">% lower among </w:t>
        </w:r>
        <w:proofErr w:type="gramStart"/>
        <w:r w:rsidR="009F653F">
          <w:rPr>
            <w:rFonts w:ascii="Times New Roman" w:hAnsi="Times New Roman" w:cs="Times New Roman"/>
            <w:color w:val="000000" w:themeColor="text1"/>
          </w:rPr>
          <w:t>Mexican-Americans</w:t>
        </w:r>
        <w:proofErr w:type="gramEnd"/>
        <w:r w:rsidR="009F653F">
          <w:rPr>
            <w:rFonts w:ascii="Times New Roman" w:hAnsi="Times New Roman" w:cs="Times New Roman"/>
            <w:color w:val="000000" w:themeColor="text1"/>
          </w:rPr>
          <w:t xml:space="preserve"> experiencing low (</w:t>
        </w:r>
      </w:ins>
      <w:ins w:id="402" w:author="Nickelberry, Marshae" w:date="2026-01-15T20:41:00Z" w16du:dateUtc="2026-01-16T01:41:00Z">
        <w:r w:rsidR="009F653F">
          <w:rPr>
            <w:rFonts w:ascii="Times New Roman" w:hAnsi="Times New Roman" w:cs="Times New Roman"/>
            <w:color w:val="000000" w:themeColor="text1"/>
          </w:rPr>
          <w:t xml:space="preserve">insert estimate and CI) </w:t>
        </w:r>
      </w:ins>
      <w:ins w:id="403" w:author="Nickelberry, Marshae" w:date="2026-01-15T20:40:00Z" w16du:dateUtc="2026-01-16T01:40:00Z">
        <w:r w:rsidR="009F653F">
          <w:rPr>
            <w:rFonts w:ascii="Times New Roman" w:hAnsi="Times New Roman" w:cs="Times New Roman"/>
            <w:color w:val="000000" w:themeColor="text1"/>
          </w:rPr>
          <w:t xml:space="preserve">and </w:t>
        </w:r>
      </w:ins>
      <w:ins w:id="404" w:author="Nickelberry, Marshae" w:date="2026-01-15T20:46:00Z" w16du:dateUtc="2026-01-16T01:46:00Z">
        <w:r w:rsidR="009F653F">
          <w:rPr>
            <w:rFonts w:ascii="Times New Roman" w:hAnsi="Times New Roman" w:cs="Times New Roman"/>
            <w:color w:val="000000" w:themeColor="text1"/>
          </w:rPr>
          <w:t xml:space="preserve">X.X% lower among those experiencing </w:t>
        </w:r>
      </w:ins>
      <w:ins w:id="405" w:author="Nickelberry, Marshae" w:date="2026-01-15T20:40:00Z" w16du:dateUtc="2026-01-16T01:40:00Z">
        <w:r w:rsidR="009F653F">
          <w:rPr>
            <w:rFonts w:ascii="Times New Roman" w:hAnsi="Times New Roman" w:cs="Times New Roman"/>
            <w:color w:val="000000" w:themeColor="text1"/>
          </w:rPr>
          <w:t>very low: (insert</w:t>
        </w:r>
      </w:ins>
      <w:ins w:id="406" w:author="Nickelberry, Marshae" w:date="2026-01-15T20:41:00Z" w16du:dateUtc="2026-01-16T01:41:00Z">
        <w:r w:rsidR="009F653F">
          <w:rPr>
            <w:rFonts w:ascii="Times New Roman" w:hAnsi="Times New Roman" w:cs="Times New Roman"/>
            <w:color w:val="000000" w:themeColor="text1"/>
          </w:rPr>
          <w:t xml:space="preserve"> estimate and CI</w:t>
        </w:r>
      </w:ins>
      <w:ins w:id="407" w:author="Nickelberry, Marshae" w:date="2026-01-15T20:40:00Z" w16du:dateUtc="2026-01-16T01:40:00Z">
        <w:r w:rsidR="009F653F">
          <w:rPr>
            <w:rFonts w:ascii="Times New Roman" w:hAnsi="Times New Roman" w:cs="Times New Roman"/>
            <w:color w:val="000000" w:themeColor="text1"/>
          </w:rPr>
          <w:t>)</w:t>
        </w:r>
      </w:ins>
      <w:ins w:id="408" w:author="Nickelberry, Marshae" w:date="2026-01-15T20:37:00Z" w16du:dateUtc="2026-01-16T01:37:00Z">
        <w:r w:rsidR="005E15DC">
          <w:rPr>
            <w:rFonts w:ascii="Times New Roman" w:hAnsi="Times New Roman" w:cs="Times New Roman"/>
            <w:color w:val="000000" w:themeColor="text1"/>
          </w:rPr>
          <w:t xml:space="preserve"> </w:t>
        </w:r>
      </w:ins>
      <w:ins w:id="409" w:author="Nickelberry, Marshae" w:date="2026-01-15T20:41:00Z" w16du:dateUtc="2026-01-16T01:41:00Z">
        <w:r w:rsidR="009F653F">
          <w:rPr>
            <w:rFonts w:ascii="Times New Roman" w:hAnsi="Times New Roman" w:cs="Times New Roman"/>
            <w:color w:val="000000" w:themeColor="text1"/>
          </w:rPr>
          <w:t>food security.</w:t>
        </w:r>
      </w:ins>
      <w:ins w:id="410" w:author="Nickelberry, Marshae" w:date="2026-01-15T20:42:00Z" w16du:dateUtc="2026-01-16T01:42:00Z">
        <w:r w:rsidR="009F653F">
          <w:rPr>
            <w:rFonts w:ascii="Times New Roman" w:hAnsi="Times New Roman" w:cs="Times New Roman"/>
            <w:color w:val="000000" w:themeColor="text1"/>
          </w:rPr>
          <w:t xml:space="preserve"> Among non-Hispanic Black</w:t>
        </w:r>
      </w:ins>
      <w:ins w:id="411" w:author="Nickelberry, Marshae" w:date="2026-01-15T20:43:00Z" w16du:dateUtc="2026-01-16T01:43:00Z">
        <w:r w:rsidR="009F653F">
          <w:rPr>
            <w:rFonts w:ascii="Times New Roman" w:hAnsi="Times New Roman" w:cs="Times New Roman"/>
            <w:color w:val="000000" w:themeColor="text1"/>
          </w:rPr>
          <w:t xml:space="preserve"> </w:t>
        </w:r>
        <w:proofErr w:type="spellStart"/>
        <w:r w:rsidR="009F653F">
          <w:rPr>
            <w:rFonts w:ascii="Times New Roman" w:hAnsi="Times New Roman" w:cs="Times New Roman"/>
            <w:color w:val="000000" w:themeColor="text1"/>
          </w:rPr>
          <w:t>indivdiuals</w:t>
        </w:r>
      </w:ins>
      <w:proofErr w:type="spellEnd"/>
      <w:ins w:id="412" w:author="Nickelberry, Marshae" w:date="2026-01-15T20:42:00Z" w16du:dateUtc="2026-01-16T01:42:00Z">
        <w:r w:rsidR="009F653F">
          <w:rPr>
            <w:rFonts w:ascii="Times New Roman" w:hAnsi="Times New Roman" w:cs="Times New Roman"/>
            <w:color w:val="000000" w:themeColor="text1"/>
          </w:rPr>
          <w:t xml:space="preserve"> results were similar to those </w:t>
        </w:r>
      </w:ins>
      <w:ins w:id="413" w:author="Nickelberry, Marshae" w:date="2026-01-15T20:41:00Z" w16du:dateUtc="2026-01-16T01:41:00Z">
        <w:r w:rsidR="009F653F">
          <w:rPr>
            <w:rFonts w:ascii="Times New Roman" w:hAnsi="Times New Roman" w:cs="Times New Roman"/>
            <w:color w:val="000000" w:themeColor="text1"/>
          </w:rPr>
          <w:t xml:space="preserve"> </w:t>
        </w:r>
      </w:ins>
      <w:ins w:id="414" w:author="Nickelberry, Marshae" w:date="2026-01-15T20:11:00Z" w16du:dateUtc="2026-01-16T01:11:00Z">
        <w:r>
          <w:rPr>
            <w:rFonts w:ascii="Times New Roman" w:hAnsi="Times New Roman" w:cs="Times New Roman"/>
            <w:color w:val="000000" w:themeColor="text1"/>
          </w:rPr>
          <w:t xml:space="preserve"> among </w:t>
        </w:r>
      </w:ins>
      <w:del w:id="415" w:author="Nickelberry, Marshae" w:date="2026-01-15T20:07:00Z" w16du:dateUtc="2026-01-16T01:07:00Z">
        <w:r w:rsidR="00C72A72" w:rsidRPr="001C2628" w:rsidDel="00C72A72">
          <w:rPr>
            <w:rFonts w:ascii="Times New Roman" w:hAnsi="Times New Roman" w:cs="Times New Roman"/>
            <w:color w:val="000000" w:themeColor="text1"/>
          </w:rPr>
          <w:delText>,</w:delText>
        </w:r>
      </w:del>
      <w:del w:id="416" w:author="Nickelberry, Marshae" w:date="2026-01-15T20:11:00Z" w16du:dateUtc="2026-01-16T01:11:00Z">
        <w:r w:rsidR="00C72A72" w:rsidRPr="001C2628" w:rsidDel="007B31A0">
          <w:rPr>
            <w:rFonts w:ascii="Times New Roman" w:hAnsi="Times New Roman" w:cs="Times New Roman"/>
            <w:color w:val="000000" w:themeColor="text1"/>
          </w:rPr>
          <w:delText xml:space="preserve"> marginal means were estimated and reported as percent differences. </w:delText>
        </w:r>
      </w:del>
      <w:ins w:id="417" w:author="Nickelberry, Marshae" w:date="2026-01-15T20:12:00Z" w16du:dateUtc="2026-01-16T01:12:00Z">
        <w:r>
          <w:rPr>
            <w:rFonts w:ascii="Times New Roman" w:hAnsi="Times New Roman" w:cs="Times New Roman"/>
            <w:color w:val="000000" w:themeColor="text1"/>
          </w:rPr>
          <w:t>n</w:t>
        </w:r>
      </w:ins>
      <w:del w:id="418" w:author="Nickelberry, Marshae" w:date="2026-01-15T20:12:00Z" w16du:dateUtc="2026-01-16T01:12:00Z">
        <w:r w:rsidR="00C72A72" w:rsidRPr="001C2628" w:rsidDel="007B31A0">
          <w:rPr>
            <w:rFonts w:ascii="Times New Roman" w:hAnsi="Times New Roman" w:cs="Times New Roman"/>
            <w:color w:val="000000" w:themeColor="text1"/>
          </w:rPr>
          <w:delText>N</w:delText>
        </w:r>
      </w:del>
      <w:r w:rsidR="00C72A72" w:rsidRPr="001C2628">
        <w:rPr>
          <w:rFonts w:ascii="Times New Roman" w:hAnsi="Times New Roman" w:cs="Times New Roman"/>
          <w:color w:val="000000" w:themeColor="text1"/>
        </w:rPr>
        <w:t>on-</w:t>
      </w:r>
      <w:ins w:id="419" w:author="Nickelberry, Marshae" w:date="2026-01-15T20:12:00Z" w16du:dateUtc="2026-01-16T01:12:00Z">
        <w:r>
          <w:rPr>
            <w:rFonts w:ascii="Times New Roman" w:hAnsi="Times New Roman" w:cs="Times New Roman"/>
            <w:color w:val="000000" w:themeColor="text1"/>
          </w:rPr>
          <w:t>H</w:t>
        </w:r>
      </w:ins>
      <w:del w:id="420" w:author="Nickelberry, Marshae" w:date="2026-01-15T20:12:00Z" w16du:dateUtc="2026-01-16T01:12:00Z">
        <w:r w:rsidR="00C72A72" w:rsidRPr="001C2628" w:rsidDel="007B31A0">
          <w:rPr>
            <w:rFonts w:ascii="Times New Roman" w:hAnsi="Times New Roman" w:cs="Times New Roman"/>
            <w:color w:val="000000" w:themeColor="text1"/>
          </w:rPr>
          <w:delText>H</w:delText>
        </w:r>
      </w:del>
      <w:r w:rsidR="00C72A72" w:rsidRPr="001C2628">
        <w:rPr>
          <w:rFonts w:ascii="Times New Roman" w:hAnsi="Times New Roman" w:cs="Times New Roman"/>
          <w:color w:val="000000" w:themeColor="text1"/>
        </w:rPr>
        <w:t>ispanic Black adults</w:t>
      </w:r>
      <w:ins w:id="421" w:author="Nickelberry, Marshae" w:date="2026-01-15T20:12:00Z" w16du:dateUtc="2026-01-16T01:12:00Z">
        <w:r>
          <w:rPr>
            <w:rFonts w:ascii="Times New Roman" w:hAnsi="Times New Roman" w:cs="Times New Roman"/>
            <w:color w:val="000000" w:themeColor="text1"/>
          </w:rPr>
          <w:t>,</w:t>
        </w:r>
      </w:ins>
      <w:ins w:id="422" w:author="Nickelberry, Marshae" w:date="2026-01-15T20:36:00Z" w16du:dateUtc="2026-01-16T01:36:00Z">
        <w:r w:rsidR="005E15DC">
          <w:rPr>
            <w:rFonts w:ascii="Times New Roman" w:hAnsi="Times New Roman" w:cs="Times New Roman"/>
            <w:color w:val="000000" w:themeColor="text1"/>
          </w:rPr>
          <w:t xml:space="preserve"> </w:t>
        </w:r>
      </w:ins>
      <w:ins w:id="423" w:author="Nickelberry, Marshae" w:date="2026-01-15T20:43:00Z" w16du:dateUtc="2026-01-16T01:43:00Z">
        <w:r w:rsidR="009F653F">
          <w:rPr>
            <w:rFonts w:ascii="Times New Roman" w:hAnsi="Times New Roman" w:cs="Times New Roman"/>
            <w:color w:val="000000" w:themeColor="text1"/>
          </w:rPr>
          <w:t>with</w:t>
        </w:r>
      </w:ins>
      <w:ins w:id="424" w:author="Nickelberry, Marshae" w:date="2026-01-15T20:12:00Z" w16du:dateUtc="2026-01-16T01:12:00Z">
        <w:r>
          <w:rPr>
            <w:rFonts w:ascii="Times New Roman" w:hAnsi="Times New Roman" w:cs="Times New Roman"/>
            <w:color w:val="000000" w:themeColor="text1"/>
          </w:rPr>
          <w:t xml:space="preserve"> low food security</w:t>
        </w:r>
      </w:ins>
      <w:ins w:id="425" w:author="Nickelberry, Marshae" w:date="2026-01-15T20:43:00Z" w16du:dateUtc="2026-01-16T01:43:00Z">
        <w:r w:rsidR="009F653F">
          <w:rPr>
            <w:rFonts w:ascii="Times New Roman" w:hAnsi="Times New Roman" w:cs="Times New Roman"/>
            <w:color w:val="000000" w:themeColor="text1"/>
          </w:rPr>
          <w:t xml:space="preserve"> </w:t>
        </w:r>
      </w:ins>
      <w:ins w:id="426" w:author="Nickelberry, Marshae" w:date="2026-01-15T20:46:00Z" w16du:dateUtc="2026-01-16T01:46:00Z">
        <w:r w:rsidR="009F653F">
          <w:rPr>
            <w:rFonts w:ascii="Times New Roman" w:hAnsi="Times New Roman" w:cs="Times New Roman"/>
            <w:color w:val="000000" w:themeColor="text1"/>
          </w:rPr>
          <w:t xml:space="preserve">generally </w:t>
        </w:r>
        <w:r w:rsidR="009F653F">
          <w:rPr>
            <w:rFonts w:ascii="Times New Roman" w:hAnsi="Times New Roman" w:cs="Times New Roman"/>
            <w:color w:val="000000" w:themeColor="text1"/>
          </w:rPr>
          <w:lastRenderedPageBreak/>
          <w:t>showing</w:t>
        </w:r>
      </w:ins>
      <w:ins w:id="427" w:author="Nickelberry, Marshae" w:date="2026-01-15T20:43:00Z" w16du:dateUtc="2026-01-16T01:43:00Z">
        <w:r w:rsidR="009F653F">
          <w:rPr>
            <w:rFonts w:ascii="Times New Roman" w:hAnsi="Times New Roman" w:cs="Times New Roman"/>
            <w:color w:val="000000" w:themeColor="text1"/>
          </w:rPr>
          <w:t xml:space="preserve"> the largest</w:t>
        </w:r>
      </w:ins>
      <w:ins w:id="428" w:author="Nickelberry, Marshae" w:date="2026-01-15T20:46:00Z" w16du:dateUtc="2026-01-16T01:46:00Z">
        <w:r w:rsidR="009F653F">
          <w:rPr>
            <w:rFonts w:ascii="Times New Roman" w:hAnsi="Times New Roman" w:cs="Times New Roman"/>
            <w:color w:val="000000" w:themeColor="text1"/>
          </w:rPr>
          <w:t xml:space="preserve"> positive</w:t>
        </w:r>
      </w:ins>
      <w:ins w:id="429" w:author="Nickelberry, Marshae" w:date="2026-01-15T20:43:00Z" w16du:dateUtc="2026-01-16T01:43:00Z">
        <w:r w:rsidR="009F653F">
          <w:rPr>
            <w:rFonts w:ascii="Times New Roman" w:hAnsi="Times New Roman" w:cs="Times New Roman"/>
            <w:color w:val="000000" w:themeColor="text1"/>
          </w:rPr>
          <w:t xml:space="preserve"> percent </w:t>
        </w:r>
      </w:ins>
      <w:ins w:id="430" w:author="Nickelberry, Marshae" w:date="2026-01-15T20:55:00Z" w16du:dateUtc="2026-01-16T01:55:00Z">
        <w:r w:rsidR="00AC3B99">
          <w:rPr>
            <w:rFonts w:ascii="Times New Roman" w:hAnsi="Times New Roman" w:cs="Times New Roman"/>
            <w:color w:val="000000" w:themeColor="text1"/>
          </w:rPr>
          <w:t>difference for ethyl (insert), methyl (insert) and pr</w:t>
        </w:r>
      </w:ins>
      <w:ins w:id="431" w:author="Nickelberry, Marshae" w:date="2026-01-15T20:56:00Z" w16du:dateUtc="2026-01-16T01:56:00Z">
        <w:r w:rsidR="00AC3B99">
          <w:rPr>
            <w:rFonts w:ascii="Times New Roman" w:hAnsi="Times New Roman" w:cs="Times New Roman"/>
            <w:color w:val="000000" w:themeColor="text1"/>
          </w:rPr>
          <w:t>opyl (insert) parabens</w:t>
        </w:r>
      </w:ins>
      <w:ins w:id="432" w:author="Nickelberry, Marshae" w:date="2026-01-15T20:43:00Z" w16du:dateUtc="2026-01-16T01:43:00Z">
        <w:r w:rsidR="009F653F">
          <w:rPr>
            <w:rFonts w:ascii="Times New Roman" w:hAnsi="Times New Roman" w:cs="Times New Roman"/>
            <w:color w:val="000000" w:themeColor="text1"/>
          </w:rPr>
          <w:t xml:space="preserve">. </w:t>
        </w:r>
      </w:ins>
      <w:ins w:id="433" w:author="Nickelberry, Marshae" w:date="2026-01-15T20:12:00Z" w16du:dateUtc="2026-01-16T01:12:00Z">
        <w:r>
          <w:rPr>
            <w:rFonts w:ascii="Times New Roman" w:hAnsi="Times New Roman" w:cs="Times New Roman"/>
            <w:color w:val="000000" w:themeColor="text1"/>
          </w:rPr>
          <w:t xml:space="preserve"> </w:t>
        </w:r>
      </w:ins>
      <w:del w:id="434" w:author="Nickelberry, Marshae" w:date="2026-01-15T20:55:00Z" w16du:dateUtc="2026-01-16T01:55:00Z">
        <w:r w:rsidR="00C72A72" w:rsidRPr="001C2628" w:rsidDel="00AC3B99">
          <w:rPr>
            <w:rFonts w:ascii="Times New Roman" w:hAnsi="Times New Roman" w:cs="Times New Roman"/>
            <w:color w:val="000000" w:themeColor="text1"/>
          </w:rPr>
          <w:delText xml:space="preserve"> </w:delText>
        </w:r>
      </w:del>
      <w:ins w:id="435" w:author="Nickelberry, Marshae" w:date="2026-01-15T20:54:00Z">
        <w:r w:rsidR="00AC3B99" w:rsidRPr="00AC3B99">
          <w:rPr>
            <w:rFonts w:ascii="Times New Roman" w:hAnsi="Times New Roman" w:cs="Times New Roman"/>
            <w:color w:val="000000" w:themeColor="text1"/>
          </w:rPr>
          <w:t xml:space="preserve">Among other Hispanic and </w:t>
        </w:r>
      </w:ins>
      <w:ins w:id="436" w:author="Nickelberry, Marshae" w:date="2026-01-15T20:55:00Z" w16du:dateUtc="2026-01-16T01:55:00Z">
        <w:r w:rsidR="00AC3B99">
          <w:rPr>
            <w:rFonts w:ascii="Times New Roman" w:hAnsi="Times New Roman" w:cs="Times New Roman"/>
            <w:color w:val="000000" w:themeColor="text1"/>
          </w:rPr>
          <w:t>Other-</w:t>
        </w:r>
      </w:ins>
      <w:ins w:id="437" w:author="Nickelberry, Marshae" w:date="2026-01-15T20:54:00Z">
        <w:r w:rsidR="00AC3B99" w:rsidRPr="00AC3B99">
          <w:rPr>
            <w:rFonts w:ascii="Times New Roman" w:hAnsi="Times New Roman" w:cs="Times New Roman"/>
            <w:color w:val="000000" w:themeColor="text1"/>
          </w:rPr>
          <w:t>race adults, associations between reduced food security and paraben concentrations appeared to be positive for some, but not all</w:t>
        </w:r>
      </w:ins>
      <w:ins w:id="438" w:author="Nickelberry, Marshae" w:date="2026-01-15T20:55:00Z" w16du:dateUtc="2026-01-16T01:55:00Z">
        <w:r w:rsidR="00AC3B99">
          <w:rPr>
            <w:rFonts w:ascii="Times New Roman" w:hAnsi="Times New Roman" w:cs="Times New Roman"/>
            <w:color w:val="000000" w:themeColor="text1"/>
          </w:rPr>
          <w:t xml:space="preserve"> parabens</w:t>
        </w:r>
      </w:ins>
      <w:ins w:id="439" w:author="Nickelberry, Marshae" w:date="2026-01-15T20:54:00Z">
        <w:r w:rsidR="00AC3B99" w:rsidRPr="00AC3B99">
          <w:rPr>
            <w:rFonts w:ascii="Times New Roman" w:hAnsi="Times New Roman" w:cs="Times New Roman"/>
            <w:color w:val="000000" w:themeColor="text1"/>
          </w:rPr>
          <w:t xml:space="preserve">; however, </w:t>
        </w:r>
      </w:ins>
      <w:ins w:id="440" w:author="Nickelberry, Marshae" w:date="2026-01-15T20:55:00Z" w16du:dateUtc="2026-01-16T01:55:00Z">
        <w:r w:rsidR="00AC3B99">
          <w:rPr>
            <w:rFonts w:ascii="Times New Roman" w:hAnsi="Times New Roman" w:cs="Times New Roman"/>
            <w:color w:val="000000" w:themeColor="text1"/>
          </w:rPr>
          <w:t xml:space="preserve">results were mixed overall. </w:t>
        </w:r>
      </w:ins>
      <w:del w:id="441" w:author="Nickelberry, Marshae" w:date="2026-01-15T20:43:00Z" w16du:dateUtc="2026-01-16T01:43:00Z">
        <w:r w:rsidR="00C72A72" w:rsidRPr="001C2628" w:rsidDel="009F653F">
          <w:rPr>
            <w:rFonts w:ascii="Times New Roman" w:hAnsi="Times New Roman" w:cs="Times New Roman"/>
            <w:color w:val="000000" w:themeColor="text1"/>
          </w:rPr>
          <w:delText>(13.88%; CI: -15.89%, 54.18%, Figure 3, Supplemental Table 7) and Mexican American adults (17.21%; CI: -13.39%, 58.63%, Figure 3, Supplemental Table 7) experiencing low food security had marginally higher levels of ethyl paraben concentrations compared to those in these racial groups experiencing high food security</w:delText>
        </w:r>
        <w:r w:rsidR="00C72A72" w:rsidRPr="001C2628" w:rsidDel="009F653F">
          <w:rPr>
            <w:rFonts w:ascii="Times New Roman" w:hAnsi="Times New Roman" w:cs="Times New Roman"/>
            <w:b/>
            <w:bCs/>
            <w:i/>
            <w:iCs/>
            <w:color w:val="000000" w:themeColor="text1"/>
          </w:rPr>
          <w:delText xml:space="preserve">. </w:delText>
        </w:r>
        <w:r w:rsidR="00C72A72" w:rsidRPr="001C2628" w:rsidDel="009F653F">
          <w:rPr>
            <w:rFonts w:ascii="Times New Roman" w:hAnsi="Times New Roman" w:cs="Times New Roman"/>
            <w:color w:val="000000" w:themeColor="text1"/>
          </w:rPr>
          <w:delText>We observed similar trends in methyl paraben concentrations among Non-Hispanic Black adults (low food security: 11.32%; 95% CI: −17.07%, 49.43%) and Mexican American adults (low food security: 24.69%; 95% CI: −10.20%, 73.13%; very low food security: 42.53%; 95% CI: −2.18%, 107.69%) compared with adults who were high food secure (Figure 3; Supplemental Table 8). Higher propyl paraben concentrations were also observed among Mexican American adults experiencing low (26.54%; 95% CI: −13.62%, 85.37%) and very low food security (37.84%; 95% CI: −17.37%, 129.92%) compared with Mexican American adults who were high food secure (Figure 3; Supplemental Table 9).</w:delText>
        </w:r>
      </w:del>
    </w:p>
    <w:p w14:paraId="7F7786FD" w14:textId="77777777" w:rsidR="00E50CB3" w:rsidRPr="00616452" w:rsidRDefault="00E50CB3" w:rsidP="0088007A">
      <w:pPr>
        <w:rPr>
          <w:rFonts w:ascii="Times New Roman" w:hAnsi="Times New Roman" w:cs="Times New Roman"/>
          <w:b/>
          <w:bCs/>
          <w:color w:val="000000" w:themeColor="text1"/>
          <w:sz w:val="28"/>
          <w:szCs w:val="28"/>
        </w:rPr>
      </w:pPr>
    </w:p>
    <w:p w14:paraId="57716986" w14:textId="77777777" w:rsidR="00E50CB3" w:rsidRPr="00616452" w:rsidRDefault="00E50CB3" w:rsidP="0088007A">
      <w:pPr>
        <w:rPr>
          <w:rFonts w:ascii="Times New Roman" w:hAnsi="Times New Roman" w:cs="Times New Roman"/>
          <w:b/>
          <w:bCs/>
          <w:color w:val="000000" w:themeColor="text1"/>
          <w:sz w:val="28"/>
          <w:szCs w:val="28"/>
        </w:rPr>
      </w:pPr>
    </w:p>
    <w:p w14:paraId="384F3298" w14:textId="57B67004" w:rsidR="00B01B8A" w:rsidRDefault="00B01B8A">
      <w:pPr>
        <w:spacing w:after="160" w:line="278"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36D86A05" w14:textId="6C7003C1" w:rsidR="00331460" w:rsidRPr="00616452" w:rsidRDefault="00535379" w:rsidP="000F1F0A">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lastRenderedPageBreak/>
        <w:t>Supplemental</w:t>
      </w:r>
      <w:r w:rsidR="00331460" w:rsidRPr="00616452">
        <w:rPr>
          <w:rFonts w:ascii="Times New Roman" w:hAnsi="Times New Roman" w:cs="Times New Roman"/>
          <w:b/>
          <w:bCs/>
          <w:color w:val="000000" w:themeColor="text1"/>
          <w:sz w:val="28"/>
          <w:szCs w:val="28"/>
        </w:rPr>
        <w:t xml:space="preserve"> Figure 1</w:t>
      </w:r>
      <w:r w:rsidR="002F0258" w:rsidRPr="00616452">
        <w:rPr>
          <w:rFonts w:ascii="Times New Roman" w:hAnsi="Times New Roman" w:cs="Times New Roman"/>
          <w:b/>
          <w:bCs/>
          <w:color w:val="000000" w:themeColor="text1"/>
          <w:sz w:val="28"/>
          <w:szCs w:val="28"/>
        </w:rPr>
        <w:t>: Flowchart for NHANES Analytic Sample (200</w:t>
      </w:r>
      <w:r w:rsidR="006E6C21">
        <w:rPr>
          <w:rFonts w:ascii="Times New Roman" w:hAnsi="Times New Roman" w:cs="Times New Roman"/>
          <w:b/>
          <w:bCs/>
          <w:color w:val="000000" w:themeColor="text1"/>
          <w:sz w:val="28"/>
          <w:szCs w:val="28"/>
        </w:rPr>
        <w:t>5</w:t>
      </w:r>
      <w:r w:rsidR="002F0258" w:rsidRPr="00616452">
        <w:rPr>
          <w:rFonts w:ascii="Times New Roman" w:hAnsi="Times New Roman" w:cs="Times New Roman"/>
          <w:b/>
          <w:bCs/>
          <w:color w:val="000000" w:themeColor="text1"/>
          <w:sz w:val="28"/>
          <w:szCs w:val="28"/>
        </w:rPr>
        <w:t>-20</w:t>
      </w:r>
      <w:r w:rsidR="008553C4">
        <w:rPr>
          <w:rFonts w:ascii="Times New Roman" w:hAnsi="Times New Roman" w:cs="Times New Roman"/>
          <w:b/>
          <w:bCs/>
          <w:color w:val="000000" w:themeColor="text1"/>
          <w:sz w:val="28"/>
          <w:szCs w:val="28"/>
        </w:rPr>
        <w:t>16</w:t>
      </w:r>
      <w:r w:rsidR="002F0258" w:rsidRPr="00616452">
        <w:rPr>
          <w:rFonts w:ascii="Times New Roman" w:hAnsi="Times New Roman" w:cs="Times New Roman"/>
          <w:b/>
          <w:bCs/>
          <w:color w:val="000000" w:themeColor="text1"/>
          <w:sz w:val="28"/>
          <w:szCs w:val="28"/>
        </w:rPr>
        <w:t>)</w:t>
      </w:r>
    </w:p>
    <w:p w14:paraId="5FB1FC66" w14:textId="44FC2185" w:rsidR="00331460" w:rsidRPr="00616452" w:rsidRDefault="00331460" w:rsidP="000F1F0A">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59264" behindDoc="0" locked="0" layoutInCell="1" allowOverlap="1" wp14:anchorId="179ED5CB" wp14:editId="4B4AAA31">
                <wp:simplePos x="0" y="0"/>
                <wp:positionH relativeFrom="column">
                  <wp:posOffset>1039495</wp:posOffset>
                </wp:positionH>
                <wp:positionV relativeFrom="paragraph">
                  <wp:posOffset>123190</wp:posOffset>
                </wp:positionV>
                <wp:extent cx="4199467" cy="530352"/>
                <wp:effectExtent l="0" t="0" r="17145" b="15875"/>
                <wp:wrapNone/>
                <wp:docPr id="144601194" name="Rectangle 1"/>
                <wp:cNvGraphicFramePr/>
                <a:graphic xmlns:a="http://schemas.openxmlformats.org/drawingml/2006/main">
                  <a:graphicData uri="http://schemas.microsoft.com/office/word/2010/wordprocessingShape">
                    <wps:wsp>
                      <wps:cNvSpPr/>
                      <wps:spPr>
                        <a:xfrm>
                          <a:off x="0" y="0"/>
                          <a:ext cx="4199467" cy="530352"/>
                        </a:xfrm>
                        <a:prstGeom prst="rect">
                          <a:avLst/>
                        </a:prstGeom>
                        <a:solidFill>
                          <a:schemeClr val="bg1">
                            <a:lumMod val="85000"/>
                          </a:schemeClr>
                        </a:solidFill>
                        <a:ln/>
                      </wps:spPr>
                      <wps:style>
                        <a:lnRef idx="1">
                          <a:schemeClr val="dk1"/>
                        </a:lnRef>
                        <a:fillRef idx="2">
                          <a:schemeClr val="dk1"/>
                        </a:fillRef>
                        <a:effectRef idx="1">
                          <a:schemeClr val="dk1"/>
                        </a:effectRef>
                        <a:fontRef idx="minor">
                          <a:schemeClr val="dk1"/>
                        </a:fontRef>
                      </wps:style>
                      <wps:txbx>
                        <w:txbxContent>
                          <w:p w14:paraId="7C3572B8" w14:textId="4C7C5AD7" w:rsidR="00153902" w:rsidRPr="001D0A29" w:rsidRDefault="00774BA2" w:rsidP="00153902">
                            <w:pPr>
                              <w:jc w:val="center"/>
                              <w:rPr>
                                <w:rFonts w:ascii="Times New Roman" w:hAnsi="Times New Roman" w:cs="Times New Roman"/>
                                <w:sz w:val="28"/>
                                <w:szCs w:val="28"/>
                              </w:rPr>
                            </w:pPr>
                            <w:r>
                              <w:rPr>
                                <w:rFonts w:ascii="Times New Roman" w:hAnsi="Times New Roman" w:cs="Times New Roman"/>
                                <w:b/>
                                <w:bCs/>
                                <w:sz w:val="28"/>
                                <w:szCs w:val="28"/>
                              </w:rPr>
                              <w:t>18,961</w:t>
                            </w:r>
                            <w:r w:rsidR="00153902" w:rsidRPr="001D0A29">
                              <w:rPr>
                                <w:rFonts w:ascii="Times New Roman" w:hAnsi="Times New Roman" w:cs="Times New Roman"/>
                                <w:sz w:val="28"/>
                                <w:szCs w:val="28"/>
                              </w:rPr>
                              <w:t xml:space="preserve"> </w:t>
                            </w:r>
                            <w:r w:rsidR="002F0258">
                              <w:rPr>
                                <w:rFonts w:ascii="Times New Roman" w:hAnsi="Times New Roman" w:cs="Times New Roman"/>
                                <w:sz w:val="28"/>
                                <w:szCs w:val="28"/>
                              </w:rPr>
                              <w:t xml:space="preserve">NHANES </w:t>
                            </w:r>
                            <w:r w:rsidR="00153902" w:rsidRPr="001D0A29">
                              <w:rPr>
                                <w:rFonts w:ascii="Times New Roman" w:hAnsi="Times New Roman" w:cs="Times New Roman"/>
                                <w:sz w:val="28"/>
                                <w:szCs w:val="28"/>
                              </w:rPr>
                              <w:t>participants</w:t>
                            </w:r>
                            <w:r w:rsidR="001D0A29" w:rsidRPr="001D0A29">
                              <w:rPr>
                                <w:rFonts w:ascii="Times New Roman" w:hAnsi="Times New Roman" w:cs="Times New Roman"/>
                                <w:sz w:val="28"/>
                                <w:szCs w:val="28"/>
                              </w:rPr>
                              <w:t xml:space="preserve"> with available </w:t>
                            </w:r>
                            <w:r w:rsidR="00B01B8A">
                              <w:rPr>
                                <w:rFonts w:ascii="Times New Roman" w:hAnsi="Times New Roman" w:cs="Times New Roman"/>
                                <w:sz w:val="28"/>
                                <w:szCs w:val="28"/>
                              </w:rPr>
                              <w:t>Phenol</w:t>
                            </w:r>
                            <w:r w:rsidR="001D0A29" w:rsidRPr="001D0A29">
                              <w:rPr>
                                <w:rFonts w:ascii="Times New Roman" w:hAnsi="Times New Roman" w:cs="Times New Roman"/>
                                <w:sz w:val="28"/>
                                <w:szCs w:val="28"/>
                              </w:rPr>
                              <w:t>s</w:t>
                            </w:r>
                            <w:r w:rsidR="001D0A29">
                              <w:rPr>
                                <w:rFonts w:ascii="Times New Roman" w:hAnsi="Times New Roman" w:cs="Times New Roman"/>
                                <w:sz w:val="28"/>
                                <w:szCs w:val="28"/>
                              </w:rPr>
                              <w:t>,</w:t>
                            </w:r>
                            <w:r w:rsidR="001D0A29" w:rsidRPr="001D0A29">
                              <w:rPr>
                                <w:rFonts w:ascii="Times New Roman" w:hAnsi="Times New Roman" w:cs="Times New Roman"/>
                                <w:sz w:val="28"/>
                                <w:szCs w:val="28"/>
                              </w:rPr>
                              <w:t xml:space="preserve"> food security and</w:t>
                            </w:r>
                            <w:r w:rsidR="001D0A29">
                              <w:rPr>
                                <w:rFonts w:ascii="Times New Roman" w:hAnsi="Times New Roman" w:cs="Times New Roman"/>
                                <w:sz w:val="28"/>
                                <w:szCs w:val="28"/>
                              </w:rPr>
                              <w:t>/or</w:t>
                            </w:r>
                            <w:r w:rsidR="001D0A29" w:rsidRPr="001D0A29">
                              <w:rPr>
                                <w:rFonts w:ascii="Times New Roman" w:hAnsi="Times New Roman" w:cs="Times New Roman"/>
                                <w:sz w:val="28"/>
                                <w:szCs w:val="28"/>
                              </w:rPr>
                              <w:t xml:space="preserve"> demographic data</w:t>
                            </w:r>
                            <w:r w:rsidR="00153902" w:rsidRPr="001D0A29">
                              <w:rPr>
                                <w:rFonts w:ascii="Times New Roman" w:hAnsi="Times New Roman" w:cs="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9ED5CB" id="Rectangle 1" o:spid="_x0000_s1026" style="position:absolute;margin-left:81.85pt;margin-top:9.7pt;width:330.65pt;height:4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" fillcolor="#d8d8d8 [2732]" strokecolor="black [3200]" strokeweight="1pt">
                <v:textbox>
                  <w:txbxContent>
                    <w:p w14:paraId="7C3572B8" w14:textId="4C7C5AD7" w:rsidR="00153902" w:rsidRPr="001D0A29" w:rsidRDefault="00774BA2" w:rsidP="00153902">
                      <w:pPr>
                        <w:jc w:val="center"/>
                        <w:rPr>
                          <w:rFonts w:ascii="Times New Roman" w:hAnsi="Times New Roman" w:cs="Times New Roman"/>
                          <w:sz w:val="28"/>
                          <w:szCs w:val="28"/>
                        </w:rPr>
                      </w:pPr>
                      <w:r>
                        <w:rPr>
                          <w:rFonts w:ascii="Times New Roman" w:hAnsi="Times New Roman" w:cs="Times New Roman"/>
                          <w:b/>
                          <w:bCs/>
                          <w:sz w:val="28"/>
                          <w:szCs w:val="28"/>
                        </w:rPr>
                        <w:t>18,961</w:t>
                      </w:r>
                      <w:r w:rsidR="00153902" w:rsidRPr="001D0A29">
                        <w:rPr>
                          <w:rFonts w:ascii="Times New Roman" w:hAnsi="Times New Roman" w:cs="Times New Roman"/>
                          <w:sz w:val="28"/>
                          <w:szCs w:val="28"/>
                        </w:rPr>
                        <w:t xml:space="preserve"> </w:t>
                      </w:r>
                      <w:r w:rsidR="002F0258">
                        <w:rPr>
                          <w:rFonts w:ascii="Times New Roman" w:hAnsi="Times New Roman" w:cs="Times New Roman"/>
                          <w:sz w:val="28"/>
                          <w:szCs w:val="28"/>
                        </w:rPr>
                        <w:t xml:space="preserve">NHANES </w:t>
                      </w:r>
                      <w:r w:rsidR="00153902" w:rsidRPr="001D0A29">
                        <w:rPr>
                          <w:rFonts w:ascii="Times New Roman" w:hAnsi="Times New Roman" w:cs="Times New Roman"/>
                          <w:sz w:val="28"/>
                          <w:szCs w:val="28"/>
                        </w:rPr>
                        <w:t>participants</w:t>
                      </w:r>
                      <w:r w:rsidR="001D0A29" w:rsidRPr="001D0A29">
                        <w:rPr>
                          <w:rFonts w:ascii="Times New Roman" w:hAnsi="Times New Roman" w:cs="Times New Roman"/>
                          <w:sz w:val="28"/>
                          <w:szCs w:val="28"/>
                        </w:rPr>
                        <w:t xml:space="preserve"> with available </w:t>
                      </w:r>
                      <w:r w:rsidR="00B01B8A">
                        <w:rPr>
                          <w:rFonts w:ascii="Times New Roman" w:hAnsi="Times New Roman" w:cs="Times New Roman"/>
                          <w:sz w:val="28"/>
                          <w:szCs w:val="28"/>
                        </w:rPr>
                        <w:t>Phenol</w:t>
                      </w:r>
                      <w:r w:rsidR="001D0A29" w:rsidRPr="001D0A29">
                        <w:rPr>
                          <w:rFonts w:ascii="Times New Roman" w:hAnsi="Times New Roman" w:cs="Times New Roman"/>
                          <w:sz w:val="28"/>
                          <w:szCs w:val="28"/>
                        </w:rPr>
                        <w:t>s</w:t>
                      </w:r>
                      <w:r w:rsidR="001D0A29">
                        <w:rPr>
                          <w:rFonts w:ascii="Times New Roman" w:hAnsi="Times New Roman" w:cs="Times New Roman"/>
                          <w:sz w:val="28"/>
                          <w:szCs w:val="28"/>
                        </w:rPr>
                        <w:t>,</w:t>
                      </w:r>
                      <w:r w:rsidR="001D0A29" w:rsidRPr="001D0A29">
                        <w:rPr>
                          <w:rFonts w:ascii="Times New Roman" w:hAnsi="Times New Roman" w:cs="Times New Roman"/>
                          <w:sz w:val="28"/>
                          <w:szCs w:val="28"/>
                        </w:rPr>
                        <w:t xml:space="preserve"> food security and</w:t>
                      </w:r>
                      <w:r w:rsidR="001D0A29">
                        <w:rPr>
                          <w:rFonts w:ascii="Times New Roman" w:hAnsi="Times New Roman" w:cs="Times New Roman"/>
                          <w:sz w:val="28"/>
                          <w:szCs w:val="28"/>
                        </w:rPr>
                        <w:t>/or</w:t>
                      </w:r>
                      <w:r w:rsidR="001D0A29" w:rsidRPr="001D0A29">
                        <w:rPr>
                          <w:rFonts w:ascii="Times New Roman" w:hAnsi="Times New Roman" w:cs="Times New Roman"/>
                          <w:sz w:val="28"/>
                          <w:szCs w:val="28"/>
                        </w:rPr>
                        <w:t xml:space="preserve"> demographic data</w:t>
                      </w:r>
                      <w:r w:rsidR="00153902" w:rsidRPr="001D0A29">
                        <w:rPr>
                          <w:rFonts w:ascii="Times New Roman" w:hAnsi="Times New Roman" w:cs="Times New Roman"/>
                          <w:sz w:val="28"/>
                          <w:szCs w:val="28"/>
                        </w:rPr>
                        <w:t xml:space="preserve"> </w:t>
                      </w:r>
                    </w:p>
                  </w:txbxContent>
                </v:textbox>
              </v:rect>
            </w:pict>
          </mc:Fallback>
        </mc:AlternateContent>
      </w:r>
    </w:p>
    <w:p w14:paraId="05CB7A99" w14:textId="3725AD2C" w:rsidR="00331460" w:rsidRPr="00616452" w:rsidRDefault="00774BA2" w:rsidP="000F1F0A">
      <w:pPr>
        <w:pStyle w:val="Heading1"/>
        <w:rPr>
          <w:rFonts w:ascii="Times New Roman" w:hAnsi="Times New Roman" w:cs="Times New Roman"/>
          <w:b/>
          <w:bCs/>
          <w:color w:val="000000" w:themeColor="text1"/>
          <w:sz w:val="28"/>
          <w:szCs w:val="28"/>
        </w:rPr>
      </w:pPr>
      <w:r w:rsidRPr="00616452">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273DA9AF" wp14:editId="1A917B9E">
                <wp:simplePos x="0" y="0"/>
                <wp:positionH relativeFrom="column">
                  <wp:posOffset>13063</wp:posOffset>
                </wp:positionH>
                <wp:positionV relativeFrom="paragraph">
                  <wp:posOffset>330926</wp:posOffset>
                </wp:positionV>
                <wp:extent cx="2873375" cy="435428"/>
                <wp:effectExtent l="0" t="0" r="9525" b="9525"/>
                <wp:wrapNone/>
                <wp:docPr id="226590562" name="Text Box 4"/>
                <wp:cNvGraphicFramePr/>
                <a:graphic xmlns:a="http://schemas.openxmlformats.org/drawingml/2006/main">
                  <a:graphicData uri="http://schemas.microsoft.com/office/word/2010/wordprocessingShape">
                    <wps:wsp>
                      <wps:cNvSpPr txBox="1"/>
                      <wps:spPr>
                        <a:xfrm>
                          <a:off x="0" y="0"/>
                          <a:ext cx="2873375" cy="435428"/>
                        </a:xfrm>
                        <a:prstGeom prst="rect">
                          <a:avLst/>
                        </a:prstGeom>
                        <a:noFill/>
                        <a:ln w="6350">
                          <a:solidFill>
                            <a:schemeClr val="tx1"/>
                          </a:solidFill>
                        </a:ln>
                      </wps:spPr>
                      <wps:txbx>
                        <w:txbxContent>
                          <w:p w14:paraId="58838ABC" w14:textId="41756259" w:rsidR="00BA3CD7" w:rsidRPr="001D0A29" w:rsidRDefault="007A5623" w:rsidP="00BA3CD7">
                            <w:pPr>
                              <w:jc w:val="center"/>
                              <w:rPr>
                                <w:rFonts w:ascii="Times New Roman" w:hAnsi="Times New Roman" w:cs="Times New Roman"/>
                              </w:rPr>
                            </w:pPr>
                            <w:r>
                              <w:rPr>
                                <w:rFonts w:ascii="Times New Roman" w:hAnsi="Times New Roman" w:cs="Times New Roman"/>
                              </w:rPr>
                              <w:t xml:space="preserve">Removed </w:t>
                            </w:r>
                            <w:r w:rsidR="003539ED">
                              <w:rPr>
                                <w:rFonts w:ascii="Times New Roman" w:hAnsi="Times New Roman" w:cs="Times New Roman"/>
                                <w:b/>
                                <w:bCs/>
                              </w:rPr>
                              <w:t>5,754</w:t>
                            </w:r>
                            <w:r>
                              <w:rPr>
                                <w:rFonts w:ascii="Times New Roman" w:hAnsi="Times New Roman" w:cs="Times New Roman"/>
                              </w:rPr>
                              <w:t xml:space="preserve"> participants </w:t>
                            </w:r>
                            <w:r w:rsidR="00774BA2">
                              <w:rPr>
                                <w:rFonts w:ascii="Times New Roman" w:hAnsi="Times New Roman" w:cs="Times New Roman"/>
                              </w:rPr>
                              <w:t>who identified as children</w:t>
                            </w:r>
                            <w:r>
                              <w:rPr>
                                <w:rFonts w:ascii="Times New Roman" w:hAnsi="Times New Roman" w:cs="Times New Roma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3DA9AF" id="_x0000_t202" coordsize="21600,21600" o:spt="202" path="m,l,21600r21600,l21600,xe">
                <v:stroke joinstyle="miter"/>
                <v:path gradientshapeok="t" o:connecttype="rect"/>
              </v:shapetype>
              <v:shape id="Text Box 4" o:spid="_x0000_s1027" type="#_x0000_t202" style="position:absolute;margin-left:1.05pt;margin-top:26.05pt;width:226.25pt;height:34.3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" filled="f" strokecolor="black [3213]" strokeweight=".5pt">
                <v:textbox>
                  <w:txbxContent>
                    <w:p w14:paraId="58838ABC" w14:textId="41756259" w:rsidR="00BA3CD7" w:rsidRPr="001D0A29" w:rsidRDefault="007A5623" w:rsidP="00BA3CD7">
                      <w:pPr>
                        <w:jc w:val="center"/>
                        <w:rPr>
                          <w:rFonts w:ascii="Times New Roman" w:hAnsi="Times New Roman" w:cs="Times New Roman"/>
                        </w:rPr>
                      </w:pPr>
                      <w:r>
                        <w:rPr>
                          <w:rFonts w:ascii="Times New Roman" w:hAnsi="Times New Roman" w:cs="Times New Roman"/>
                        </w:rPr>
                        <w:t xml:space="preserve">Removed </w:t>
                      </w:r>
                      <w:r w:rsidR="003539ED">
                        <w:rPr>
                          <w:rFonts w:ascii="Times New Roman" w:hAnsi="Times New Roman" w:cs="Times New Roman"/>
                          <w:b/>
                          <w:bCs/>
                        </w:rPr>
                        <w:t>5,754</w:t>
                      </w:r>
                      <w:r>
                        <w:rPr>
                          <w:rFonts w:ascii="Times New Roman" w:hAnsi="Times New Roman" w:cs="Times New Roman"/>
                        </w:rPr>
                        <w:t xml:space="preserve"> participants </w:t>
                      </w:r>
                      <w:r w:rsidR="00774BA2">
                        <w:rPr>
                          <w:rFonts w:ascii="Times New Roman" w:hAnsi="Times New Roman" w:cs="Times New Roman"/>
                        </w:rPr>
                        <w:t>who identified as children</w:t>
                      </w:r>
                      <w:r>
                        <w:rPr>
                          <w:rFonts w:ascii="Times New Roman" w:hAnsi="Times New Roman" w:cs="Times New Roman"/>
                        </w:rPr>
                        <w:t xml:space="preserve"> </w:t>
                      </w:r>
                    </w:p>
                  </w:txbxContent>
                </v:textbox>
              </v:shape>
            </w:pict>
          </mc:Fallback>
        </mc:AlternateContent>
      </w:r>
      <w:r w:rsidR="00ED3ED4" w:rsidRPr="00616452">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5782AB8E" wp14:editId="5E66C33F">
                <wp:simplePos x="0" y="0"/>
                <wp:positionH relativeFrom="column">
                  <wp:posOffset>3143320</wp:posOffset>
                </wp:positionH>
                <wp:positionV relativeFrom="paragraph">
                  <wp:posOffset>222857</wp:posOffset>
                </wp:positionV>
                <wp:extent cx="0" cy="894736"/>
                <wp:effectExtent l="63500" t="0" r="63500" b="19685"/>
                <wp:wrapNone/>
                <wp:docPr id="328510878" name="Straight Arrow Connector 11"/>
                <wp:cNvGraphicFramePr/>
                <a:graphic xmlns:a="http://schemas.openxmlformats.org/drawingml/2006/main">
                  <a:graphicData uri="http://schemas.microsoft.com/office/word/2010/wordprocessingShape">
                    <wps:wsp>
                      <wps:cNvCnPr/>
                      <wps:spPr>
                        <a:xfrm>
                          <a:off x="0" y="0"/>
                          <a:ext cx="0" cy="89473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1687B45A" id="_x0000_t32" coordsize="21600,21600" o:spt="32" o:oned="t" path="m,l21600,21600e" filled="f">
                <v:path arrowok="t" fillok="f" o:connecttype="none"/>
                <o:lock v:ext="edit" shapetype="t"/>
              </v:shapetype>
              <v:shape id="Straight Arrow Connector 11" o:spid="_x0000_s1026" type="#_x0000_t32" style="position:absolute;margin-left:247.5pt;margin-top:17.55pt;width:0;height:70.4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" strokecolor="black [3200]" strokeweight="1.5pt">
                <v:stroke endarrow="block" joinstyle="miter"/>
              </v:shape>
            </w:pict>
          </mc:Fallback>
        </mc:AlternateContent>
      </w:r>
    </w:p>
    <w:p w14:paraId="0AB5EF67" w14:textId="4F600FD1" w:rsidR="00331460" w:rsidRPr="00616452" w:rsidRDefault="00331460" w:rsidP="000F1F0A">
      <w:pPr>
        <w:pStyle w:val="Heading1"/>
        <w:rPr>
          <w:rFonts w:ascii="Times New Roman" w:hAnsi="Times New Roman" w:cs="Times New Roman"/>
          <w:b/>
          <w:bCs/>
          <w:color w:val="000000" w:themeColor="text1"/>
          <w:sz w:val="28"/>
          <w:szCs w:val="28"/>
        </w:rPr>
      </w:pPr>
    </w:p>
    <w:p w14:paraId="1DFCC886" w14:textId="50F0ACB7" w:rsidR="001D0A29" w:rsidRPr="00616452" w:rsidRDefault="001D0A29" w:rsidP="000F1F0A">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62336" behindDoc="0" locked="0" layoutInCell="1" allowOverlap="1" wp14:anchorId="63117891" wp14:editId="06618F50">
                <wp:simplePos x="0" y="0"/>
                <wp:positionH relativeFrom="column">
                  <wp:posOffset>1043305</wp:posOffset>
                </wp:positionH>
                <wp:positionV relativeFrom="paragraph">
                  <wp:posOffset>252730</wp:posOffset>
                </wp:positionV>
                <wp:extent cx="4255699" cy="594360"/>
                <wp:effectExtent l="0" t="0" r="12065" b="15240"/>
                <wp:wrapNone/>
                <wp:docPr id="675606916" name="Rectangle 1"/>
                <wp:cNvGraphicFramePr/>
                <a:graphic xmlns:a="http://schemas.openxmlformats.org/drawingml/2006/main">
                  <a:graphicData uri="http://schemas.microsoft.com/office/word/2010/wordprocessingShape">
                    <wps:wsp>
                      <wps:cNvSpPr/>
                      <wps:spPr>
                        <a:xfrm>
                          <a:off x="0" y="0"/>
                          <a:ext cx="4255699" cy="594360"/>
                        </a:xfrm>
                        <a:prstGeom prst="rect">
                          <a:avLst/>
                        </a:prstGeom>
                        <a:solidFill>
                          <a:schemeClr val="bg1">
                            <a:lumMod val="85000"/>
                          </a:schemeClr>
                        </a:solidFill>
                        <a:ln/>
                      </wps:spPr>
                      <wps:style>
                        <a:lnRef idx="1">
                          <a:schemeClr val="dk1"/>
                        </a:lnRef>
                        <a:fillRef idx="2">
                          <a:schemeClr val="dk1"/>
                        </a:fillRef>
                        <a:effectRef idx="1">
                          <a:schemeClr val="dk1"/>
                        </a:effectRef>
                        <a:fontRef idx="minor">
                          <a:schemeClr val="dk1"/>
                        </a:fontRef>
                      </wps:style>
                      <wps:txbx>
                        <w:txbxContent>
                          <w:p w14:paraId="05BF35BD" w14:textId="2EF11827" w:rsidR="001D0A29" w:rsidRPr="001D0A29" w:rsidRDefault="00CA1628" w:rsidP="001D0A29">
                            <w:pPr>
                              <w:jc w:val="center"/>
                              <w:rPr>
                                <w:rFonts w:ascii="Times New Roman" w:hAnsi="Times New Roman" w:cs="Times New Roman"/>
                                <w:sz w:val="28"/>
                                <w:szCs w:val="28"/>
                              </w:rPr>
                            </w:pPr>
                            <w:r>
                              <w:rPr>
                                <w:rFonts w:ascii="Times New Roman" w:hAnsi="Times New Roman" w:cs="Times New Roman"/>
                                <w:b/>
                                <w:bCs/>
                                <w:sz w:val="28"/>
                                <w:szCs w:val="28"/>
                              </w:rPr>
                              <w:t>13,207</w:t>
                            </w:r>
                            <w:r w:rsidR="001D0A29" w:rsidRPr="001D0A29">
                              <w:rPr>
                                <w:rFonts w:ascii="Times New Roman" w:hAnsi="Times New Roman" w:cs="Times New Roman"/>
                                <w:sz w:val="28"/>
                                <w:szCs w:val="28"/>
                              </w:rPr>
                              <w:t xml:space="preserve"> </w:t>
                            </w:r>
                            <w:r w:rsidR="001D0A29">
                              <w:rPr>
                                <w:rFonts w:ascii="Times New Roman" w:hAnsi="Times New Roman" w:cs="Times New Roman"/>
                                <w:sz w:val="28"/>
                                <w:szCs w:val="28"/>
                              </w:rPr>
                              <w:t xml:space="preserve">Adult </w:t>
                            </w:r>
                            <w:r w:rsidR="001D0A29" w:rsidRPr="001D0A29">
                              <w:rPr>
                                <w:rFonts w:ascii="Times New Roman" w:hAnsi="Times New Roman" w:cs="Times New Roman"/>
                                <w:sz w:val="28"/>
                                <w:szCs w:val="28"/>
                              </w:rPr>
                              <w:t xml:space="preserve">participants with </w:t>
                            </w:r>
                            <w:r w:rsidR="001D0A29">
                              <w:rPr>
                                <w:rFonts w:ascii="Times New Roman" w:hAnsi="Times New Roman" w:cs="Times New Roman"/>
                                <w:sz w:val="28"/>
                                <w:szCs w:val="28"/>
                              </w:rPr>
                              <w:t>(n=</w:t>
                            </w:r>
                            <w:r w:rsidR="00CA017C">
                              <w:rPr>
                                <w:rFonts w:ascii="Times New Roman" w:hAnsi="Times New Roman" w:cs="Times New Roman"/>
                                <w:sz w:val="28"/>
                                <w:szCs w:val="28"/>
                              </w:rPr>
                              <w:t>9</w:t>
                            </w:r>
                            <w:r w:rsidR="001D0A29">
                              <w:rPr>
                                <w:rFonts w:ascii="Times New Roman" w:hAnsi="Times New Roman" w:cs="Times New Roman"/>
                                <w:sz w:val="28"/>
                                <w:szCs w:val="28"/>
                              </w:rPr>
                              <w:t xml:space="preserve"> </w:t>
                            </w:r>
                            <w:r w:rsidR="00B01B8A">
                              <w:rPr>
                                <w:rFonts w:ascii="Times New Roman" w:hAnsi="Times New Roman" w:cs="Times New Roman"/>
                                <w:sz w:val="28"/>
                                <w:szCs w:val="28"/>
                              </w:rPr>
                              <w:t>Phenol</w:t>
                            </w:r>
                            <w:r w:rsidR="001D0A29" w:rsidRPr="001D0A29">
                              <w:rPr>
                                <w:rFonts w:ascii="Times New Roman" w:hAnsi="Times New Roman" w:cs="Times New Roman"/>
                                <w:sz w:val="28"/>
                                <w:szCs w:val="28"/>
                              </w:rPr>
                              <w:t>s</w:t>
                            </w:r>
                            <w:r w:rsidR="001D0A29">
                              <w:rPr>
                                <w:rFonts w:ascii="Times New Roman" w:hAnsi="Times New Roman" w:cs="Times New Roman"/>
                                <w:sz w:val="28"/>
                                <w:szCs w:val="28"/>
                              </w:rPr>
                              <w:t xml:space="preserve"> measured across relevant cycle years 200</w:t>
                            </w:r>
                            <w:r w:rsidR="00546644">
                              <w:rPr>
                                <w:rFonts w:ascii="Times New Roman" w:hAnsi="Times New Roman" w:cs="Times New Roman"/>
                                <w:sz w:val="28"/>
                                <w:szCs w:val="28"/>
                              </w:rPr>
                              <w:t>3</w:t>
                            </w:r>
                            <w:r w:rsidR="001D0A29">
                              <w:rPr>
                                <w:rFonts w:ascii="Times New Roman" w:hAnsi="Times New Roman" w:cs="Times New Roman"/>
                                <w:sz w:val="28"/>
                                <w:szCs w:val="28"/>
                              </w:rPr>
                              <w:t>-201</w:t>
                            </w:r>
                            <w:r w:rsidR="00546644">
                              <w:rPr>
                                <w:rFonts w:ascii="Times New Roman" w:hAnsi="Times New Roman" w:cs="Times New Roman"/>
                                <w:sz w:val="28"/>
                                <w:szCs w:val="28"/>
                              </w:rPr>
                              <w:t>6</w:t>
                            </w:r>
                            <w:r w:rsidR="001D0A29">
                              <w:rPr>
                                <w:rFonts w:ascii="Times New Roman" w:hAnsi="Times New Roman" w:cs="Times New Roman"/>
                                <w:sz w:val="28"/>
                                <w:szCs w:val="28"/>
                              </w:rPr>
                              <w:t>)</w:t>
                            </w:r>
                            <w:r w:rsidR="001D0A29" w:rsidRPr="001D0A29">
                              <w:rPr>
                                <w:rFonts w:ascii="Times New Roman" w:hAnsi="Times New Roman" w:cs="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117891" id="_x0000_s1028" style="position:absolute;margin-left:82.15pt;margin-top:19.9pt;width:335.1pt;height:46.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" fillcolor="#d8d8d8 [2732]" strokecolor="black [3200]" strokeweight="1pt">
                <v:textbox>
                  <w:txbxContent>
                    <w:p w14:paraId="05BF35BD" w14:textId="2EF11827" w:rsidR="001D0A29" w:rsidRPr="001D0A29" w:rsidRDefault="00CA1628" w:rsidP="001D0A29">
                      <w:pPr>
                        <w:jc w:val="center"/>
                        <w:rPr>
                          <w:rFonts w:ascii="Times New Roman" w:hAnsi="Times New Roman" w:cs="Times New Roman"/>
                          <w:sz w:val="28"/>
                          <w:szCs w:val="28"/>
                        </w:rPr>
                      </w:pPr>
                      <w:r>
                        <w:rPr>
                          <w:rFonts w:ascii="Times New Roman" w:hAnsi="Times New Roman" w:cs="Times New Roman"/>
                          <w:b/>
                          <w:bCs/>
                          <w:sz w:val="28"/>
                          <w:szCs w:val="28"/>
                        </w:rPr>
                        <w:t>13,207</w:t>
                      </w:r>
                      <w:r w:rsidR="001D0A29" w:rsidRPr="001D0A29">
                        <w:rPr>
                          <w:rFonts w:ascii="Times New Roman" w:hAnsi="Times New Roman" w:cs="Times New Roman"/>
                          <w:sz w:val="28"/>
                          <w:szCs w:val="28"/>
                        </w:rPr>
                        <w:t xml:space="preserve"> </w:t>
                      </w:r>
                      <w:r w:rsidR="001D0A29">
                        <w:rPr>
                          <w:rFonts w:ascii="Times New Roman" w:hAnsi="Times New Roman" w:cs="Times New Roman"/>
                          <w:sz w:val="28"/>
                          <w:szCs w:val="28"/>
                        </w:rPr>
                        <w:t xml:space="preserve">Adult </w:t>
                      </w:r>
                      <w:r w:rsidR="001D0A29" w:rsidRPr="001D0A29">
                        <w:rPr>
                          <w:rFonts w:ascii="Times New Roman" w:hAnsi="Times New Roman" w:cs="Times New Roman"/>
                          <w:sz w:val="28"/>
                          <w:szCs w:val="28"/>
                        </w:rPr>
                        <w:t xml:space="preserve">participants with </w:t>
                      </w:r>
                      <w:r w:rsidR="001D0A29">
                        <w:rPr>
                          <w:rFonts w:ascii="Times New Roman" w:hAnsi="Times New Roman" w:cs="Times New Roman"/>
                          <w:sz w:val="28"/>
                          <w:szCs w:val="28"/>
                        </w:rPr>
                        <w:t>(n=</w:t>
                      </w:r>
                      <w:r w:rsidR="00CA017C">
                        <w:rPr>
                          <w:rFonts w:ascii="Times New Roman" w:hAnsi="Times New Roman" w:cs="Times New Roman"/>
                          <w:sz w:val="28"/>
                          <w:szCs w:val="28"/>
                        </w:rPr>
                        <w:t>9</w:t>
                      </w:r>
                      <w:r w:rsidR="001D0A29">
                        <w:rPr>
                          <w:rFonts w:ascii="Times New Roman" w:hAnsi="Times New Roman" w:cs="Times New Roman"/>
                          <w:sz w:val="28"/>
                          <w:szCs w:val="28"/>
                        </w:rPr>
                        <w:t xml:space="preserve"> </w:t>
                      </w:r>
                      <w:r w:rsidR="00B01B8A">
                        <w:rPr>
                          <w:rFonts w:ascii="Times New Roman" w:hAnsi="Times New Roman" w:cs="Times New Roman"/>
                          <w:sz w:val="28"/>
                          <w:szCs w:val="28"/>
                        </w:rPr>
                        <w:t>Phenol</w:t>
                      </w:r>
                      <w:r w:rsidR="001D0A29" w:rsidRPr="001D0A29">
                        <w:rPr>
                          <w:rFonts w:ascii="Times New Roman" w:hAnsi="Times New Roman" w:cs="Times New Roman"/>
                          <w:sz w:val="28"/>
                          <w:szCs w:val="28"/>
                        </w:rPr>
                        <w:t>s</w:t>
                      </w:r>
                      <w:r w:rsidR="001D0A29">
                        <w:rPr>
                          <w:rFonts w:ascii="Times New Roman" w:hAnsi="Times New Roman" w:cs="Times New Roman"/>
                          <w:sz w:val="28"/>
                          <w:szCs w:val="28"/>
                        </w:rPr>
                        <w:t xml:space="preserve"> measured across relevant cycle years 200</w:t>
                      </w:r>
                      <w:r w:rsidR="00546644">
                        <w:rPr>
                          <w:rFonts w:ascii="Times New Roman" w:hAnsi="Times New Roman" w:cs="Times New Roman"/>
                          <w:sz w:val="28"/>
                          <w:szCs w:val="28"/>
                        </w:rPr>
                        <w:t>3</w:t>
                      </w:r>
                      <w:r w:rsidR="001D0A29">
                        <w:rPr>
                          <w:rFonts w:ascii="Times New Roman" w:hAnsi="Times New Roman" w:cs="Times New Roman"/>
                          <w:sz w:val="28"/>
                          <w:szCs w:val="28"/>
                        </w:rPr>
                        <w:t>-201</w:t>
                      </w:r>
                      <w:r w:rsidR="00546644">
                        <w:rPr>
                          <w:rFonts w:ascii="Times New Roman" w:hAnsi="Times New Roman" w:cs="Times New Roman"/>
                          <w:sz w:val="28"/>
                          <w:szCs w:val="28"/>
                        </w:rPr>
                        <w:t>6</w:t>
                      </w:r>
                      <w:r w:rsidR="001D0A29">
                        <w:rPr>
                          <w:rFonts w:ascii="Times New Roman" w:hAnsi="Times New Roman" w:cs="Times New Roman"/>
                          <w:sz w:val="28"/>
                          <w:szCs w:val="28"/>
                        </w:rPr>
                        <w:t>)</w:t>
                      </w:r>
                      <w:r w:rsidR="001D0A29" w:rsidRPr="001D0A29">
                        <w:rPr>
                          <w:rFonts w:ascii="Times New Roman" w:hAnsi="Times New Roman" w:cs="Times New Roman"/>
                          <w:sz w:val="28"/>
                          <w:szCs w:val="28"/>
                        </w:rPr>
                        <w:t xml:space="preserve"> </w:t>
                      </w:r>
                    </w:p>
                  </w:txbxContent>
                </v:textbox>
              </v:rect>
            </w:pict>
          </mc:Fallback>
        </mc:AlternateContent>
      </w:r>
    </w:p>
    <w:p w14:paraId="36DADF8F" w14:textId="77D286F5" w:rsidR="001D0A29" w:rsidRPr="00616452" w:rsidRDefault="001D0A29" w:rsidP="000F1F0A">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71552" behindDoc="0" locked="0" layoutInCell="1" allowOverlap="1" wp14:anchorId="6BB25183" wp14:editId="588A53CC">
                <wp:simplePos x="0" y="0"/>
                <wp:positionH relativeFrom="column">
                  <wp:posOffset>3146495</wp:posOffset>
                </wp:positionH>
                <wp:positionV relativeFrom="paragraph">
                  <wp:posOffset>418253</wp:posOffset>
                </wp:positionV>
                <wp:extent cx="0" cy="677474"/>
                <wp:effectExtent l="63500" t="0" r="50800" b="21590"/>
                <wp:wrapNone/>
                <wp:docPr id="60244866" name="Straight Arrow Connector 5"/>
                <wp:cNvGraphicFramePr/>
                <a:graphic xmlns:a="http://schemas.openxmlformats.org/drawingml/2006/main">
                  <a:graphicData uri="http://schemas.microsoft.com/office/word/2010/wordprocessingShape">
                    <wps:wsp>
                      <wps:cNvCnPr/>
                      <wps:spPr>
                        <a:xfrm>
                          <a:off x="0" y="0"/>
                          <a:ext cx="0" cy="67747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8DEA3EC" id="Straight Arrow Connector 5" o:spid="_x0000_s1026" type="#_x0000_t32" style="position:absolute;margin-left:247.75pt;margin-top:32.95pt;width:0;height:53.3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" strokecolor="black [3200]" strokeweight="1.5pt">
                <v:stroke endarrow="block" joinstyle="miter"/>
              </v:shape>
            </w:pict>
          </mc:Fallback>
        </mc:AlternateContent>
      </w:r>
    </w:p>
    <w:p w14:paraId="7439C361" w14:textId="67E06824" w:rsidR="001D0A29" w:rsidRPr="00616452" w:rsidRDefault="002F0258" w:rsidP="001D0A29">
      <w:pPr>
        <w:rPr>
          <w:rFonts w:ascii="Times New Roman" w:hAnsi="Times New Roman" w:cs="Times New Roman"/>
        </w:rPr>
      </w:pPr>
      <w:r w:rsidRPr="00616452">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6A0B88E7" wp14:editId="4FB451A0">
                <wp:simplePos x="0" y="0"/>
                <wp:positionH relativeFrom="column">
                  <wp:posOffset>3279140</wp:posOffset>
                </wp:positionH>
                <wp:positionV relativeFrom="paragraph">
                  <wp:posOffset>86360</wp:posOffset>
                </wp:positionV>
                <wp:extent cx="2821940" cy="485140"/>
                <wp:effectExtent l="0" t="0" r="10160" b="10160"/>
                <wp:wrapNone/>
                <wp:docPr id="1752058803" name="Text Box 4"/>
                <wp:cNvGraphicFramePr/>
                <a:graphic xmlns:a="http://schemas.openxmlformats.org/drawingml/2006/main">
                  <a:graphicData uri="http://schemas.microsoft.com/office/word/2010/wordprocessingShape">
                    <wps:wsp>
                      <wps:cNvSpPr txBox="1"/>
                      <wps:spPr>
                        <a:xfrm>
                          <a:off x="0" y="0"/>
                          <a:ext cx="2821940" cy="485140"/>
                        </a:xfrm>
                        <a:prstGeom prst="rect">
                          <a:avLst/>
                        </a:prstGeom>
                        <a:noFill/>
                        <a:ln w="6350">
                          <a:solidFill>
                            <a:schemeClr val="tx1"/>
                          </a:solidFill>
                        </a:ln>
                      </wps:spPr>
                      <wps:txbx>
                        <w:txbxContent>
                          <w:p w14:paraId="133DEA84" w14:textId="71104FAF" w:rsidR="001D0A29" w:rsidRPr="001D0A29" w:rsidRDefault="001D0A29" w:rsidP="001D0A29">
                            <w:pPr>
                              <w:jc w:val="center"/>
                              <w:rPr>
                                <w:rFonts w:ascii="Times New Roman" w:hAnsi="Times New Roman" w:cs="Times New Roman"/>
                              </w:rPr>
                            </w:pPr>
                            <w:r>
                              <w:rPr>
                                <w:rFonts w:ascii="Times New Roman" w:hAnsi="Times New Roman" w:cs="Times New Roman"/>
                              </w:rPr>
                              <w:t xml:space="preserve">Removed </w:t>
                            </w:r>
                            <w:r w:rsidR="00E061FB">
                              <w:rPr>
                                <w:rFonts w:ascii="Times New Roman" w:hAnsi="Times New Roman" w:cs="Times New Roman"/>
                                <w:b/>
                                <w:bCs/>
                              </w:rPr>
                              <w:t>2,784</w:t>
                            </w:r>
                            <w:r w:rsidRPr="001D0A29">
                              <w:rPr>
                                <w:rFonts w:ascii="Times New Roman" w:hAnsi="Times New Roman" w:cs="Times New Roman"/>
                              </w:rPr>
                              <w:t xml:space="preserve"> participants with missing creatinine, or exposure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0B88E7" id="_x0000_s1029" type="#_x0000_t202" style="position:absolute;margin-left:258.2pt;margin-top:6.8pt;width:222.2pt;height:38.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" filled="f" strokecolor="black [3213]" strokeweight=".5pt">
                <v:textbox>
                  <w:txbxContent>
                    <w:p w14:paraId="133DEA84" w14:textId="71104FAF" w:rsidR="001D0A29" w:rsidRPr="001D0A29" w:rsidRDefault="001D0A29" w:rsidP="001D0A29">
                      <w:pPr>
                        <w:jc w:val="center"/>
                        <w:rPr>
                          <w:rFonts w:ascii="Times New Roman" w:hAnsi="Times New Roman" w:cs="Times New Roman"/>
                        </w:rPr>
                      </w:pPr>
                      <w:r>
                        <w:rPr>
                          <w:rFonts w:ascii="Times New Roman" w:hAnsi="Times New Roman" w:cs="Times New Roman"/>
                        </w:rPr>
                        <w:t xml:space="preserve">Removed </w:t>
                      </w:r>
                      <w:r w:rsidR="00E061FB">
                        <w:rPr>
                          <w:rFonts w:ascii="Times New Roman" w:hAnsi="Times New Roman" w:cs="Times New Roman"/>
                          <w:b/>
                          <w:bCs/>
                        </w:rPr>
                        <w:t>2,784</w:t>
                      </w:r>
                      <w:r w:rsidRPr="001D0A29">
                        <w:rPr>
                          <w:rFonts w:ascii="Times New Roman" w:hAnsi="Times New Roman" w:cs="Times New Roman"/>
                        </w:rPr>
                        <w:t xml:space="preserve"> participants with missing creatinine, or exposure data</w:t>
                      </w:r>
                    </w:p>
                  </w:txbxContent>
                </v:textbox>
              </v:shape>
            </w:pict>
          </mc:Fallback>
        </mc:AlternateContent>
      </w:r>
    </w:p>
    <w:p w14:paraId="6C21F3AD" w14:textId="69C5BAA6" w:rsidR="001D0A29" w:rsidRPr="00616452" w:rsidRDefault="001D0A29" w:rsidP="001D0A29">
      <w:pPr>
        <w:rPr>
          <w:rFonts w:ascii="Times New Roman" w:hAnsi="Times New Roman" w:cs="Times New Roman"/>
        </w:rPr>
      </w:pPr>
    </w:p>
    <w:p w14:paraId="02981219" w14:textId="69BE80CB" w:rsidR="001D0A29" w:rsidRPr="00616452" w:rsidRDefault="001D0A29" w:rsidP="001D0A29">
      <w:pPr>
        <w:rPr>
          <w:rFonts w:ascii="Times New Roman" w:hAnsi="Times New Roman" w:cs="Times New Roman"/>
        </w:rPr>
      </w:pPr>
    </w:p>
    <w:p w14:paraId="058488C7" w14:textId="4B01C449" w:rsidR="001D0A29" w:rsidRPr="00616452" w:rsidRDefault="00827C7D" w:rsidP="00D36036">
      <w:pPr>
        <w:rPr>
          <w:rFonts w:ascii="Times New Roman" w:hAnsi="Times New Roman" w:cs="Times New Roman"/>
        </w:rPr>
      </w:pPr>
      <w:r w:rsidRPr="00616452">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65408" behindDoc="0" locked="0" layoutInCell="1" allowOverlap="1" wp14:anchorId="7871C3F6" wp14:editId="03E14D7A">
                <wp:simplePos x="0" y="0"/>
                <wp:positionH relativeFrom="column">
                  <wp:posOffset>1043940</wp:posOffset>
                </wp:positionH>
                <wp:positionV relativeFrom="paragraph">
                  <wp:posOffset>132353</wp:posOffset>
                </wp:positionV>
                <wp:extent cx="4255135" cy="594360"/>
                <wp:effectExtent l="0" t="0" r="12065" b="15240"/>
                <wp:wrapNone/>
                <wp:docPr id="1215813050" name="Rectangle 1"/>
                <wp:cNvGraphicFramePr/>
                <a:graphic xmlns:a="http://schemas.openxmlformats.org/drawingml/2006/main">
                  <a:graphicData uri="http://schemas.microsoft.com/office/word/2010/wordprocessingShape">
                    <wps:wsp>
                      <wps:cNvSpPr/>
                      <wps:spPr>
                        <a:xfrm>
                          <a:off x="0" y="0"/>
                          <a:ext cx="4255135" cy="594360"/>
                        </a:xfrm>
                        <a:prstGeom prst="rect">
                          <a:avLst/>
                        </a:prstGeom>
                        <a:solidFill>
                          <a:schemeClr val="bg1">
                            <a:lumMod val="85000"/>
                          </a:schemeClr>
                        </a:solidFill>
                        <a:ln/>
                      </wps:spPr>
                      <wps:style>
                        <a:lnRef idx="1">
                          <a:schemeClr val="dk1"/>
                        </a:lnRef>
                        <a:fillRef idx="2">
                          <a:schemeClr val="dk1"/>
                        </a:fillRef>
                        <a:effectRef idx="1">
                          <a:schemeClr val="dk1"/>
                        </a:effectRef>
                        <a:fontRef idx="minor">
                          <a:schemeClr val="dk1"/>
                        </a:fontRef>
                      </wps:style>
                      <wps:txbx>
                        <w:txbxContent>
                          <w:p w14:paraId="6AE5F418" w14:textId="171862CC" w:rsidR="001D0A29" w:rsidRPr="001D0A29" w:rsidRDefault="00CD4CA4" w:rsidP="001D0A29">
                            <w:pPr>
                              <w:jc w:val="center"/>
                              <w:rPr>
                                <w:rFonts w:ascii="Times New Roman" w:hAnsi="Times New Roman" w:cs="Times New Roman"/>
                                <w:sz w:val="28"/>
                                <w:szCs w:val="28"/>
                              </w:rPr>
                            </w:pPr>
                            <w:r>
                              <w:rPr>
                                <w:rFonts w:ascii="Times New Roman" w:hAnsi="Times New Roman" w:cs="Times New Roman"/>
                                <w:b/>
                                <w:bCs/>
                                <w:sz w:val="28"/>
                                <w:szCs w:val="28"/>
                              </w:rPr>
                              <w:t>10,423</w:t>
                            </w:r>
                            <w:r w:rsidR="001D0A29" w:rsidRPr="001D0A29">
                              <w:rPr>
                                <w:rFonts w:ascii="Times New Roman" w:hAnsi="Times New Roman" w:cs="Times New Roman"/>
                                <w:sz w:val="28"/>
                                <w:szCs w:val="28"/>
                              </w:rPr>
                              <w:t xml:space="preserve"> </w:t>
                            </w:r>
                            <w:r w:rsidR="001D0A29">
                              <w:rPr>
                                <w:rFonts w:ascii="Times New Roman" w:hAnsi="Times New Roman" w:cs="Times New Roman"/>
                                <w:sz w:val="28"/>
                                <w:szCs w:val="28"/>
                              </w:rPr>
                              <w:t xml:space="preserve">Adult participants with available creatinine and USDA FSSM questionnaire data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71C3F6" id="_x0000_s1030" style="position:absolute;margin-left:82.2pt;margin-top:10.4pt;width:335.05pt;height:46.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" fillcolor="#d8d8d8 [2732]" strokecolor="black [3200]" strokeweight="1pt">
                <v:textbox>
                  <w:txbxContent>
                    <w:p w14:paraId="6AE5F418" w14:textId="171862CC" w:rsidR="001D0A29" w:rsidRPr="001D0A29" w:rsidRDefault="00CD4CA4" w:rsidP="001D0A29">
                      <w:pPr>
                        <w:jc w:val="center"/>
                        <w:rPr>
                          <w:rFonts w:ascii="Times New Roman" w:hAnsi="Times New Roman" w:cs="Times New Roman"/>
                          <w:sz w:val="28"/>
                          <w:szCs w:val="28"/>
                        </w:rPr>
                      </w:pPr>
                      <w:r>
                        <w:rPr>
                          <w:rFonts w:ascii="Times New Roman" w:hAnsi="Times New Roman" w:cs="Times New Roman"/>
                          <w:b/>
                          <w:bCs/>
                          <w:sz w:val="28"/>
                          <w:szCs w:val="28"/>
                        </w:rPr>
                        <w:t>10,423</w:t>
                      </w:r>
                      <w:r w:rsidR="001D0A29" w:rsidRPr="001D0A29">
                        <w:rPr>
                          <w:rFonts w:ascii="Times New Roman" w:hAnsi="Times New Roman" w:cs="Times New Roman"/>
                          <w:sz w:val="28"/>
                          <w:szCs w:val="28"/>
                        </w:rPr>
                        <w:t xml:space="preserve"> </w:t>
                      </w:r>
                      <w:r w:rsidR="001D0A29">
                        <w:rPr>
                          <w:rFonts w:ascii="Times New Roman" w:hAnsi="Times New Roman" w:cs="Times New Roman"/>
                          <w:sz w:val="28"/>
                          <w:szCs w:val="28"/>
                        </w:rPr>
                        <w:t xml:space="preserve">Adult participants with available creatinine and USDA FSSM questionnaire data </w:t>
                      </w:r>
                    </w:p>
                  </w:txbxContent>
                </v:textbox>
              </v:rect>
            </w:pict>
          </mc:Fallback>
        </mc:AlternateContent>
      </w:r>
    </w:p>
    <w:p w14:paraId="6EBA7145" w14:textId="092D0DC9" w:rsidR="001D0A29" w:rsidRPr="00616452" w:rsidRDefault="001D0A29" w:rsidP="00D36036">
      <w:pPr>
        <w:rPr>
          <w:rFonts w:ascii="Times New Roman" w:hAnsi="Times New Roman" w:cs="Times New Roman"/>
        </w:rPr>
      </w:pPr>
    </w:p>
    <w:p w14:paraId="4D6B46E6" w14:textId="1EDF0F0D" w:rsidR="001D0A29" w:rsidRPr="00616452" w:rsidRDefault="001D0A29" w:rsidP="00D36036">
      <w:pPr>
        <w:rPr>
          <w:rFonts w:ascii="Times New Roman" w:hAnsi="Times New Roman" w:cs="Times New Roman"/>
        </w:rPr>
      </w:pPr>
    </w:p>
    <w:p w14:paraId="3A621E7D" w14:textId="6859F52E" w:rsidR="001D0A29" w:rsidRPr="00616452" w:rsidRDefault="001D0A29" w:rsidP="00D36036">
      <w:pPr>
        <w:rPr>
          <w:rFonts w:ascii="Times New Roman" w:hAnsi="Times New Roman" w:cs="Times New Roman"/>
        </w:rPr>
      </w:pPr>
    </w:p>
    <w:p w14:paraId="0CA36654" w14:textId="5E1FE0D1" w:rsidR="001D0A29" w:rsidRPr="00616452" w:rsidRDefault="00AF0C5A" w:rsidP="00D36036">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58350BE8" wp14:editId="43E405DF">
                <wp:simplePos x="0" y="0"/>
                <wp:positionH relativeFrom="column">
                  <wp:posOffset>3104276</wp:posOffset>
                </wp:positionH>
                <wp:positionV relativeFrom="paragraph">
                  <wp:posOffset>20581</wp:posOffset>
                </wp:positionV>
                <wp:extent cx="45719" cy="1379873"/>
                <wp:effectExtent l="38100" t="12700" r="43815" b="29845"/>
                <wp:wrapNone/>
                <wp:docPr id="587635561" name="Straight Arrow Connector 16"/>
                <wp:cNvGraphicFramePr/>
                <a:graphic xmlns:a="http://schemas.openxmlformats.org/drawingml/2006/main">
                  <a:graphicData uri="http://schemas.microsoft.com/office/word/2010/wordprocessingShape">
                    <wps:wsp>
                      <wps:cNvCnPr/>
                      <wps:spPr>
                        <a:xfrm>
                          <a:off x="0" y="0"/>
                          <a:ext cx="45719" cy="137987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1ECEA4B" id="_x0000_t32" coordsize="21600,21600" o:spt="32" o:oned="t" path="m,l21600,21600e" filled="f">
                <v:path arrowok="t" fillok="f" o:connecttype="none"/>
                <o:lock v:ext="edit" shapetype="t"/>
              </v:shapetype>
              <v:shape id="Straight Arrow Connector 16" o:spid="_x0000_s1026" type="#_x0000_t32" style="position:absolute;margin-left:244.45pt;margin-top:1.6pt;width:3.6pt;height:108.6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" strokecolor="black [3200]" strokeweight="1.5pt">
                <v:stroke endarrow="block" joinstyle="miter"/>
              </v:shape>
            </w:pict>
          </mc:Fallback>
        </mc:AlternateContent>
      </w:r>
    </w:p>
    <w:p w14:paraId="5B44CECA" w14:textId="74D6C460" w:rsidR="001D0A29" w:rsidRPr="00616452" w:rsidRDefault="00E6669C" w:rsidP="00D36036">
      <w:pPr>
        <w:rPr>
          <w:rFonts w:ascii="Times New Roman" w:hAnsi="Times New Roman" w:cs="Times New Roman"/>
        </w:rPr>
      </w:pPr>
      <w:r w:rsidRPr="00616452">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35A48CFB" wp14:editId="59A4507B">
                <wp:simplePos x="0" y="0"/>
                <wp:positionH relativeFrom="column">
                  <wp:posOffset>141605</wp:posOffset>
                </wp:positionH>
                <wp:positionV relativeFrom="paragraph">
                  <wp:posOffset>61776</wp:posOffset>
                </wp:positionV>
                <wp:extent cx="2743563" cy="975360"/>
                <wp:effectExtent l="0" t="0" r="12700" b="15240"/>
                <wp:wrapNone/>
                <wp:docPr id="1050808563" name="Text Box 4"/>
                <wp:cNvGraphicFramePr/>
                <a:graphic xmlns:a="http://schemas.openxmlformats.org/drawingml/2006/main">
                  <a:graphicData uri="http://schemas.microsoft.com/office/word/2010/wordprocessingShape">
                    <wps:wsp>
                      <wps:cNvSpPr txBox="1"/>
                      <wps:spPr>
                        <a:xfrm>
                          <a:off x="0" y="0"/>
                          <a:ext cx="2743563" cy="975360"/>
                        </a:xfrm>
                        <a:prstGeom prst="rect">
                          <a:avLst/>
                        </a:prstGeom>
                        <a:noFill/>
                        <a:ln w="6350">
                          <a:solidFill>
                            <a:schemeClr val="tx1"/>
                          </a:solidFill>
                        </a:ln>
                      </wps:spPr>
                      <wps:txbx>
                        <w:txbxContent>
                          <w:p w14:paraId="4E57B071" w14:textId="6AC6920F" w:rsidR="002F0258" w:rsidRPr="002F0258" w:rsidRDefault="003141AB" w:rsidP="002F0258">
                            <w:pPr>
                              <w:jc w:val="center"/>
                              <w:rPr>
                                <w:rFonts w:ascii="Times New Roman" w:hAnsi="Times New Roman" w:cs="Times New Roman"/>
                                <w:b/>
                                <w:bCs/>
                              </w:rPr>
                            </w:pPr>
                            <w:r>
                              <w:rPr>
                                <w:rFonts w:ascii="Times New Roman" w:hAnsi="Times New Roman" w:cs="Times New Roman"/>
                              </w:rPr>
                              <w:t xml:space="preserve">Edit: Removed </w:t>
                            </w:r>
                            <w:r>
                              <w:rPr>
                                <w:rFonts w:ascii="Times New Roman" w:hAnsi="Times New Roman" w:cs="Times New Roman"/>
                                <w:b/>
                                <w:bCs/>
                              </w:rPr>
                              <w:t>329</w:t>
                            </w:r>
                            <w:r w:rsidRPr="001D0A29">
                              <w:rPr>
                                <w:rFonts w:ascii="Times New Roman" w:hAnsi="Times New Roman" w:cs="Times New Roman"/>
                              </w:rPr>
                              <w:t xml:space="preserve"> participants </w:t>
                            </w:r>
                            <w:r w:rsidR="006515D5" w:rsidRPr="006515D5">
                              <w:rPr>
                                <w:rFonts w:ascii="Times New Roman" w:hAnsi="Times New Roman" w:cs="Times New Roman"/>
                              </w:rPr>
                              <w:t xml:space="preserve">after excluding Bisphenol F and Bisphenol S from the urinary phenol list, participants missing urinary </w:t>
                            </w:r>
                            <w:r w:rsidR="009123E1">
                              <w:rPr>
                                <w:rFonts w:ascii="Times New Roman" w:hAnsi="Times New Roman" w:cs="Times New Roman"/>
                              </w:rPr>
                              <w:t>p</w:t>
                            </w:r>
                            <w:r w:rsidR="00B01B8A">
                              <w:rPr>
                                <w:rFonts w:ascii="Times New Roman" w:hAnsi="Times New Roman" w:cs="Times New Roman"/>
                              </w:rPr>
                              <w:t>henol</w:t>
                            </w:r>
                            <w:r w:rsidR="006515D5" w:rsidRPr="006515D5">
                              <w:rPr>
                                <w:rFonts w:ascii="Times New Roman" w:hAnsi="Times New Roman" w:cs="Times New Roman"/>
                              </w:rPr>
                              <w:t xml:space="preserve"> concentration data, and the 2003–2004 cycle.</w:t>
                            </w:r>
                            <w:r w:rsidR="005D0338">
                              <w:rPr>
                                <w:rFonts w:ascii="Times New Roman" w:hAnsi="Times New Roman" w:cs="Times New Roma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A48CFB" id="_x0000_s1031" type="#_x0000_t202" style="position:absolute;margin-left:11.15pt;margin-top:4.85pt;width:216.05pt;height:76.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" filled="f" strokecolor="black [3213]" strokeweight=".5pt">
                <v:textbox>
                  <w:txbxContent>
                    <w:p w14:paraId="4E57B071" w14:textId="6AC6920F" w:rsidR="002F0258" w:rsidRPr="002F0258" w:rsidRDefault="003141AB" w:rsidP="002F0258">
                      <w:pPr>
                        <w:jc w:val="center"/>
                        <w:rPr>
                          <w:rFonts w:ascii="Times New Roman" w:hAnsi="Times New Roman" w:cs="Times New Roman"/>
                          <w:b/>
                          <w:bCs/>
                        </w:rPr>
                      </w:pPr>
                      <w:r>
                        <w:rPr>
                          <w:rFonts w:ascii="Times New Roman" w:hAnsi="Times New Roman" w:cs="Times New Roman"/>
                        </w:rPr>
                        <w:t xml:space="preserve">Edit: Removed </w:t>
                      </w:r>
                      <w:r>
                        <w:rPr>
                          <w:rFonts w:ascii="Times New Roman" w:hAnsi="Times New Roman" w:cs="Times New Roman"/>
                          <w:b/>
                          <w:bCs/>
                        </w:rPr>
                        <w:t>329</w:t>
                      </w:r>
                      <w:r w:rsidRPr="001D0A29">
                        <w:rPr>
                          <w:rFonts w:ascii="Times New Roman" w:hAnsi="Times New Roman" w:cs="Times New Roman"/>
                        </w:rPr>
                        <w:t xml:space="preserve"> participants </w:t>
                      </w:r>
                      <w:r w:rsidR="006515D5" w:rsidRPr="006515D5">
                        <w:rPr>
                          <w:rFonts w:ascii="Times New Roman" w:hAnsi="Times New Roman" w:cs="Times New Roman"/>
                        </w:rPr>
                        <w:t xml:space="preserve">after excluding Bisphenol F and Bisphenol S from the urinary phenol list, participants missing urinary </w:t>
                      </w:r>
                      <w:r w:rsidR="009123E1">
                        <w:rPr>
                          <w:rFonts w:ascii="Times New Roman" w:hAnsi="Times New Roman" w:cs="Times New Roman"/>
                        </w:rPr>
                        <w:t>p</w:t>
                      </w:r>
                      <w:r w:rsidR="00B01B8A">
                        <w:rPr>
                          <w:rFonts w:ascii="Times New Roman" w:hAnsi="Times New Roman" w:cs="Times New Roman"/>
                        </w:rPr>
                        <w:t>henol</w:t>
                      </w:r>
                      <w:r w:rsidR="006515D5" w:rsidRPr="006515D5">
                        <w:rPr>
                          <w:rFonts w:ascii="Times New Roman" w:hAnsi="Times New Roman" w:cs="Times New Roman"/>
                        </w:rPr>
                        <w:t xml:space="preserve"> concentration data, and the 2003–2004 cycle.</w:t>
                      </w:r>
                      <w:r w:rsidR="005D0338">
                        <w:rPr>
                          <w:rFonts w:ascii="Times New Roman" w:hAnsi="Times New Roman" w:cs="Times New Roman"/>
                        </w:rPr>
                        <w:t xml:space="preserve"> </w:t>
                      </w:r>
                    </w:p>
                  </w:txbxContent>
                </v:textbox>
              </v:shape>
            </w:pict>
          </mc:Fallback>
        </mc:AlternateContent>
      </w:r>
    </w:p>
    <w:p w14:paraId="0C212795" w14:textId="0226156C" w:rsidR="001D0A29" w:rsidRPr="00616452" w:rsidRDefault="001D0A29" w:rsidP="00D36036">
      <w:pPr>
        <w:rPr>
          <w:rFonts w:ascii="Times New Roman" w:hAnsi="Times New Roman" w:cs="Times New Roman"/>
        </w:rPr>
      </w:pPr>
    </w:p>
    <w:p w14:paraId="4474E210" w14:textId="34B6A214" w:rsidR="001D0A29" w:rsidRPr="00616452" w:rsidRDefault="001D0A29" w:rsidP="00D36036">
      <w:pPr>
        <w:rPr>
          <w:rFonts w:ascii="Times New Roman" w:hAnsi="Times New Roman" w:cs="Times New Roman"/>
        </w:rPr>
      </w:pPr>
    </w:p>
    <w:p w14:paraId="14D1E13E" w14:textId="77777777" w:rsidR="002F0258" w:rsidRPr="00616452" w:rsidRDefault="002F0258" w:rsidP="002F0258">
      <w:pPr>
        <w:rPr>
          <w:rFonts w:ascii="Times New Roman" w:hAnsi="Times New Roman" w:cs="Times New Roman"/>
        </w:rPr>
      </w:pPr>
    </w:p>
    <w:p w14:paraId="62E0DDF0" w14:textId="77777777" w:rsidR="002F0258" w:rsidRPr="00616452" w:rsidRDefault="002F0258" w:rsidP="002F0258">
      <w:pPr>
        <w:rPr>
          <w:rFonts w:ascii="Times New Roman" w:hAnsi="Times New Roman" w:cs="Times New Roman"/>
        </w:rPr>
      </w:pPr>
    </w:p>
    <w:p w14:paraId="45AE3762" w14:textId="406931E4" w:rsidR="002F0258" w:rsidRPr="00616452" w:rsidRDefault="002F0258" w:rsidP="002F0258">
      <w:pPr>
        <w:rPr>
          <w:rFonts w:ascii="Times New Roman" w:hAnsi="Times New Roman" w:cs="Times New Roman"/>
        </w:rPr>
      </w:pPr>
    </w:p>
    <w:p w14:paraId="69EF5CAA" w14:textId="40B9BD3E" w:rsidR="002F0258" w:rsidRPr="00616452" w:rsidRDefault="00E6669C" w:rsidP="002F0258">
      <w:pPr>
        <w:rPr>
          <w:rFonts w:ascii="Times New Roman" w:hAnsi="Times New Roman" w:cs="Times New Roman"/>
        </w:rPr>
      </w:pPr>
      <w:r w:rsidRPr="00616452">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70528" behindDoc="0" locked="0" layoutInCell="1" allowOverlap="1" wp14:anchorId="41015FB0" wp14:editId="7CFDC9EC">
                <wp:simplePos x="0" y="0"/>
                <wp:positionH relativeFrom="column">
                  <wp:posOffset>1065530</wp:posOffset>
                </wp:positionH>
                <wp:positionV relativeFrom="paragraph">
                  <wp:posOffset>177165</wp:posOffset>
                </wp:positionV>
                <wp:extent cx="4255135" cy="512445"/>
                <wp:effectExtent l="0" t="0" r="12065" b="8255"/>
                <wp:wrapNone/>
                <wp:docPr id="1024999084" name="Rectangle 1"/>
                <wp:cNvGraphicFramePr/>
                <a:graphic xmlns:a="http://schemas.openxmlformats.org/drawingml/2006/main">
                  <a:graphicData uri="http://schemas.microsoft.com/office/word/2010/wordprocessingShape">
                    <wps:wsp>
                      <wps:cNvSpPr/>
                      <wps:spPr>
                        <a:xfrm>
                          <a:off x="0" y="0"/>
                          <a:ext cx="4255135" cy="512445"/>
                        </a:xfrm>
                        <a:prstGeom prst="rect">
                          <a:avLst/>
                        </a:prstGeom>
                        <a:solidFill>
                          <a:schemeClr val="bg1">
                            <a:lumMod val="85000"/>
                          </a:schemeClr>
                        </a:solidFill>
                        <a:ln/>
                      </wps:spPr>
                      <wps:style>
                        <a:lnRef idx="1">
                          <a:schemeClr val="dk1"/>
                        </a:lnRef>
                        <a:fillRef idx="2">
                          <a:schemeClr val="dk1"/>
                        </a:fillRef>
                        <a:effectRef idx="1">
                          <a:schemeClr val="dk1"/>
                        </a:effectRef>
                        <a:fontRef idx="minor">
                          <a:schemeClr val="dk1"/>
                        </a:fontRef>
                      </wps:style>
                      <wps:txbx>
                        <w:txbxContent>
                          <w:p w14:paraId="717D1392" w14:textId="114F87EE" w:rsidR="001D0A29" w:rsidRPr="001D0A29" w:rsidRDefault="001D0A29" w:rsidP="001D0A29">
                            <w:pPr>
                              <w:jc w:val="center"/>
                              <w:rPr>
                                <w:rFonts w:ascii="Times New Roman" w:hAnsi="Times New Roman" w:cs="Times New Roman"/>
                                <w:sz w:val="28"/>
                                <w:szCs w:val="28"/>
                              </w:rPr>
                            </w:pPr>
                            <w:r>
                              <w:rPr>
                                <w:rFonts w:ascii="Times New Roman" w:hAnsi="Times New Roman" w:cs="Times New Roman"/>
                                <w:b/>
                                <w:bCs/>
                                <w:sz w:val="28"/>
                                <w:szCs w:val="28"/>
                              </w:rPr>
                              <w:t>1</w:t>
                            </w:r>
                            <w:r w:rsidR="00BA64D4">
                              <w:rPr>
                                <w:rFonts w:ascii="Times New Roman" w:hAnsi="Times New Roman" w:cs="Times New Roman"/>
                                <w:b/>
                                <w:bCs/>
                                <w:sz w:val="28"/>
                                <w:szCs w:val="28"/>
                              </w:rPr>
                              <w:t>0,094</w:t>
                            </w:r>
                            <w:r w:rsidRPr="001D0A29">
                              <w:rPr>
                                <w:rFonts w:ascii="Times New Roman" w:hAnsi="Times New Roman" w:cs="Times New Roman"/>
                                <w:sz w:val="28"/>
                                <w:szCs w:val="28"/>
                              </w:rPr>
                              <w:t xml:space="preserve"> </w:t>
                            </w:r>
                            <w:r>
                              <w:rPr>
                                <w:rFonts w:ascii="Times New Roman" w:hAnsi="Times New Roman" w:cs="Times New Roman"/>
                                <w:sz w:val="28"/>
                                <w:szCs w:val="28"/>
                              </w:rPr>
                              <w:t xml:space="preserve">included in final analytic cohort (complete cases)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015FB0" id="_x0000_s1032" style="position:absolute;margin-left:83.9pt;margin-top:13.95pt;width:335.05pt;height:40.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" fillcolor="#d8d8d8 [2732]" strokecolor="black [3200]" strokeweight="1pt">
                <v:textbox>
                  <w:txbxContent>
                    <w:p w14:paraId="717D1392" w14:textId="114F87EE" w:rsidR="001D0A29" w:rsidRPr="001D0A29" w:rsidRDefault="001D0A29" w:rsidP="001D0A29">
                      <w:pPr>
                        <w:jc w:val="center"/>
                        <w:rPr>
                          <w:rFonts w:ascii="Times New Roman" w:hAnsi="Times New Roman" w:cs="Times New Roman"/>
                          <w:sz w:val="28"/>
                          <w:szCs w:val="28"/>
                        </w:rPr>
                      </w:pPr>
                      <w:r>
                        <w:rPr>
                          <w:rFonts w:ascii="Times New Roman" w:hAnsi="Times New Roman" w:cs="Times New Roman"/>
                          <w:b/>
                          <w:bCs/>
                          <w:sz w:val="28"/>
                          <w:szCs w:val="28"/>
                        </w:rPr>
                        <w:t>1</w:t>
                      </w:r>
                      <w:r w:rsidR="00BA64D4">
                        <w:rPr>
                          <w:rFonts w:ascii="Times New Roman" w:hAnsi="Times New Roman" w:cs="Times New Roman"/>
                          <w:b/>
                          <w:bCs/>
                          <w:sz w:val="28"/>
                          <w:szCs w:val="28"/>
                        </w:rPr>
                        <w:t>0,094</w:t>
                      </w:r>
                      <w:r w:rsidRPr="001D0A29">
                        <w:rPr>
                          <w:rFonts w:ascii="Times New Roman" w:hAnsi="Times New Roman" w:cs="Times New Roman"/>
                          <w:sz w:val="28"/>
                          <w:szCs w:val="28"/>
                        </w:rPr>
                        <w:t xml:space="preserve"> </w:t>
                      </w:r>
                      <w:r>
                        <w:rPr>
                          <w:rFonts w:ascii="Times New Roman" w:hAnsi="Times New Roman" w:cs="Times New Roman"/>
                          <w:sz w:val="28"/>
                          <w:szCs w:val="28"/>
                        </w:rPr>
                        <w:t xml:space="preserve">included in final analytic cohort (complete cases)  </w:t>
                      </w:r>
                    </w:p>
                  </w:txbxContent>
                </v:textbox>
              </v:rect>
            </w:pict>
          </mc:Fallback>
        </mc:AlternateContent>
      </w:r>
    </w:p>
    <w:p w14:paraId="5D788D5F" w14:textId="36FDC6A0" w:rsidR="002F0258" w:rsidRDefault="002F0258" w:rsidP="002F0258">
      <w:pPr>
        <w:rPr>
          <w:rFonts w:ascii="Times New Roman" w:hAnsi="Times New Roman" w:cs="Times New Roman"/>
        </w:rPr>
      </w:pPr>
    </w:p>
    <w:p w14:paraId="69EE9C07" w14:textId="77777777" w:rsidR="00C7468D" w:rsidRDefault="00C7468D" w:rsidP="002F0258">
      <w:pPr>
        <w:rPr>
          <w:rFonts w:ascii="Times New Roman" w:hAnsi="Times New Roman" w:cs="Times New Roman"/>
        </w:rPr>
      </w:pPr>
    </w:p>
    <w:p w14:paraId="3D541749" w14:textId="77777777" w:rsidR="00C7468D" w:rsidRPr="00616452" w:rsidRDefault="00C7468D" w:rsidP="002F0258">
      <w:pPr>
        <w:rPr>
          <w:rFonts w:ascii="Times New Roman" w:hAnsi="Times New Roman" w:cs="Times New Roman"/>
        </w:rPr>
      </w:pPr>
    </w:p>
    <w:p w14:paraId="1222A848" w14:textId="77777777" w:rsidR="002F0258" w:rsidRPr="00616452" w:rsidRDefault="002F0258" w:rsidP="002F0258">
      <w:pPr>
        <w:rPr>
          <w:rFonts w:ascii="Times New Roman" w:hAnsi="Times New Roman" w:cs="Times New Roman"/>
        </w:rPr>
      </w:pPr>
    </w:p>
    <w:p w14:paraId="0E8BB90C" w14:textId="04FE0350" w:rsidR="00DF4E17" w:rsidRPr="008553C4" w:rsidRDefault="008553C4" w:rsidP="008553C4">
      <w:pPr>
        <w:pStyle w:val="ListParagraph"/>
        <w:numPr>
          <w:ilvl w:val="0"/>
          <w:numId w:val="8"/>
        </w:numPr>
        <w:tabs>
          <w:tab w:val="left" w:pos="4729"/>
        </w:tabs>
        <w:rPr>
          <w:rFonts w:ascii="Times New Roman" w:hAnsi="Times New Roman" w:cs="Times New Roman"/>
          <w:i/>
          <w:iCs/>
        </w:rPr>
      </w:pPr>
      <w:r w:rsidRPr="008553C4">
        <w:rPr>
          <w:rFonts w:ascii="Times New Roman" w:hAnsi="Times New Roman" w:cs="Times New Roman"/>
          <w:i/>
          <w:iCs/>
        </w:rPr>
        <w:t xml:space="preserve">Adult participants from the 2005–2016 NHANES cycles were included if demographic, food security, urinary </w:t>
      </w:r>
      <w:r w:rsidR="00B01B8A">
        <w:rPr>
          <w:rFonts w:ascii="Times New Roman" w:hAnsi="Times New Roman" w:cs="Times New Roman"/>
          <w:i/>
          <w:iCs/>
        </w:rPr>
        <w:t>Phenol</w:t>
      </w:r>
      <w:r w:rsidRPr="008553C4">
        <w:rPr>
          <w:rFonts w:ascii="Times New Roman" w:hAnsi="Times New Roman" w:cs="Times New Roman"/>
          <w:i/>
          <w:iCs/>
        </w:rPr>
        <w:t xml:space="preserve">, and urinary creatinine data were available. Participants were excluded for missing exposure values, missing urinary creatinine or urinary </w:t>
      </w:r>
      <w:r w:rsidR="00B01B8A">
        <w:rPr>
          <w:rFonts w:ascii="Times New Roman" w:hAnsi="Times New Roman" w:cs="Times New Roman"/>
          <w:i/>
          <w:iCs/>
        </w:rPr>
        <w:t>Phenol</w:t>
      </w:r>
      <w:r w:rsidRPr="008553C4">
        <w:rPr>
          <w:rFonts w:ascii="Times New Roman" w:hAnsi="Times New Roman" w:cs="Times New Roman"/>
          <w:i/>
          <w:iCs/>
        </w:rPr>
        <w:t xml:space="preserve"> concentrations, and extreme outliers</w:t>
      </w:r>
      <w:r w:rsidR="002F0258" w:rsidRPr="008553C4">
        <w:rPr>
          <w:rFonts w:ascii="Times New Roman" w:hAnsi="Times New Roman" w:cs="Times New Roman"/>
          <w:i/>
          <w:iCs/>
        </w:rPr>
        <w:t xml:space="preserve">. </w:t>
      </w:r>
    </w:p>
    <w:p w14:paraId="3DF47639" w14:textId="5AF89C29" w:rsidR="002F0258" w:rsidRPr="00616452" w:rsidRDefault="002F0258" w:rsidP="002F0258">
      <w:pPr>
        <w:pStyle w:val="ListParagraph"/>
        <w:numPr>
          <w:ilvl w:val="0"/>
          <w:numId w:val="8"/>
        </w:numPr>
        <w:tabs>
          <w:tab w:val="left" w:pos="4729"/>
        </w:tabs>
        <w:rPr>
          <w:rFonts w:ascii="Times New Roman" w:hAnsi="Times New Roman" w:cs="Times New Roman"/>
          <w:i/>
          <w:iCs/>
        </w:rPr>
      </w:pPr>
      <w:r w:rsidRPr="00616452">
        <w:rPr>
          <w:rFonts w:ascii="Times New Roman" w:hAnsi="Times New Roman" w:cs="Times New Roman"/>
          <w:i/>
          <w:iCs/>
        </w:rPr>
        <w:t>Abbreviations: NHANES, National Health and Nutrition Examination Survey; FSSM, Food Security Survey Module; SD, standard deviation</w:t>
      </w:r>
    </w:p>
    <w:p w14:paraId="7FD7C809" w14:textId="77777777" w:rsidR="002F0258" w:rsidRPr="00616452" w:rsidRDefault="002F0258" w:rsidP="000F1F0A">
      <w:pPr>
        <w:pStyle w:val="Heading1"/>
        <w:rPr>
          <w:rFonts w:ascii="Times New Roman" w:hAnsi="Times New Roman" w:cs="Times New Roman"/>
          <w:b/>
          <w:bCs/>
          <w:color w:val="000000" w:themeColor="text1"/>
          <w:sz w:val="28"/>
          <w:szCs w:val="28"/>
        </w:rPr>
      </w:pPr>
    </w:p>
    <w:p w14:paraId="5D8565B5" w14:textId="77777777" w:rsidR="002F0258" w:rsidRPr="00616452" w:rsidRDefault="002F0258" w:rsidP="002F0258">
      <w:pPr>
        <w:rPr>
          <w:rFonts w:ascii="Times New Roman" w:hAnsi="Times New Roman" w:cs="Times New Roman"/>
        </w:rPr>
      </w:pPr>
    </w:p>
    <w:p w14:paraId="30560811" w14:textId="77777777" w:rsidR="002F0258" w:rsidRPr="00616452" w:rsidRDefault="002F0258" w:rsidP="002F0258">
      <w:pPr>
        <w:rPr>
          <w:rFonts w:ascii="Times New Roman" w:hAnsi="Times New Roman" w:cs="Times New Roman"/>
        </w:rPr>
      </w:pPr>
    </w:p>
    <w:p w14:paraId="15BF2698" w14:textId="77777777" w:rsidR="00827C7D" w:rsidRPr="00616452" w:rsidRDefault="00827C7D" w:rsidP="002F0258">
      <w:pPr>
        <w:rPr>
          <w:rFonts w:ascii="Times New Roman" w:hAnsi="Times New Roman" w:cs="Times New Roman"/>
        </w:rPr>
      </w:pPr>
    </w:p>
    <w:p w14:paraId="3C2686AA" w14:textId="66A0A29E" w:rsidR="002B270F" w:rsidRPr="00616452" w:rsidRDefault="002B270F">
      <w:pPr>
        <w:spacing w:after="160" w:line="278" w:lineRule="auto"/>
        <w:rPr>
          <w:rFonts w:ascii="Times New Roman" w:eastAsiaTheme="majorEastAsia" w:hAnsi="Times New Roman" w:cs="Times New Roman"/>
          <w:b/>
          <w:bCs/>
          <w:color w:val="000000" w:themeColor="text1"/>
          <w:sz w:val="28"/>
          <w:szCs w:val="28"/>
        </w:rPr>
      </w:pPr>
    </w:p>
    <w:p w14:paraId="0A563A84" w14:textId="77777777" w:rsidR="00E471F0" w:rsidRPr="00616452" w:rsidRDefault="00E471F0" w:rsidP="002B270F">
      <w:pPr>
        <w:keepNext/>
        <w:keepLines/>
        <w:spacing w:before="360" w:after="80"/>
        <w:outlineLvl w:val="0"/>
        <w:rPr>
          <w:rFonts w:ascii="Times New Roman" w:eastAsiaTheme="majorEastAsia" w:hAnsi="Times New Roman" w:cs="Times New Roman"/>
          <w:b/>
          <w:bCs/>
          <w:color w:val="000000" w:themeColor="text1"/>
          <w:sz w:val="28"/>
          <w:szCs w:val="28"/>
        </w:rPr>
      </w:pPr>
    </w:p>
    <w:p w14:paraId="53CE70D9" w14:textId="77777777" w:rsidR="00E471F0" w:rsidRPr="00616452" w:rsidRDefault="00E471F0">
      <w:pPr>
        <w:spacing w:after="160" w:line="278" w:lineRule="auto"/>
        <w:rPr>
          <w:rFonts w:ascii="Times New Roman" w:eastAsiaTheme="majorEastAsia" w:hAnsi="Times New Roman" w:cs="Times New Roman"/>
          <w:b/>
          <w:bCs/>
          <w:color w:val="000000" w:themeColor="text1"/>
          <w:sz w:val="28"/>
          <w:szCs w:val="28"/>
        </w:rPr>
      </w:pPr>
      <w:r w:rsidRPr="00616452">
        <w:rPr>
          <w:rFonts w:ascii="Times New Roman" w:eastAsiaTheme="majorEastAsia" w:hAnsi="Times New Roman" w:cs="Times New Roman"/>
          <w:b/>
          <w:bCs/>
          <w:color w:val="000000" w:themeColor="text1"/>
          <w:sz w:val="28"/>
          <w:szCs w:val="28"/>
        </w:rPr>
        <w:br w:type="page"/>
      </w:r>
    </w:p>
    <w:p w14:paraId="218E11D9" w14:textId="758A2B12" w:rsidR="002B270F" w:rsidRPr="00616452" w:rsidRDefault="00535379" w:rsidP="002B270F">
      <w:pPr>
        <w:keepNext/>
        <w:keepLines/>
        <w:spacing w:before="360" w:after="80"/>
        <w:outlineLvl w:val="0"/>
        <w:rPr>
          <w:rFonts w:ascii="Times New Roman" w:eastAsiaTheme="majorEastAsia" w:hAnsi="Times New Roman" w:cs="Times New Roman"/>
          <w:b/>
          <w:bCs/>
          <w:color w:val="000000" w:themeColor="text1"/>
          <w:sz w:val="28"/>
          <w:szCs w:val="28"/>
        </w:rPr>
      </w:pPr>
      <w:r w:rsidRPr="00616452">
        <w:rPr>
          <w:rFonts w:ascii="Times New Roman" w:eastAsiaTheme="majorEastAsia" w:hAnsi="Times New Roman" w:cs="Times New Roman"/>
          <w:b/>
          <w:bCs/>
          <w:color w:val="000000" w:themeColor="text1"/>
          <w:sz w:val="28"/>
          <w:szCs w:val="28"/>
        </w:rPr>
        <w:lastRenderedPageBreak/>
        <w:t>Supplemental</w:t>
      </w:r>
      <w:r w:rsidR="002B270F" w:rsidRPr="00616452">
        <w:rPr>
          <w:rFonts w:ascii="Times New Roman" w:eastAsiaTheme="majorEastAsia" w:hAnsi="Times New Roman" w:cs="Times New Roman"/>
          <w:b/>
          <w:bCs/>
          <w:color w:val="000000" w:themeColor="text1"/>
          <w:sz w:val="28"/>
          <w:szCs w:val="28"/>
        </w:rPr>
        <w:t xml:space="preserve"> Figure 2: </w:t>
      </w:r>
      <w:r w:rsidR="00CB6E64" w:rsidRPr="00616452">
        <w:rPr>
          <w:rFonts w:ascii="Times New Roman" w:eastAsiaTheme="majorEastAsia" w:hAnsi="Times New Roman" w:cs="Times New Roman"/>
          <w:b/>
          <w:bCs/>
          <w:color w:val="000000" w:themeColor="text1"/>
          <w:sz w:val="28"/>
          <w:szCs w:val="28"/>
        </w:rPr>
        <w:t xml:space="preserve">Spearman </w:t>
      </w:r>
      <w:r w:rsidR="002B270F" w:rsidRPr="00616452">
        <w:rPr>
          <w:rFonts w:ascii="Times New Roman" w:eastAsiaTheme="majorEastAsia" w:hAnsi="Times New Roman" w:cs="Times New Roman"/>
          <w:b/>
          <w:bCs/>
          <w:color w:val="000000" w:themeColor="text1"/>
          <w:sz w:val="28"/>
          <w:szCs w:val="28"/>
        </w:rPr>
        <w:t xml:space="preserve">Correlation </w:t>
      </w:r>
      <w:r w:rsidR="00CB6E64" w:rsidRPr="00616452">
        <w:rPr>
          <w:rFonts w:ascii="Times New Roman" w:eastAsiaTheme="majorEastAsia" w:hAnsi="Times New Roman" w:cs="Times New Roman"/>
          <w:b/>
          <w:bCs/>
          <w:color w:val="000000" w:themeColor="text1"/>
          <w:sz w:val="28"/>
          <w:szCs w:val="28"/>
        </w:rPr>
        <w:t>Matrix</w:t>
      </w:r>
      <w:r w:rsidR="002B270F" w:rsidRPr="00616452">
        <w:rPr>
          <w:rFonts w:ascii="Times New Roman" w:eastAsiaTheme="majorEastAsia" w:hAnsi="Times New Roman" w:cs="Times New Roman"/>
          <w:b/>
          <w:bCs/>
          <w:color w:val="000000" w:themeColor="text1"/>
          <w:sz w:val="28"/>
          <w:szCs w:val="28"/>
        </w:rPr>
        <w:t xml:space="preserve"> for </w:t>
      </w:r>
      <w:r w:rsidR="00CB6E64" w:rsidRPr="00616452">
        <w:rPr>
          <w:rFonts w:ascii="Times New Roman" w:eastAsiaTheme="majorEastAsia" w:hAnsi="Times New Roman" w:cs="Times New Roman"/>
          <w:b/>
          <w:bCs/>
          <w:color w:val="000000" w:themeColor="text1"/>
          <w:sz w:val="28"/>
          <w:szCs w:val="28"/>
        </w:rPr>
        <w:t xml:space="preserve">Log Urinary </w:t>
      </w:r>
      <w:r w:rsidR="00B01B8A">
        <w:rPr>
          <w:rFonts w:ascii="Times New Roman" w:eastAsiaTheme="majorEastAsia" w:hAnsi="Times New Roman" w:cs="Times New Roman"/>
          <w:b/>
          <w:bCs/>
          <w:color w:val="000000" w:themeColor="text1"/>
          <w:sz w:val="28"/>
          <w:szCs w:val="28"/>
        </w:rPr>
        <w:t>Phenol</w:t>
      </w:r>
      <w:r w:rsidR="00CB6E64" w:rsidRPr="00616452">
        <w:rPr>
          <w:rFonts w:ascii="Times New Roman" w:eastAsiaTheme="majorEastAsia" w:hAnsi="Times New Roman" w:cs="Times New Roman"/>
          <w:b/>
          <w:bCs/>
          <w:color w:val="000000" w:themeColor="text1"/>
          <w:sz w:val="28"/>
          <w:szCs w:val="28"/>
        </w:rPr>
        <w:t xml:space="preserve"> Metabolites</w:t>
      </w:r>
    </w:p>
    <w:p w14:paraId="624F8141" w14:textId="77777777" w:rsidR="002B270F" w:rsidRPr="00616452" w:rsidRDefault="002B270F" w:rsidP="002B270F">
      <w:pPr>
        <w:rPr>
          <w:rFonts w:ascii="Times New Roman" w:hAnsi="Times New Roman" w:cs="Times New Roman"/>
        </w:rPr>
      </w:pPr>
    </w:p>
    <w:p w14:paraId="1F1E8923" w14:textId="5FEADD23" w:rsidR="002B270F" w:rsidRPr="00616452" w:rsidRDefault="002B270F" w:rsidP="002B270F">
      <w:pPr>
        <w:rPr>
          <w:rFonts w:ascii="Times New Roman" w:hAnsi="Times New Roman" w:cs="Times New Roman"/>
        </w:rPr>
      </w:pPr>
    </w:p>
    <w:p w14:paraId="717FB41E" w14:textId="77777777" w:rsidR="002B270F" w:rsidRPr="00616452" w:rsidRDefault="002B270F" w:rsidP="002B270F">
      <w:pPr>
        <w:rPr>
          <w:rFonts w:ascii="Times New Roman" w:hAnsi="Times New Roman" w:cs="Times New Roman"/>
        </w:rPr>
      </w:pPr>
    </w:p>
    <w:p w14:paraId="4C8F47C3" w14:textId="71F3B13C" w:rsidR="002B270F" w:rsidRPr="00616452" w:rsidRDefault="00CB6E64" w:rsidP="00DF4E17">
      <w:pPr>
        <w:pStyle w:val="ListParagraph"/>
        <w:numPr>
          <w:ilvl w:val="0"/>
          <w:numId w:val="9"/>
        </w:numPr>
        <w:spacing w:after="160" w:line="278" w:lineRule="auto"/>
        <w:rPr>
          <w:rFonts w:ascii="Times New Roman" w:eastAsiaTheme="majorEastAsia" w:hAnsi="Times New Roman" w:cs="Times New Roman"/>
          <w:b/>
          <w:bCs/>
          <w:color w:val="000000" w:themeColor="text1"/>
          <w:sz w:val="28"/>
          <w:szCs w:val="28"/>
        </w:rPr>
      </w:pPr>
      <w:r w:rsidRPr="00616452">
        <w:rPr>
          <w:rFonts w:ascii="Times New Roman" w:hAnsi="Times New Roman" w:cs="Times New Roman"/>
          <w:i/>
          <w:iCs/>
        </w:rPr>
        <w:t xml:space="preserve">Spearman correlation coefficients are visualized, with larger and darker circles indicating stronger positive correlations between analytes. All correlations shown are positive, suggesting co-occurrence or shared sources among the measured </w:t>
      </w:r>
      <w:r w:rsidR="00B01B8A">
        <w:rPr>
          <w:rFonts w:ascii="Times New Roman" w:hAnsi="Times New Roman" w:cs="Times New Roman"/>
          <w:i/>
          <w:iCs/>
        </w:rPr>
        <w:t>phenol</w:t>
      </w:r>
      <w:r w:rsidRPr="00616452">
        <w:rPr>
          <w:rFonts w:ascii="Times New Roman" w:hAnsi="Times New Roman" w:cs="Times New Roman"/>
          <w:i/>
          <w:iCs/>
        </w:rPr>
        <w:t xml:space="preserve"> metabolites and related compounds.</w:t>
      </w:r>
      <w:r w:rsidR="002B270F" w:rsidRPr="00616452">
        <w:rPr>
          <w:rFonts w:ascii="Times New Roman" w:hAnsi="Times New Roman" w:cs="Times New Roman"/>
          <w:b/>
          <w:bCs/>
          <w:color w:val="000000" w:themeColor="text1"/>
          <w:sz w:val="28"/>
          <w:szCs w:val="28"/>
        </w:rPr>
        <w:br w:type="page"/>
      </w:r>
    </w:p>
    <w:p w14:paraId="175C60E9" w14:textId="26599568" w:rsidR="00C05457" w:rsidRDefault="00C05457" w:rsidP="00C05457">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noProof/>
          <w:color w:val="000000" w:themeColor="text1"/>
          <w:sz w:val="28"/>
          <w:szCs w:val="28"/>
        </w:rPr>
        <w:lastRenderedPageBreak/>
        <w:t xml:space="preserve">Supplemental Figure 3: Strata-Specific </w:t>
      </w:r>
      <w:r w:rsidRPr="00616452">
        <w:rPr>
          <w:rFonts w:ascii="Times New Roman" w:hAnsi="Times New Roman" w:cs="Times New Roman"/>
          <w:b/>
          <w:bCs/>
          <w:color w:val="000000" w:themeColor="text1"/>
          <w:sz w:val="28"/>
          <w:szCs w:val="28"/>
        </w:rPr>
        <w:t xml:space="preserve">Adjusted Linear Regression Plot: Self-Reported Food Security Status and Urinary </w:t>
      </w:r>
      <w:r w:rsidR="00B01B8A">
        <w:rPr>
          <w:rFonts w:ascii="Times New Roman" w:hAnsi="Times New Roman" w:cs="Times New Roman"/>
          <w:b/>
          <w:bCs/>
          <w:color w:val="000000" w:themeColor="text1"/>
          <w:sz w:val="28"/>
          <w:szCs w:val="28"/>
        </w:rPr>
        <w:t>Phenol</w:t>
      </w:r>
      <w:r w:rsidRPr="00616452">
        <w:rPr>
          <w:rFonts w:ascii="Times New Roman" w:hAnsi="Times New Roman" w:cs="Times New Roman"/>
          <w:b/>
          <w:bCs/>
          <w:color w:val="000000" w:themeColor="text1"/>
          <w:sz w:val="28"/>
          <w:szCs w:val="28"/>
        </w:rPr>
        <w:t xml:space="preserve"> Metabolites with Race and Ethnicity Interaction </w:t>
      </w:r>
    </w:p>
    <w:p w14:paraId="55D80D1B" w14:textId="77777777" w:rsidR="0028169D" w:rsidRDefault="0028169D" w:rsidP="0028169D"/>
    <w:p w14:paraId="0C8AE31A" w14:textId="77777777" w:rsidR="0028169D" w:rsidRPr="0028169D" w:rsidRDefault="0028169D" w:rsidP="0028169D"/>
    <w:p w14:paraId="4DFE83AA" w14:textId="6A2B4394" w:rsidR="00C05457" w:rsidRPr="00616452" w:rsidRDefault="00C05457" w:rsidP="00C05457">
      <w:pPr>
        <w:rPr>
          <w:rFonts w:ascii="Times New Roman" w:hAnsi="Times New Roman" w:cs="Times New Roman"/>
        </w:rPr>
      </w:pPr>
    </w:p>
    <w:p w14:paraId="380DF35D" w14:textId="36215F56" w:rsidR="00C05457" w:rsidRPr="00616452" w:rsidRDefault="00C05457" w:rsidP="00C05457">
      <w:pPr>
        <w:pStyle w:val="ListParagraph"/>
        <w:numPr>
          <w:ilvl w:val="0"/>
          <w:numId w:val="36"/>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 Race stratified adjusted percent differences (95% confidence intervals) in urinary </w:t>
      </w:r>
      <w:r w:rsidR="00B01B8A">
        <w:rPr>
          <w:rFonts w:ascii="Times New Roman" w:hAnsi="Times New Roman" w:cs="Times New Roman"/>
          <w:i/>
          <w:iCs/>
          <w:noProof/>
          <w:color w:val="000000" w:themeColor="text1"/>
        </w:rPr>
        <w:t>phenol</w:t>
      </w:r>
      <w:r w:rsidRPr="00616452">
        <w:rPr>
          <w:rFonts w:ascii="Times New Roman" w:hAnsi="Times New Roman" w:cs="Times New Roman"/>
          <w:i/>
          <w:iCs/>
          <w:noProof/>
          <w:color w:val="000000" w:themeColor="text1"/>
        </w:rPr>
        <w:t xml:space="preserve"> metabolite concentrations across food security levels, estmated from multivariable linear regression models adjusted for age, sex, education, survey cycle, poverty:income ratio and creatinine. High Food Secure is the reference group.</w:t>
      </w:r>
    </w:p>
    <w:p w14:paraId="0A3E1220" w14:textId="77777777" w:rsidR="00C05457" w:rsidRPr="00616452" w:rsidRDefault="00C05457" w:rsidP="00C05457">
      <w:pPr>
        <w:pStyle w:val="ListParagraph"/>
        <w:numPr>
          <w:ilvl w:val="0"/>
          <w:numId w:val="36"/>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P</w:t>
      </w:r>
      <w:r w:rsidRPr="00616452">
        <w:rPr>
          <w:rFonts w:ascii="Times New Roman" w:hAnsi="Times New Roman" w:cs="Times New Roman"/>
          <w:i/>
          <w:iCs/>
          <w:noProof/>
          <w:color w:val="000000" w:themeColor="text1"/>
          <w:vertAlign w:val="subscript"/>
        </w:rPr>
        <w:t>interaction</w:t>
      </w:r>
      <w:r w:rsidRPr="00616452">
        <w:rPr>
          <w:rFonts w:ascii="Times New Roman" w:hAnsi="Times New Roman" w:cs="Times New Roman"/>
          <w:i/>
          <w:iCs/>
          <w:noProof/>
          <w:color w:val="000000" w:themeColor="text1"/>
        </w:rPr>
        <w:t xml:space="preserve"> values are reported from  food security*race and ethnicity interaction models, where food security is modeled as continuous variable. </w:t>
      </w:r>
    </w:p>
    <w:p w14:paraId="0A4A1937" w14:textId="77777777" w:rsidR="00C05457" w:rsidRPr="00616452" w:rsidRDefault="00C05457" w:rsidP="00C05457">
      <w:pPr>
        <w:pStyle w:val="ListParagraph"/>
        <w:numPr>
          <w:ilvl w:val="0"/>
          <w:numId w:val="36"/>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NH White: Non Hispanic White; NH Black: Non-Hispanic Black </w:t>
      </w:r>
    </w:p>
    <w:p w14:paraId="57B60050" w14:textId="77777777" w:rsidR="00C05457" w:rsidRPr="00616452" w:rsidRDefault="00C05457" w:rsidP="00C05457">
      <w:pPr>
        <w:rPr>
          <w:rFonts w:ascii="Times New Roman" w:hAnsi="Times New Roman" w:cs="Times New Roman"/>
          <w:b/>
          <w:bCs/>
          <w:color w:val="000000" w:themeColor="text1"/>
          <w:sz w:val="28"/>
          <w:szCs w:val="28"/>
        </w:rPr>
      </w:pPr>
    </w:p>
    <w:p w14:paraId="7C36D2C7" w14:textId="77777777" w:rsidR="00C05457" w:rsidRPr="00616452" w:rsidRDefault="00C05457" w:rsidP="00C05457">
      <w:pPr>
        <w:rPr>
          <w:rFonts w:ascii="Times New Roman" w:hAnsi="Times New Roman" w:cs="Times New Roman"/>
          <w:b/>
          <w:bCs/>
          <w:color w:val="000000" w:themeColor="text1"/>
          <w:sz w:val="28"/>
          <w:szCs w:val="28"/>
        </w:rPr>
      </w:pPr>
    </w:p>
    <w:p w14:paraId="2028B48E" w14:textId="51BA41A8" w:rsidR="006D2310" w:rsidRPr="00616452" w:rsidRDefault="006D2310" w:rsidP="006D2310">
      <w:pPr>
        <w:spacing w:after="160" w:line="278" w:lineRule="auto"/>
        <w:rPr>
          <w:rFonts w:ascii="Times New Roman" w:eastAsiaTheme="majorEastAsia" w:hAnsi="Times New Roman" w:cs="Times New Roman"/>
          <w:b/>
          <w:bCs/>
          <w:color w:val="000000" w:themeColor="text1"/>
          <w:sz w:val="28"/>
          <w:szCs w:val="28"/>
        </w:rPr>
      </w:pPr>
    </w:p>
    <w:p w14:paraId="1B5D30A8" w14:textId="77777777" w:rsidR="006D2310" w:rsidRPr="00616452" w:rsidRDefault="006D2310">
      <w:pPr>
        <w:spacing w:after="160" w:line="278" w:lineRule="auto"/>
        <w:rPr>
          <w:rFonts w:ascii="Times New Roman" w:eastAsiaTheme="majorEastAsia"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br w:type="page"/>
      </w:r>
    </w:p>
    <w:p w14:paraId="693DFDA0" w14:textId="3B8DE07C" w:rsidR="00D853E2" w:rsidRPr="00616452" w:rsidRDefault="00535379" w:rsidP="00D853E2">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lastRenderedPageBreak/>
        <w:t>Supplemental</w:t>
      </w:r>
      <w:r w:rsidR="00D853E2" w:rsidRPr="00616452">
        <w:rPr>
          <w:rFonts w:ascii="Times New Roman" w:hAnsi="Times New Roman" w:cs="Times New Roman"/>
          <w:b/>
          <w:bCs/>
          <w:color w:val="000000" w:themeColor="text1"/>
          <w:sz w:val="28"/>
          <w:szCs w:val="28"/>
        </w:rPr>
        <w:t xml:space="preserve"> Table 1: </w:t>
      </w:r>
      <w:r w:rsidR="004F2417" w:rsidRPr="00616452">
        <w:rPr>
          <w:rFonts w:ascii="Times New Roman" w:hAnsi="Times New Roman" w:cs="Times New Roman"/>
          <w:b/>
          <w:bCs/>
          <w:color w:val="000000" w:themeColor="text1"/>
          <w:sz w:val="28"/>
          <w:szCs w:val="28"/>
        </w:rPr>
        <w:t xml:space="preserve">Creatinine </w:t>
      </w:r>
      <w:r w:rsidR="00525116" w:rsidRPr="00616452">
        <w:rPr>
          <w:rFonts w:ascii="Times New Roman" w:hAnsi="Times New Roman" w:cs="Times New Roman"/>
          <w:b/>
          <w:bCs/>
          <w:color w:val="000000" w:themeColor="text1"/>
          <w:sz w:val="28"/>
          <w:szCs w:val="28"/>
        </w:rPr>
        <w:t>Adjusted</w:t>
      </w:r>
      <w:r w:rsidR="001947F1" w:rsidRPr="00616452">
        <w:rPr>
          <w:rFonts w:ascii="Times New Roman" w:hAnsi="Times New Roman" w:cs="Times New Roman"/>
          <w:b/>
          <w:bCs/>
          <w:color w:val="000000" w:themeColor="text1"/>
          <w:sz w:val="28"/>
          <w:szCs w:val="28"/>
        </w:rPr>
        <w:t xml:space="preserve">: </w:t>
      </w:r>
      <w:r w:rsidR="00D853E2" w:rsidRPr="00616452">
        <w:rPr>
          <w:rFonts w:ascii="Times New Roman" w:hAnsi="Times New Roman" w:cs="Times New Roman"/>
          <w:b/>
          <w:bCs/>
          <w:color w:val="000000" w:themeColor="text1"/>
          <w:sz w:val="28"/>
          <w:szCs w:val="28"/>
        </w:rPr>
        <w:t xml:space="preserve">Self-Reported Food Security Status </w:t>
      </w:r>
    </w:p>
    <w:tbl>
      <w:tblPr>
        <w:tblStyle w:val="TableGrid"/>
        <w:tblW w:w="11246" w:type="dxa"/>
        <w:tblInd w:w="-113" w:type="dxa"/>
        <w:tblBorders>
          <w:insideH w:val="none" w:sz="0" w:space="0" w:color="auto"/>
          <w:insideV w:val="none" w:sz="0" w:space="0" w:color="auto"/>
        </w:tblBorders>
        <w:tblLook w:val="04A0" w:firstRow="1" w:lastRow="0" w:firstColumn="1" w:lastColumn="0" w:noHBand="0" w:noVBand="1"/>
      </w:tblPr>
      <w:tblGrid>
        <w:gridCol w:w="1955"/>
        <w:gridCol w:w="1955"/>
        <w:gridCol w:w="1964"/>
        <w:gridCol w:w="1766"/>
        <w:gridCol w:w="1274"/>
        <w:gridCol w:w="1058"/>
        <w:gridCol w:w="1274"/>
      </w:tblGrid>
      <w:tr w:rsidR="00FC1829" w:rsidRPr="00616452" w14:paraId="3AF7C3A1" w14:textId="77777777" w:rsidTr="00173193">
        <w:trPr>
          <w:trHeight w:val="369"/>
        </w:trPr>
        <w:tc>
          <w:tcPr>
            <w:tcW w:w="1955" w:type="dxa"/>
            <w:shd w:val="clear" w:color="auto" w:fill="000000" w:themeFill="text1"/>
          </w:tcPr>
          <w:p w14:paraId="129F17CF" w14:textId="3630A382" w:rsidR="00FC1829" w:rsidRPr="00616452" w:rsidRDefault="00FC1829" w:rsidP="00FC1829">
            <w:pPr>
              <w:tabs>
                <w:tab w:val="left" w:pos="756"/>
                <w:tab w:val="center" w:pos="1071"/>
              </w:tabs>
              <w:jc w:val="center"/>
              <w:rPr>
                <w:rFonts w:ascii="Times New Roman" w:hAnsi="Times New Roman" w:cs="Times New Roman"/>
                <w:b/>
                <w:bCs/>
                <w:color w:val="000000"/>
                <w:sz w:val="22"/>
                <w:szCs w:val="22"/>
              </w:rPr>
            </w:pPr>
            <w:r w:rsidRPr="00616452">
              <w:rPr>
                <w:rFonts w:ascii="Times New Roman" w:hAnsi="Times New Roman" w:cs="Times New Roman"/>
                <w:b/>
                <w:bCs/>
                <w:color w:val="000000"/>
                <w:sz w:val="22"/>
                <w:szCs w:val="22"/>
              </w:rPr>
              <w:t>O</w:t>
            </w:r>
          </w:p>
          <w:p w14:paraId="0BE7F5FE" w14:textId="527CA3A7" w:rsidR="00FC1829" w:rsidRPr="00616452" w:rsidRDefault="00FC1829" w:rsidP="00FC1829">
            <w:pPr>
              <w:tabs>
                <w:tab w:val="left" w:pos="756"/>
                <w:tab w:val="center" w:pos="1071"/>
              </w:tabs>
              <w:jc w:val="center"/>
              <w:rPr>
                <w:rFonts w:ascii="Times New Roman" w:hAnsi="Times New Roman" w:cs="Times New Roman"/>
                <w:b/>
                <w:bCs/>
                <w:sz w:val="22"/>
                <w:szCs w:val="22"/>
              </w:rPr>
            </w:pPr>
            <w:r w:rsidRPr="00616452">
              <w:rPr>
                <w:rFonts w:ascii="Times New Roman" w:hAnsi="Times New Roman" w:cs="Times New Roman"/>
                <w:b/>
                <w:bCs/>
                <w:sz w:val="22"/>
                <w:szCs w:val="22"/>
              </w:rPr>
              <w:t xml:space="preserve"> Phenol Metabolite</w:t>
            </w:r>
            <w:r w:rsidRPr="00616452">
              <w:rPr>
                <w:rFonts w:ascii="Times New Roman" w:hAnsi="Times New Roman" w:cs="Times New Roman"/>
                <w:b/>
                <w:bCs/>
                <w:color w:val="000000"/>
                <w:sz w:val="22"/>
                <w:szCs w:val="22"/>
              </w:rPr>
              <w:t xml:space="preserve"> del</w:t>
            </w:r>
          </w:p>
        </w:tc>
        <w:tc>
          <w:tcPr>
            <w:tcW w:w="1955" w:type="dxa"/>
            <w:shd w:val="clear" w:color="auto" w:fill="000000" w:themeFill="text1"/>
            <w:vAlign w:val="center"/>
            <w:hideMark/>
          </w:tcPr>
          <w:p w14:paraId="0A37C369" w14:textId="57204445"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b/>
                <w:bCs/>
                <w:sz w:val="22"/>
                <w:szCs w:val="22"/>
              </w:rPr>
              <w:t>Term</w:t>
            </w:r>
          </w:p>
        </w:tc>
        <w:tc>
          <w:tcPr>
            <w:tcW w:w="1964" w:type="dxa"/>
            <w:shd w:val="clear" w:color="auto" w:fill="000000" w:themeFill="text1"/>
            <w:vAlign w:val="center"/>
            <w:hideMark/>
          </w:tcPr>
          <w:p w14:paraId="18505648"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b/>
                <w:bCs/>
                <w:sz w:val="22"/>
                <w:szCs w:val="22"/>
              </w:rPr>
              <w:t>Food Security Level</w:t>
            </w:r>
          </w:p>
        </w:tc>
        <w:tc>
          <w:tcPr>
            <w:tcW w:w="1766" w:type="dxa"/>
            <w:shd w:val="clear" w:color="auto" w:fill="000000" w:themeFill="text1"/>
            <w:vAlign w:val="center"/>
            <w:hideMark/>
          </w:tcPr>
          <w:p w14:paraId="5D0AD867"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b/>
                <w:bCs/>
                <w:sz w:val="22"/>
                <w:szCs w:val="22"/>
              </w:rPr>
              <w:t>% Difference</w:t>
            </w:r>
          </w:p>
        </w:tc>
        <w:tc>
          <w:tcPr>
            <w:tcW w:w="2332" w:type="dxa"/>
            <w:gridSpan w:val="2"/>
            <w:shd w:val="clear" w:color="auto" w:fill="000000" w:themeFill="text1"/>
            <w:vAlign w:val="center"/>
            <w:hideMark/>
          </w:tcPr>
          <w:p w14:paraId="041CD5DE"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b/>
                <w:bCs/>
                <w:sz w:val="22"/>
                <w:szCs w:val="22"/>
              </w:rPr>
              <w:t xml:space="preserve">95% CI </w:t>
            </w:r>
          </w:p>
        </w:tc>
        <w:tc>
          <w:tcPr>
            <w:tcW w:w="1274" w:type="dxa"/>
            <w:shd w:val="clear" w:color="auto" w:fill="000000" w:themeFill="text1"/>
            <w:vAlign w:val="center"/>
            <w:hideMark/>
          </w:tcPr>
          <w:p w14:paraId="61454F15"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b/>
                <w:bCs/>
                <w:sz w:val="22"/>
                <w:szCs w:val="22"/>
              </w:rPr>
              <w:t>P-Value</w:t>
            </w:r>
          </w:p>
        </w:tc>
      </w:tr>
      <w:tr w:rsidR="00FC1829" w:rsidRPr="00616452" w14:paraId="395A88A4" w14:textId="77777777" w:rsidTr="00173193">
        <w:trPr>
          <w:trHeight w:val="340"/>
        </w:trPr>
        <w:tc>
          <w:tcPr>
            <w:tcW w:w="1955" w:type="dxa"/>
          </w:tcPr>
          <w:p w14:paraId="5DFF583C" w14:textId="146EF36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BPA</w:t>
            </w:r>
          </w:p>
        </w:tc>
        <w:tc>
          <w:tcPr>
            <w:tcW w:w="1955" w:type="dxa"/>
            <w:vMerge w:val="restart"/>
            <w:noWrap/>
            <w:vAlign w:val="center"/>
            <w:hideMark/>
          </w:tcPr>
          <w:p w14:paraId="56E6DEA3" w14:textId="37B9625D"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Intercept (Ref)</w:t>
            </w:r>
          </w:p>
          <w:p w14:paraId="78C1E23E" w14:textId="78F18706"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Marginal Food Secure</w:t>
            </w:r>
          </w:p>
          <w:p w14:paraId="1C346CBF" w14:textId="4E81AA02"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Low Food Secure</w:t>
            </w:r>
          </w:p>
          <w:p w14:paraId="4E18B9A6" w14:textId="1A674B9D"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Very Low Food Secure</w:t>
            </w:r>
          </w:p>
        </w:tc>
        <w:tc>
          <w:tcPr>
            <w:tcW w:w="1964" w:type="dxa"/>
            <w:noWrap/>
            <w:vAlign w:val="center"/>
            <w:hideMark/>
          </w:tcPr>
          <w:p w14:paraId="2596FE0E" w14:textId="724F0D9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1</w:t>
            </w:r>
          </w:p>
        </w:tc>
        <w:tc>
          <w:tcPr>
            <w:tcW w:w="1766" w:type="dxa"/>
            <w:noWrap/>
            <w:vAlign w:val="bottom"/>
          </w:tcPr>
          <w:p w14:paraId="2C9D3661" w14:textId="05E100B5"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263BF22B" w14:textId="07B3556E" w:rsidR="00FC1829" w:rsidRPr="00616452" w:rsidRDefault="00FC1829" w:rsidP="00FC1829">
            <w:pPr>
              <w:jc w:val="center"/>
              <w:rPr>
                <w:rFonts w:ascii="Times New Roman" w:hAnsi="Times New Roman" w:cs="Times New Roman"/>
                <w:sz w:val="22"/>
                <w:szCs w:val="22"/>
              </w:rPr>
            </w:pPr>
          </w:p>
        </w:tc>
        <w:tc>
          <w:tcPr>
            <w:tcW w:w="1058" w:type="dxa"/>
            <w:noWrap/>
            <w:vAlign w:val="bottom"/>
          </w:tcPr>
          <w:p w14:paraId="64C627AC" w14:textId="154EB646"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20ECD956" w14:textId="2F1D623E" w:rsidR="00FC1829" w:rsidRPr="00616452" w:rsidRDefault="00FC1829" w:rsidP="00FC1829">
            <w:pPr>
              <w:jc w:val="center"/>
              <w:rPr>
                <w:rFonts w:ascii="Times New Roman" w:hAnsi="Times New Roman" w:cs="Times New Roman"/>
                <w:sz w:val="22"/>
                <w:szCs w:val="22"/>
              </w:rPr>
            </w:pPr>
          </w:p>
        </w:tc>
      </w:tr>
      <w:tr w:rsidR="00FC1829" w:rsidRPr="00616452" w14:paraId="6581F1B5" w14:textId="77777777" w:rsidTr="00173193">
        <w:trPr>
          <w:trHeight w:val="241"/>
        </w:trPr>
        <w:tc>
          <w:tcPr>
            <w:tcW w:w="1955" w:type="dxa"/>
          </w:tcPr>
          <w:p w14:paraId="736A243C" w14:textId="7F7D4F05"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BPA</w:t>
            </w:r>
          </w:p>
        </w:tc>
        <w:tc>
          <w:tcPr>
            <w:tcW w:w="1955" w:type="dxa"/>
            <w:vMerge/>
            <w:noWrap/>
            <w:vAlign w:val="center"/>
            <w:hideMark/>
          </w:tcPr>
          <w:p w14:paraId="6138D198" w14:textId="598F8EE7"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5BCDA223" w14:textId="316B88CA"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2</w:t>
            </w:r>
          </w:p>
        </w:tc>
        <w:tc>
          <w:tcPr>
            <w:tcW w:w="1766" w:type="dxa"/>
            <w:noWrap/>
            <w:vAlign w:val="bottom"/>
            <w:hideMark/>
          </w:tcPr>
          <w:p w14:paraId="7AD20475" w14:textId="0042AAB3"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1.36</w:t>
            </w:r>
          </w:p>
        </w:tc>
        <w:tc>
          <w:tcPr>
            <w:tcW w:w="1274" w:type="dxa"/>
            <w:noWrap/>
            <w:vAlign w:val="bottom"/>
            <w:hideMark/>
          </w:tcPr>
          <w:p w14:paraId="66020459" w14:textId="15D22A37"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-11.93</w:t>
            </w:r>
          </w:p>
        </w:tc>
        <w:tc>
          <w:tcPr>
            <w:tcW w:w="1058" w:type="dxa"/>
            <w:noWrap/>
            <w:vAlign w:val="bottom"/>
            <w:hideMark/>
          </w:tcPr>
          <w:p w14:paraId="766DB04E" w14:textId="308991EE"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16.66</w:t>
            </w:r>
          </w:p>
        </w:tc>
        <w:tc>
          <w:tcPr>
            <w:tcW w:w="1274" w:type="dxa"/>
            <w:noWrap/>
            <w:vAlign w:val="bottom"/>
            <w:hideMark/>
          </w:tcPr>
          <w:p w14:paraId="6911A8B4" w14:textId="09F8AD4E"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0.85</w:t>
            </w:r>
          </w:p>
        </w:tc>
      </w:tr>
      <w:tr w:rsidR="00FC1829" w:rsidRPr="00616452" w14:paraId="471D032D" w14:textId="77777777" w:rsidTr="00173193">
        <w:trPr>
          <w:trHeight w:val="501"/>
        </w:trPr>
        <w:tc>
          <w:tcPr>
            <w:tcW w:w="1955" w:type="dxa"/>
          </w:tcPr>
          <w:p w14:paraId="132EFAC8" w14:textId="054D7C63"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BPA</w:t>
            </w:r>
          </w:p>
        </w:tc>
        <w:tc>
          <w:tcPr>
            <w:tcW w:w="1955" w:type="dxa"/>
            <w:vMerge/>
            <w:noWrap/>
            <w:vAlign w:val="center"/>
            <w:hideMark/>
          </w:tcPr>
          <w:p w14:paraId="4522914F" w14:textId="3E530D38" w:rsidR="00FC1829" w:rsidRPr="00616452" w:rsidRDefault="00FC1829" w:rsidP="00FC1829">
            <w:pPr>
              <w:jc w:val="center"/>
              <w:rPr>
                <w:rFonts w:ascii="Times New Roman" w:hAnsi="Times New Roman" w:cs="Times New Roman"/>
                <w:b/>
                <w:bCs/>
                <w:sz w:val="22"/>
                <w:szCs w:val="22"/>
              </w:rPr>
            </w:pPr>
          </w:p>
        </w:tc>
        <w:tc>
          <w:tcPr>
            <w:tcW w:w="1964" w:type="dxa"/>
            <w:noWrap/>
            <w:vAlign w:val="center"/>
            <w:hideMark/>
          </w:tcPr>
          <w:p w14:paraId="5A2D5465" w14:textId="0857D115"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3</w:t>
            </w:r>
          </w:p>
        </w:tc>
        <w:tc>
          <w:tcPr>
            <w:tcW w:w="1766" w:type="dxa"/>
            <w:noWrap/>
            <w:vAlign w:val="bottom"/>
            <w:hideMark/>
          </w:tcPr>
          <w:p w14:paraId="180B9896" w14:textId="0FDE12CF"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-9.85</w:t>
            </w:r>
          </w:p>
        </w:tc>
        <w:tc>
          <w:tcPr>
            <w:tcW w:w="1274" w:type="dxa"/>
            <w:noWrap/>
            <w:vAlign w:val="bottom"/>
            <w:hideMark/>
          </w:tcPr>
          <w:p w14:paraId="0FE96991" w14:textId="4DA2BCA8"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-19.51</w:t>
            </w:r>
          </w:p>
        </w:tc>
        <w:tc>
          <w:tcPr>
            <w:tcW w:w="1058" w:type="dxa"/>
            <w:noWrap/>
            <w:vAlign w:val="bottom"/>
            <w:hideMark/>
          </w:tcPr>
          <w:p w14:paraId="0883A690" w14:textId="7CE6AA7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0.97</w:t>
            </w:r>
          </w:p>
        </w:tc>
        <w:tc>
          <w:tcPr>
            <w:tcW w:w="1274" w:type="dxa"/>
            <w:noWrap/>
            <w:vAlign w:val="bottom"/>
            <w:hideMark/>
          </w:tcPr>
          <w:p w14:paraId="3D998F58" w14:textId="5B925E3B"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0.07</w:t>
            </w:r>
          </w:p>
        </w:tc>
      </w:tr>
      <w:tr w:rsidR="00FC1829" w:rsidRPr="00616452" w14:paraId="1C0C15B9" w14:textId="77777777" w:rsidTr="00173193">
        <w:trPr>
          <w:trHeight w:val="241"/>
        </w:trPr>
        <w:tc>
          <w:tcPr>
            <w:tcW w:w="1955" w:type="dxa"/>
          </w:tcPr>
          <w:p w14:paraId="52A866C8" w14:textId="08A9A854"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BPA</w:t>
            </w:r>
          </w:p>
        </w:tc>
        <w:tc>
          <w:tcPr>
            <w:tcW w:w="1955" w:type="dxa"/>
            <w:vMerge/>
            <w:noWrap/>
            <w:vAlign w:val="center"/>
            <w:hideMark/>
          </w:tcPr>
          <w:p w14:paraId="3F0FB7E1" w14:textId="7540D13F" w:rsidR="00FC1829" w:rsidRPr="00616452" w:rsidRDefault="00FC1829" w:rsidP="00FC1829">
            <w:pPr>
              <w:jc w:val="center"/>
              <w:rPr>
                <w:rFonts w:ascii="Times New Roman" w:hAnsi="Times New Roman" w:cs="Times New Roman"/>
                <w:b/>
                <w:bCs/>
                <w:sz w:val="22"/>
                <w:szCs w:val="22"/>
              </w:rPr>
            </w:pPr>
          </w:p>
        </w:tc>
        <w:tc>
          <w:tcPr>
            <w:tcW w:w="1964" w:type="dxa"/>
            <w:noWrap/>
            <w:vAlign w:val="center"/>
            <w:hideMark/>
          </w:tcPr>
          <w:p w14:paraId="590E071B" w14:textId="1B8AE882"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4</w:t>
            </w:r>
          </w:p>
        </w:tc>
        <w:tc>
          <w:tcPr>
            <w:tcW w:w="1766" w:type="dxa"/>
            <w:noWrap/>
            <w:vAlign w:val="bottom"/>
            <w:hideMark/>
          </w:tcPr>
          <w:p w14:paraId="0A3384E2" w14:textId="462DD4F3"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-7.25</w:t>
            </w:r>
          </w:p>
        </w:tc>
        <w:tc>
          <w:tcPr>
            <w:tcW w:w="1274" w:type="dxa"/>
            <w:noWrap/>
            <w:vAlign w:val="bottom"/>
            <w:hideMark/>
          </w:tcPr>
          <w:p w14:paraId="757D7F0E" w14:textId="669FE34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-20.00</w:t>
            </w:r>
          </w:p>
        </w:tc>
        <w:tc>
          <w:tcPr>
            <w:tcW w:w="1058" w:type="dxa"/>
            <w:noWrap/>
            <w:vAlign w:val="bottom"/>
            <w:hideMark/>
          </w:tcPr>
          <w:p w14:paraId="6A803BB0" w14:textId="120D135C"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7.53</w:t>
            </w:r>
          </w:p>
        </w:tc>
        <w:tc>
          <w:tcPr>
            <w:tcW w:w="1274" w:type="dxa"/>
            <w:noWrap/>
            <w:vAlign w:val="bottom"/>
            <w:hideMark/>
          </w:tcPr>
          <w:p w14:paraId="547EB5AA" w14:textId="63F40F8B"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0.32</w:t>
            </w:r>
          </w:p>
        </w:tc>
      </w:tr>
      <w:tr w:rsidR="00FC1829" w:rsidRPr="00616452" w14:paraId="14B716AD" w14:textId="77777777" w:rsidTr="00173193">
        <w:trPr>
          <w:trHeight w:val="393"/>
        </w:trPr>
        <w:tc>
          <w:tcPr>
            <w:tcW w:w="1955" w:type="dxa"/>
          </w:tcPr>
          <w:p w14:paraId="5432477B" w14:textId="6FAB4121"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BP3</w:t>
            </w:r>
          </w:p>
        </w:tc>
        <w:tc>
          <w:tcPr>
            <w:tcW w:w="1955" w:type="dxa"/>
            <w:vMerge w:val="restart"/>
            <w:noWrap/>
            <w:hideMark/>
          </w:tcPr>
          <w:p w14:paraId="2C075610" w14:textId="0AC8CB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Intercept (Ref)</w:t>
            </w:r>
          </w:p>
          <w:p w14:paraId="307D7111"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Marginal Food Secure</w:t>
            </w:r>
          </w:p>
          <w:p w14:paraId="57675711"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Low Food Secure</w:t>
            </w:r>
          </w:p>
          <w:p w14:paraId="16AA2151" w14:textId="3284025D"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Very Low Food Secure</w:t>
            </w:r>
          </w:p>
        </w:tc>
        <w:tc>
          <w:tcPr>
            <w:tcW w:w="1964" w:type="dxa"/>
            <w:noWrap/>
            <w:vAlign w:val="center"/>
            <w:hideMark/>
          </w:tcPr>
          <w:p w14:paraId="17CCE25E" w14:textId="7B4D4BF5"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1</w:t>
            </w:r>
          </w:p>
        </w:tc>
        <w:tc>
          <w:tcPr>
            <w:tcW w:w="1766" w:type="dxa"/>
            <w:noWrap/>
            <w:vAlign w:val="bottom"/>
          </w:tcPr>
          <w:p w14:paraId="2A14DDA2" w14:textId="12EE557D"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7D874D24" w14:textId="3D481F87" w:rsidR="00FC1829" w:rsidRPr="00616452" w:rsidRDefault="00FC1829" w:rsidP="00FC1829">
            <w:pPr>
              <w:jc w:val="center"/>
              <w:rPr>
                <w:rFonts w:ascii="Times New Roman" w:hAnsi="Times New Roman" w:cs="Times New Roman"/>
                <w:sz w:val="22"/>
                <w:szCs w:val="22"/>
              </w:rPr>
            </w:pPr>
          </w:p>
        </w:tc>
        <w:tc>
          <w:tcPr>
            <w:tcW w:w="1058" w:type="dxa"/>
            <w:noWrap/>
            <w:vAlign w:val="bottom"/>
          </w:tcPr>
          <w:p w14:paraId="4AA74E3F" w14:textId="51301951"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0F719D95" w14:textId="5E9D3CBD" w:rsidR="00FC1829" w:rsidRPr="00616452" w:rsidRDefault="00FC1829" w:rsidP="00FC1829">
            <w:pPr>
              <w:jc w:val="center"/>
              <w:rPr>
                <w:rFonts w:ascii="Times New Roman" w:hAnsi="Times New Roman" w:cs="Times New Roman"/>
                <w:sz w:val="22"/>
                <w:szCs w:val="22"/>
              </w:rPr>
            </w:pPr>
          </w:p>
        </w:tc>
      </w:tr>
      <w:tr w:rsidR="00FC1829" w:rsidRPr="00616452" w14:paraId="6B8A15E4" w14:textId="77777777" w:rsidTr="00173193">
        <w:trPr>
          <w:trHeight w:val="536"/>
        </w:trPr>
        <w:tc>
          <w:tcPr>
            <w:tcW w:w="1955" w:type="dxa"/>
          </w:tcPr>
          <w:p w14:paraId="4D78265C" w14:textId="17EE8C0C"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BP3</w:t>
            </w:r>
          </w:p>
        </w:tc>
        <w:tc>
          <w:tcPr>
            <w:tcW w:w="1955" w:type="dxa"/>
            <w:vMerge/>
            <w:noWrap/>
            <w:hideMark/>
          </w:tcPr>
          <w:p w14:paraId="4EEDB181" w14:textId="4F781987"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0FBF86B8" w14:textId="2FE1DD82"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2</w:t>
            </w:r>
          </w:p>
        </w:tc>
        <w:tc>
          <w:tcPr>
            <w:tcW w:w="1766" w:type="dxa"/>
            <w:noWrap/>
            <w:vAlign w:val="bottom"/>
            <w:hideMark/>
          </w:tcPr>
          <w:p w14:paraId="41A0070D" w14:textId="58CE7C5A"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-5.08</w:t>
            </w:r>
          </w:p>
        </w:tc>
        <w:tc>
          <w:tcPr>
            <w:tcW w:w="1274" w:type="dxa"/>
            <w:noWrap/>
            <w:vAlign w:val="bottom"/>
            <w:hideMark/>
          </w:tcPr>
          <w:p w14:paraId="333B5F21" w14:textId="0EBFB550"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-12.02</w:t>
            </w:r>
          </w:p>
        </w:tc>
        <w:tc>
          <w:tcPr>
            <w:tcW w:w="1058" w:type="dxa"/>
            <w:noWrap/>
            <w:vAlign w:val="bottom"/>
            <w:hideMark/>
          </w:tcPr>
          <w:p w14:paraId="07BD53ED" w14:textId="45232F85"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2.41</w:t>
            </w:r>
          </w:p>
        </w:tc>
        <w:tc>
          <w:tcPr>
            <w:tcW w:w="1274" w:type="dxa"/>
            <w:noWrap/>
            <w:vAlign w:val="bottom"/>
            <w:hideMark/>
          </w:tcPr>
          <w:p w14:paraId="054963E6" w14:textId="28688EE9"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0.18</w:t>
            </w:r>
          </w:p>
        </w:tc>
      </w:tr>
      <w:tr w:rsidR="00FC1829" w:rsidRPr="00616452" w14:paraId="18DA0286" w14:textId="77777777" w:rsidTr="00173193">
        <w:trPr>
          <w:trHeight w:val="241"/>
        </w:trPr>
        <w:tc>
          <w:tcPr>
            <w:tcW w:w="1955" w:type="dxa"/>
          </w:tcPr>
          <w:p w14:paraId="5E00E3DC" w14:textId="357F61FB"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BP3</w:t>
            </w:r>
          </w:p>
        </w:tc>
        <w:tc>
          <w:tcPr>
            <w:tcW w:w="1955" w:type="dxa"/>
            <w:vMerge/>
            <w:noWrap/>
            <w:hideMark/>
          </w:tcPr>
          <w:p w14:paraId="2B76B388" w14:textId="3C81E37C"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03D22ADF" w14:textId="7C5C35D2"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3</w:t>
            </w:r>
          </w:p>
        </w:tc>
        <w:tc>
          <w:tcPr>
            <w:tcW w:w="1766" w:type="dxa"/>
            <w:noWrap/>
            <w:vAlign w:val="bottom"/>
            <w:hideMark/>
          </w:tcPr>
          <w:p w14:paraId="30C364E9" w14:textId="6C5A3CE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-2.70</w:t>
            </w:r>
          </w:p>
        </w:tc>
        <w:tc>
          <w:tcPr>
            <w:tcW w:w="1274" w:type="dxa"/>
            <w:noWrap/>
            <w:vAlign w:val="bottom"/>
            <w:hideMark/>
          </w:tcPr>
          <w:p w14:paraId="53030573" w14:textId="24D72753"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-9.25</w:t>
            </w:r>
          </w:p>
        </w:tc>
        <w:tc>
          <w:tcPr>
            <w:tcW w:w="1058" w:type="dxa"/>
            <w:noWrap/>
            <w:vAlign w:val="bottom"/>
            <w:hideMark/>
          </w:tcPr>
          <w:p w14:paraId="35F4FF92" w14:textId="0F2B05E4"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4.32</w:t>
            </w:r>
          </w:p>
        </w:tc>
        <w:tc>
          <w:tcPr>
            <w:tcW w:w="1274" w:type="dxa"/>
            <w:noWrap/>
            <w:vAlign w:val="bottom"/>
            <w:hideMark/>
          </w:tcPr>
          <w:p w14:paraId="12FD4202" w14:textId="598D7259"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0.44</w:t>
            </w:r>
          </w:p>
        </w:tc>
      </w:tr>
      <w:tr w:rsidR="00FC1829" w:rsidRPr="00616452" w14:paraId="21D3BA23" w14:textId="77777777" w:rsidTr="00173193">
        <w:trPr>
          <w:trHeight w:val="241"/>
        </w:trPr>
        <w:tc>
          <w:tcPr>
            <w:tcW w:w="1955" w:type="dxa"/>
          </w:tcPr>
          <w:p w14:paraId="7E779B0E" w14:textId="72DEA7CE"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BP3</w:t>
            </w:r>
          </w:p>
        </w:tc>
        <w:tc>
          <w:tcPr>
            <w:tcW w:w="1955" w:type="dxa"/>
            <w:vMerge/>
            <w:noWrap/>
            <w:hideMark/>
          </w:tcPr>
          <w:p w14:paraId="7E9F8034" w14:textId="24D79B90" w:rsidR="00FC1829" w:rsidRPr="00616452" w:rsidRDefault="00FC1829" w:rsidP="00FC1829">
            <w:pPr>
              <w:jc w:val="center"/>
              <w:rPr>
                <w:rFonts w:ascii="Times New Roman" w:hAnsi="Times New Roman" w:cs="Times New Roman"/>
                <w:b/>
                <w:bCs/>
                <w:sz w:val="22"/>
                <w:szCs w:val="22"/>
              </w:rPr>
            </w:pPr>
          </w:p>
        </w:tc>
        <w:tc>
          <w:tcPr>
            <w:tcW w:w="1964" w:type="dxa"/>
            <w:noWrap/>
            <w:vAlign w:val="center"/>
            <w:hideMark/>
          </w:tcPr>
          <w:p w14:paraId="48064D91" w14:textId="56280DBF"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4</w:t>
            </w:r>
          </w:p>
        </w:tc>
        <w:tc>
          <w:tcPr>
            <w:tcW w:w="1766" w:type="dxa"/>
            <w:noWrap/>
            <w:vAlign w:val="bottom"/>
            <w:hideMark/>
          </w:tcPr>
          <w:p w14:paraId="34DA8520" w14:textId="231499EE"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10.42</w:t>
            </w:r>
          </w:p>
        </w:tc>
        <w:tc>
          <w:tcPr>
            <w:tcW w:w="1274" w:type="dxa"/>
            <w:noWrap/>
            <w:vAlign w:val="bottom"/>
            <w:hideMark/>
          </w:tcPr>
          <w:p w14:paraId="3E31E11C" w14:textId="156BDC6B"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-0.79</w:t>
            </w:r>
          </w:p>
        </w:tc>
        <w:tc>
          <w:tcPr>
            <w:tcW w:w="1058" w:type="dxa"/>
            <w:noWrap/>
            <w:vAlign w:val="bottom"/>
            <w:hideMark/>
          </w:tcPr>
          <w:p w14:paraId="1A95C9C3" w14:textId="4E325FA7"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22.89</w:t>
            </w:r>
          </w:p>
        </w:tc>
        <w:tc>
          <w:tcPr>
            <w:tcW w:w="1274" w:type="dxa"/>
            <w:noWrap/>
            <w:vAlign w:val="bottom"/>
            <w:hideMark/>
          </w:tcPr>
          <w:p w14:paraId="7F6A0877" w14:textId="0DBE24CF" w:rsidR="00FC1829" w:rsidRPr="00616452" w:rsidRDefault="00FC1829" w:rsidP="00FC1829">
            <w:pPr>
              <w:jc w:val="center"/>
              <w:rPr>
                <w:rFonts w:ascii="Times New Roman" w:hAnsi="Times New Roman" w:cs="Times New Roman"/>
                <w:b/>
                <w:bCs/>
                <w:color w:val="C00000"/>
                <w:sz w:val="22"/>
                <w:szCs w:val="22"/>
              </w:rPr>
            </w:pPr>
            <w:r w:rsidRPr="00616452">
              <w:rPr>
                <w:rFonts w:ascii="Times New Roman" w:hAnsi="Times New Roman" w:cs="Times New Roman"/>
                <w:color w:val="000000"/>
                <w:sz w:val="22"/>
                <w:szCs w:val="22"/>
              </w:rPr>
              <w:t>0.07</w:t>
            </w:r>
          </w:p>
        </w:tc>
      </w:tr>
      <w:tr w:rsidR="00FC1829" w:rsidRPr="00616452" w14:paraId="0AA7000E" w14:textId="77777777" w:rsidTr="00173193">
        <w:trPr>
          <w:trHeight w:val="536"/>
        </w:trPr>
        <w:tc>
          <w:tcPr>
            <w:tcW w:w="1955" w:type="dxa"/>
          </w:tcPr>
          <w:p w14:paraId="13F80D8A" w14:textId="62D890EE"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TRS</w:t>
            </w:r>
          </w:p>
        </w:tc>
        <w:tc>
          <w:tcPr>
            <w:tcW w:w="1955" w:type="dxa"/>
            <w:vMerge w:val="restart"/>
            <w:noWrap/>
            <w:hideMark/>
          </w:tcPr>
          <w:p w14:paraId="78E62B4D" w14:textId="38CFB8F9"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Intercept (Ref)</w:t>
            </w:r>
          </w:p>
          <w:p w14:paraId="31180FB3"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Marginal Food Secure</w:t>
            </w:r>
          </w:p>
          <w:p w14:paraId="031F2112"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Low Food Secure</w:t>
            </w:r>
          </w:p>
          <w:p w14:paraId="5298A2C3" w14:textId="5C445740"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Very Low Food Secure</w:t>
            </w:r>
          </w:p>
        </w:tc>
        <w:tc>
          <w:tcPr>
            <w:tcW w:w="1964" w:type="dxa"/>
            <w:noWrap/>
            <w:vAlign w:val="center"/>
            <w:hideMark/>
          </w:tcPr>
          <w:p w14:paraId="44A8E8B5" w14:textId="3D8B5250"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1</w:t>
            </w:r>
          </w:p>
        </w:tc>
        <w:tc>
          <w:tcPr>
            <w:tcW w:w="1766" w:type="dxa"/>
            <w:noWrap/>
            <w:vAlign w:val="bottom"/>
          </w:tcPr>
          <w:p w14:paraId="1EF447BD" w14:textId="36E20C8A"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1C70EB4A" w14:textId="65B048B4" w:rsidR="00FC1829" w:rsidRPr="00616452" w:rsidRDefault="00FC1829" w:rsidP="00FC1829">
            <w:pPr>
              <w:jc w:val="center"/>
              <w:rPr>
                <w:rFonts w:ascii="Times New Roman" w:hAnsi="Times New Roman" w:cs="Times New Roman"/>
                <w:sz w:val="22"/>
                <w:szCs w:val="22"/>
              </w:rPr>
            </w:pPr>
          </w:p>
        </w:tc>
        <w:tc>
          <w:tcPr>
            <w:tcW w:w="1058" w:type="dxa"/>
            <w:noWrap/>
            <w:vAlign w:val="bottom"/>
          </w:tcPr>
          <w:p w14:paraId="32FF3041" w14:textId="500EDFE6"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02EAF433" w14:textId="35A6837B" w:rsidR="00FC1829" w:rsidRPr="00616452" w:rsidRDefault="00FC1829" w:rsidP="00FC1829">
            <w:pPr>
              <w:jc w:val="center"/>
              <w:rPr>
                <w:rFonts w:ascii="Times New Roman" w:hAnsi="Times New Roman" w:cs="Times New Roman"/>
                <w:sz w:val="22"/>
                <w:szCs w:val="22"/>
              </w:rPr>
            </w:pPr>
          </w:p>
        </w:tc>
      </w:tr>
      <w:tr w:rsidR="00FC1829" w:rsidRPr="00616452" w14:paraId="474EC57C" w14:textId="77777777" w:rsidTr="00173193">
        <w:trPr>
          <w:trHeight w:val="241"/>
        </w:trPr>
        <w:tc>
          <w:tcPr>
            <w:tcW w:w="1955" w:type="dxa"/>
          </w:tcPr>
          <w:p w14:paraId="2878F419" w14:textId="293CE77C"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TRS</w:t>
            </w:r>
          </w:p>
        </w:tc>
        <w:tc>
          <w:tcPr>
            <w:tcW w:w="1955" w:type="dxa"/>
            <w:vMerge/>
            <w:noWrap/>
            <w:hideMark/>
          </w:tcPr>
          <w:p w14:paraId="43B9BD0E" w14:textId="5F2BA57F"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479693C0" w14:textId="7DA77DF1"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2</w:t>
            </w:r>
          </w:p>
        </w:tc>
        <w:tc>
          <w:tcPr>
            <w:tcW w:w="1766" w:type="dxa"/>
            <w:noWrap/>
            <w:vAlign w:val="bottom"/>
            <w:hideMark/>
          </w:tcPr>
          <w:p w14:paraId="76AEF6DA" w14:textId="35686768"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23.17</w:t>
            </w:r>
          </w:p>
        </w:tc>
        <w:tc>
          <w:tcPr>
            <w:tcW w:w="1274" w:type="dxa"/>
            <w:noWrap/>
            <w:vAlign w:val="bottom"/>
            <w:hideMark/>
          </w:tcPr>
          <w:p w14:paraId="3140FBB0" w14:textId="0786E7FE"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10.38</w:t>
            </w:r>
          </w:p>
        </w:tc>
        <w:tc>
          <w:tcPr>
            <w:tcW w:w="1058" w:type="dxa"/>
            <w:noWrap/>
            <w:vAlign w:val="bottom"/>
            <w:hideMark/>
          </w:tcPr>
          <w:p w14:paraId="25045765" w14:textId="5E81AA40"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37.43</w:t>
            </w:r>
          </w:p>
        </w:tc>
        <w:tc>
          <w:tcPr>
            <w:tcW w:w="1274" w:type="dxa"/>
            <w:noWrap/>
            <w:vAlign w:val="bottom"/>
            <w:hideMark/>
          </w:tcPr>
          <w:p w14:paraId="329989F8" w14:textId="0FB49856"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0.00</w:t>
            </w:r>
          </w:p>
        </w:tc>
      </w:tr>
      <w:tr w:rsidR="00FC1829" w:rsidRPr="00616452" w14:paraId="46CF23C3" w14:textId="77777777" w:rsidTr="00173193">
        <w:trPr>
          <w:trHeight w:val="241"/>
        </w:trPr>
        <w:tc>
          <w:tcPr>
            <w:tcW w:w="1955" w:type="dxa"/>
          </w:tcPr>
          <w:p w14:paraId="05CEFBE7" w14:textId="20893E8A"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TRS</w:t>
            </w:r>
          </w:p>
        </w:tc>
        <w:tc>
          <w:tcPr>
            <w:tcW w:w="1955" w:type="dxa"/>
            <w:vMerge/>
            <w:noWrap/>
            <w:hideMark/>
          </w:tcPr>
          <w:p w14:paraId="33FB1072" w14:textId="532D241B" w:rsidR="00FC1829" w:rsidRPr="00616452" w:rsidRDefault="00FC1829" w:rsidP="00FC1829">
            <w:pPr>
              <w:jc w:val="center"/>
              <w:rPr>
                <w:rFonts w:ascii="Times New Roman" w:hAnsi="Times New Roman" w:cs="Times New Roman"/>
                <w:b/>
                <w:bCs/>
                <w:sz w:val="22"/>
                <w:szCs w:val="22"/>
              </w:rPr>
            </w:pPr>
          </w:p>
        </w:tc>
        <w:tc>
          <w:tcPr>
            <w:tcW w:w="1964" w:type="dxa"/>
            <w:noWrap/>
            <w:vAlign w:val="center"/>
            <w:hideMark/>
          </w:tcPr>
          <w:p w14:paraId="41B2BC8E" w14:textId="5898119B"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3</w:t>
            </w:r>
          </w:p>
        </w:tc>
        <w:tc>
          <w:tcPr>
            <w:tcW w:w="1766" w:type="dxa"/>
            <w:noWrap/>
            <w:vAlign w:val="bottom"/>
            <w:hideMark/>
          </w:tcPr>
          <w:p w14:paraId="00F876F2" w14:textId="50090288"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18.18</w:t>
            </w:r>
          </w:p>
        </w:tc>
        <w:tc>
          <w:tcPr>
            <w:tcW w:w="1274" w:type="dxa"/>
            <w:noWrap/>
            <w:vAlign w:val="bottom"/>
            <w:hideMark/>
          </w:tcPr>
          <w:p w14:paraId="56F7CFD8" w14:textId="6431989F"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7.75</w:t>
            </w:r>
          </w:p>
        </w:tc>
        <w:tc>
          <w:tcPr>
            <w:tcW w:w="1058" w:type="dxa"/>
            <w:noWrap/>
            <w:vAlign w:val="bottom"/>
            <w:hideMark/>
          </w:tcPr>
          <w:p w14:paraId="7BED7891" w14:textId="1B2A4127"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29.61</w:t>
            </w:r>
          </w:p>
        </w:tc>
        <w:tc>
          <w:tcPr>
            <w:tcW w:w="1274" w:type="dxa"/>
            <w:noWrap/>
            <w:vAlign w:val="bottom"/>
            <w:hideMark/>
          </w:tcPr>
          <w:p w14:paraId="60375BF1" w14:textId="37940945" w:rsidR="00FC1829" w:rsidRPr="00616452" w:rsidRDefault="00FC1829" w:rsidP="00FC1829">
            <w:pPr>
              <w:jc w:val="center"/>
              <w:rPr>
                <w:rFonts w:ascii="Times New Roman" w:eastAsia="Aptos" w:hAnsi="Times New Roman" w:cs="Times New Roman"/>
                <w:sz w:val="22"/>
                <w:szCs w:val="22"/>
              </w:rPr>
            </w:pPr>
            <w:r w:rsidRPr="00616452">
              <w:rPr>
                <w:rFonts w:ascii="Times New Roman" w:hAnsi="Times New Roman" w:cs="Times New Roman"/>
                <w:color w:val="000000"/>
                <w:sz w:val="22"/>
                <w:szCs w:val="22"/>
              </w:rPr>
              <w:t>0.00</w:t>
            </w:r>
          </w:p>
        </w:tc>
      </w:tr>
      <w:tr w:rsidR="00FC1829" w:rsidRPr="00616452" w14:paraId="202BC35C" w14:textId="77777777" w:rsidTr="00173193">
        <w:trPr>
          <w:trHeight w:val="608"/>
        </w:trPr>
        <w:tc>
          <w:tcPr>
            <w:tcW w:w="1955" w:type="dxa"/>
          </w:tcPr>
          <w:p w14:paraId="7BF51550" w14:textId="4C30FA5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TRS</w:t>
            </w:r>
          </w:p>
        </w:tc>
        <w:tc>
          <w:tcPr>
            <w:tcW w:w="1955" w:type="dxa"/>
            <w:vMerge/>
            <w:noWrap/>
            <w:hideMark/>
          </w:tcPr>
          <w:p w14:paraId="139BC94F" w14:textId="7D1A7B32" w:rsidR="00FC1829" w:rsidRPr="00616452" w:rsidRDefault="00FC1829" w:rsidP="00FC1829">
            <w:pPr>
              <w:jc w:val="center"/>
              <w:rPr>
                <w:rFonts w:ascii="Times New Roman" w:hAnsi="Times New Roman" w:cs="Times New Roman"/>
                <w:b/>
                <w:bCs/>
                <w:sz w:val="22"/>
                <w:szCs w:val="22"/>
              </w:rPr>
            </w:pPr>
          </w:p>
        </w:tc>
        <w:tc>
          <w:tcPr>
            <w:tcW w:w="1964" w:type="dxa"/>
            <w:noWrap/>
            <w:vAlign w:val="center"/>
            <w:hideMark/>
          </w:tcPr>
          <w:p w14:paraId="5A868A87" w14:textId="54128C3F"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4</w:t>
            </w:r>
          </w:p>
        </w:tc>
        <w:tc>
          <w:tcPr>
            <w:tcW w:w="1766" w:type="dxa"/>
            <w:noWrap/>
            <w:vAlign w:val="bottom"/>
            <w:hideMark/>
          </w:tcPr>
          <w:p w14:paraId="767D4B09" w14:textId="0520FF0C"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27.84</w:t>
            </w:r>
          </w:p>
        </w:tc>
        <w:tc>
          <w:tcPr>
            <w:tcW w:w="1274" w:type="dxa"/>
            <w:noWrap/>
            <w:vAlign w:val="bottom"/>
            <w:hideMark/>
          </w:tcPr>
          <w:p w14:paraId="3FB48AFC" w14:textId="3C1FAA46"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15.56</w:t>
            </w:r>
          </w:p>
        </w:tc>
        <w:tc>
          <w:tcPr>
            <w:tcW w:w="1058" w:type="dxa"/>
            <w:noWrap/>
            <w:vAlign w:val="bottom"/>
            <w:hideMark/>
          </w:tcPr>
          <w:p w14:paraId="0C44C2FC" w14:textId="555E77CA"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41.41</w:t>
            </w:r>
          </w:p>
        </w:tc>
        <w:tc>
          <w:tcPr>
            <w:tcW w:w="1274" w:type="dxa"/>
            <w:noWrap/>
            <w:vAlign w:val="bottom"/>
            <w:hideMark/>
          </w:tcPr>
          <w:p w14:paraId="44F9046E" w14:textId="6EA50B46"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0.00</w:t>
            </w:r>
          </w:p>
        </w:tc>
      </w:tr>
      <w:tr w:rsidR="00FC1829" w:rsidRPr="00616452" w14:paraId="06C322FD" w14:textId="77777777" w:rsidTr="00173193">
        <w:trPr>
          <w:trHeight w:val="447"/>
        </w:trPr>
        <w:tc>
          <w:tcPr>
            <w:tcW w:w="1955" w:type="dxa"/>
          </w:tcPr>
          <w:p w14:paraId="421786E2" w14:textId="0E00BD04"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BUP</w:t>
            </w:r>
          </w:p>
        </w:tc>
        <w:tc>
          <w:tcPr>
            <w:tcW w:w="1955" w:type="dxa"/>
            <w:vMerge w:val="restart"/>
            <w:noWrap/>
            <w:hideMark/>
          </w:tcPr>
          <w:p w14:paraId="4BB4EC76" w14:textId="7734DD3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Intercept (Ref)</w:t>
            </w:r>
          </w:p>
          <w:p w14:paraId="76E03A37"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Marginal Food Secure</w:t>
            </w:r>
          </w:p>
          <w:p w14:paraId="13263789"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Low Food Secure</w:t>
            </w:r>
          </w:p>
          <w:p w14:paraId="49F25A44" w14:textId="3C2D374B"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Very Low Food Secure</w:t>
            </w:r>
          </w:p>
        </w:tc>
        <w:tc>
          <w:tcPr>
            <w:tcW w:w="1964" w:type="dxa"/>
            <w:noWrap/>
            <w:vAlign w:val="center"/>
            <w:hideMark/>
          </w:tcPr>
          <w:p w14:paraId="717DC53B" w14:textId="76E93E4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1</w:t>
            </w:r>
          </w:p>
        </w:tc>
        <w:tc>
          <w:tcPr>
            <w:tcW w:w="1766" w:type="dxa"/>
            <w:noWrap/>
            <w:vAlign w:val="bottom"/>
          </w:tcPr>
          <w:p w14:paraId="0104632C" w14:textId="1829A775"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205D3054" w14:textId="5DBF8A4D" w:rsidR="00FC1829" w:rsidRPr="00616452" w:rsidRDefault="00FC1829" w:rsidP="00FC1829">
            <w:pPr>
              <w:jc w:val="center"/>
              <w:rPr>
                <w:rFonts w:ascii="Times New Roman" w:hAnsi="Times New Roman" w:cs="Times New Roman"/>
                <w:sz w:val="22"/>
                <w:szCs w:val="22"/>
              </w:rPr>
            </w:pPr>
          </w:p>
        </w:tc>
        <w:tc>
          <w:tcPr>
            <w:tcW w:w="1058" w:type="dxa"/>
            <w:noWrap/>
            <w:vAlign w:val="bottom"/>
          </w:tcPr>
          <w:p w14:paraId="3213D9D7" w14:textId="1679E7D5"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3E98CB7C" w14:textId="62A6077B" w:rsidR="00FC1829" w:rsidRPr="00616452" w:rsidRDefault="00FC1829" w:rsidP="00FC1829">
            <w:pPr>
              <w:jc w:val="center"/>
              <w:rPr>
                <w:rFonts w:ascii="Times New Roman" w:hAnsi="Times New Roman" w:cs="Times New Roman"/>
                <w:sz w:val="22"/>
                <w:szCs w:val="22"/>
              </w:rPr>
            </w:pPr>
          </w:p>
        </w:tc>
      </w:tr>
      <w:tr w:rsidR="00FC1829" w:rsidRPr="00616452" w14:paraId="4576D1F1" w14:textId="77777777" w:rsidTr="00173193">
        <w:trPr>
          <w:trHeight w:val="241"/>
        </w:trPr>
        <w:tc>
          <w:tcPr>
            <w:tcW w:w="1955" w:type="dxa"/>
          </w:tcPr>
          <w:p w14:paraId="5B1687CB" w14:textId="4D5FFB06"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BUP</w:t>
            </w:r>
          </w:p>
        </w:tc>
        <w:tc>
          <w:tcPr>
            <w:tcW w:w="1955" w:type="dxa"/>
            <w:vMerge/>
            <w:noWrap/>
            <w:hideMark/>
          </w:tcPr>
          <w:p w14:paraId="0721F1FF" w14:textId="0311C09A"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3C4D6BF3" w14:textId="6781559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2</w:t>
            </w:r>
          </w:p>
        </w:tc>
        <w:tc>
          <w:tcPr>
            <w:tcW w:w="1766" w:type="dxa"/>
            <w:noWrap/>
            <w:vAlign w:val="bottom"/>
            <w:hideMark/>
          </w:tcPr>
          <w:p w14:paraId="0133187B" w14:textId="7489187A"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6.28</w:t>
            </w:r>
          </w:p>
        </w:tc>
        <w:tc>
          <w:tcPr>
            <w:tcW w:w="1274" w:type="dxa"/>
            <w:noWrap/>
            <w:vAlign w:val="bottom"/>
            <w:hideMark/>
          </w:tcPr>
          <w:p w14:paraId="203ED9F0" w14:textId="350BEE93"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-2.30</w:t>
            </w:r>
          </w:p>
        </w:tc>
        <w:tc>
          <w:tcPr>
            <w:tcW w:w="1058" w:type="dxa"/>
            <w:noWrap/>
            <w:vAlign w:val="bottom"/>
            <w:hideMark/>
          </w:tcPr>
          <w:p w14:paraId="263B88F5" w14:textId="27C37F29"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15.60</w:t>
            </w:r>
          </w:p>
        </w:tc>
        <w:tc>
          <w:tcPr>
            <w:tcW w:w="1274" w:type="dxa"/>
            <w:noWrap/>
            <w:vAlign w:val="bottom"/>
            <w:hideMark/>
          </w:tcPr>
          <w:p w14:paraId="5501E9E5" w14:textId="0C509129"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0.15</w:t>
            </w:r>
          </w:p>
        </w:tc>
      </w:tr>
      <w:tr w:rsidR="00FC1829" w:rsidRPr="00616452" w14:paraId="0468F742" w14:textId="77777777" w:rsidTr="00173193">
        <w:trPr>
          <w:trHeight w:val="241"/>
        </w:trPr>
        <w:tc>
          <w:tcPr>
            <w:tcW w:w="1955" w:type="dxa"/>
          </w:tcPr>
          <w:p w14:paraId="314A8326" w14:textId="762DF456"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BUP</w:t>
            </w:r>
          </w:p>
        </w:tc>
        <w:tc>
          <w:tcPr>
            <w:tcW w:w="1955" w:type="dxa"/>
            <w:vMerge/>
            <w:noWrap/>
            <w:hideMark/>
          </w:tcPr>
          <w:p w14:paraId="7A60E151" w14:textId="795E4A04"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71B0C74D" w14:textId="0E4A427E"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3</w:t>
            </w:r>
          </w:p>
        </w:tc>
        <w:tc>
          <w:tcPr>
            <w:tcW w:w="1766" w:type="dxa"/>
            <w:noWrap/>
            <w:vAlign w:val="bottom"/>
            <w:hideMark/>
          </w:tcPr>
          <w:p w14:paraId="25DABDF3" w14:textId="124F7F51"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11.59</w:t>
            </w:r>
          </w:p>
        </w:tc>
        <w:tc>
          <w:tcPr>
            <w:tcW w:w="1274" w:type="dxa"/>
            <w:noWrap/>
            <w:vAlign w:val="bottom"/>
            <w:hideMark/>
          </w:tcPr>
          <w:p w14:paraId="53B5D92F" w14:textId="75B3BE40"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0.93</w:t>
            </w:r>
          </w:p>
        </w:tc>
        <w:tc>
          <w:tcPr>
            <w:tcW w:w="1058" w:type="dxa"/>
            <w:noWrap/>
            <w:vAlign w:val="bottom"/>
            <w:hideMark/>
          </w:tcPr>
          <w:p w14:paraId="0259CBFA" w14:textId="2A8DEF0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23.38</w:t>
            </w:r>
          </w:p>
        </w:tc>
        <w:tc>
          <w:tcPr>
            <w:tcW w:w="1274" w:type="dxa"/>
            <w:noWrap/>
            <w:vAlign w:val="bottom"/>
            <w:hideMark/>
          </w:tcPr>
          <w:p w14:paraId="49F2D883" w14:textId="20B4C247"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0.03</w:t>
            </w:r>
          </w:p>
        </w:tc>
      </w:tr>
      <w:tr w:rsidR="00FC1829" w:rsidRPr="00616452" w14:paraId="7CACF9EC" w14:textId="77777777" w:rsidTr="00173193">
        <w:trPr>
          <w:trHeight w:val="241"/>
        </w:trPr>
        <w:tc>
          <w:tcPr>
            <w:tcW w:w="1955" w:type="dxa"/>
          </w:tcPr>
          <w:p w14:paraId="79044BF4" w14:textId="5C037B4E"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BUP</w:t>
            </w:r>
          </w:p>
        </w:tc>
        <w:tc>
          <w:tcPr>
            <w:tcW w:w="1955" w:type="dxa"/>
            <w:vMerge/>
            <w:noWrap/>
            <w:hideMark/>
          </w:tcPr>
          <w:p w14:paraId="49E2450A" w14:textId="00CAA40E"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087F74F7" w14:textId="6DE0A57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4</w:t>
            </w:r>
          </w:p>
        </w:tc>
        <w:tc>
          <w:tcPr>
            <w:tcW w:w="1766" w:type="dxa"/>
            <w:noWrap/>
            <w:vAlign w:val="bottom"/>
            <w:hideMark/>
          </w:tcPr>
          <w:p w14:paraId="1CB6E387" w14:textId="4BF20F96"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33.66</w:t>
            </w:r>
          </w:p>
        </w:tc>
        <w:tc>
          <w:tcPr>
            <w:tcW w:w="1274" w:type="dxa"/>
            <w:noWrap/>
            <w:vAlign w:val="bottom"/>
            <w:hideMark/>
          </w:tcPr>
          <w:p w14:paraId="2F436392" w14:textId="3E3FA5C4"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14.57</w:t>
            </w:r>
          </w:p>
        </w:tc>
        <w:tc>
          <w:tcPr>
            <w:tcW w:w="1058" w:type="dxa"/>
            <w:noWrap/>
            <w:vAlign w:val="bottom"/>
            <w:hideMark/>
          </w:tcPr>
          <w:p w14:paraId="474FB45A" w14:textId="33127749"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55.92</w:t>
            </w:r>
          </w:p>
        </w:tc>
        <w:tc>
          <w:tcPr>
            <w:tcW w:w="1274" w:type="dxa"/>
            <w:noWrap/>
            <w:vAlign w:val="bottom"/>
            <w:hideMark/>
          </w:tcPr>
          <w:p w14:paraId="57C6B224" w14:textId="7CB6E761" w:rsidR="00FC1829" w:rsidRPr="00616452" w:rsidRDefault="00FC1829" w:rsidP="00FC1829">
            <w:pPr>
              <w:jc w:val="center"/>
              <w:rPr>
                <w:rFonts w:ascii="Times New Roman" w:hAnsi="Times New Roman" w:cs="Times New Roman"/>
                <w:b/>
                <w:bCs/>
                <w:color w:val="C00000"/>
                <w:sz w:val="22"/>
                <w:szCs w:val="22"/>
              </w:rPr>
            </w:pPr>
            <w:r w:rsidRPr="00616452">
              <w:rPr>
                <w:rFonts w:ascii="Times New Roman" w:hAnsi="Times New Roman" w:cs="Times New Roman"/>
                <w:color w:val="000000"/>
                <w:sz w:val="22"/>
                <w:szCs w:val="22"/>
              </w:rPr>
              <w:t>0.00</w:t>
            </w:r>
          </w:p>
        </w:tc>
      </w:tr>
      <w:tr w:rsidR="00FC1829" w:rsidRPr="00616452" w14:paraId="5FCC6635" w14:textId="77777777" w:rsidTr="00173193">
        <w:trPr>
          <w:trHeight w:val="501"/>
        </w:trPr>
        <w:tc>
          <w:tcPr>
            <w:tcW w:w="1955" w:type="dxa"/>
          </w:tcPr>
          <w:p w14:paraId="530F030F" w14:textId="0C9E471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EPB</w:t>
            </w:r>
          </w:p>
        </w:tc>
        <w:tc>
          <w:tcPr>
            <w:tcW w:w="1955" w:type="dxa"/>
            <w:vMerge w:val="restart"/>
            <w:noWrap/>
            <w:hideMark/>
          </w:tcPr>
          <w:p w14:paraId="095B7562" w14:textId="6C2142DD"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Intercept (Ref)</w:t>
            </w:r>
          </w:p>
          <w:p w14:paraId="14B2E654"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Marginal Food Secure</w:t>
            </w:r>
          </w:p>
          <w:p w14:paraId="2E3AE10F"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Low Food Secure</w:t>
            </w:r>
          </w:p>
          <w:p w14:paraId="12FCD3B0" w14:textId="23D8CD4D"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Very Low Food Secure</w:t>
            </w:r>
          </w:p>
        </w:tc>
        <w:tc>
          <w:tcPr>
            <w:tcW w:w="1964" w:type="dxa"/>
            <w:noWrap/>
            <w:vAlign w:val="center"/>
            <w:hideMark/>
          </w:tcPr>
          <w:p w14:paraId="0851D1A5" w14:textId="224B07A4"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1</w:t>
            </w:r>
          </w:p>
        </w:tc>
        <w:tc>
          <w:tcPr>
            <w:tcW w:w="1766" w:type="dxa"/>
            <w:noWrap/>
            <w:vAlign w:val="bottom"/>
          </w:tcPr>
          <w:p w14:paraId="45E45E17" w14:textId="143EB8E9"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64FA6634" w14:textId="7249CCB2" w:rsidR="00FC1829" w:rsidRPr="00616452" w:rsidRDefault="00FC1829" w:rsidP="00FC1829">
            <w:pPr>
              <w:jc w:val="center"/>
              <w:rPr>
                <w:rFonts w:ascii="Times New Roman" w:hAnsi="Times New Roman" w:cs="Times New Roman"/>
                <w:sz w:val="22"/>
                <w:szCs w:val="22"/>
              </w:rPr>
            </w:pPr>
          </w:p>
        </w:tc>
        <w:tc>
          <w:tcPr>
            <w:tcW w:w="1058" w:type="dxa"/>
            <w:noWrap/>
            <w:vAlign w:val="bottom"/>
          </w:tcPr>
          <w:p w14:paraId="752FCE86" w14:textId="194E7777"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4612F1A0" w14:textId="0421A1F2" w:rsidR="00FC1829" w:rsidRPr="00616452" w:rsidRDefault="00FC1829" w:rsidP="00FC1829">
            <w:pPr>
              <w:jc w:val="center"/>
              <w:rPr>
                <w:rFonts w:ascii="Times New Roman" w:hAnsi="Times New Roman" w:cs="Times New Roman"/>
                <w:sz w:val="22"/>
                <w:szCs w:val="22"/>
              </w:rPr>
            </w:pPr>
          </w:p>
        </w:tc>
      </w:tr>
      <w:tr w:rsidR="00FC1829" w:rsidRPr="00616452" w14:paraId="5869A349" w14:textId="77777777" w:rsidTr="00173193">
        <w:trPr>
          <w:trHeight w:val="241"/>
        </w:trPr>
        <w:tc>
          <w:tcPr>
            <w:tcW w:w="1955" w:type="dxa"/>
          </w:tcPr>
          <w:p w14:paraId="243D636C" w14:textId="2F1AECF7"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EPB</w:t>
            </w:r>
          </w:p>
        </w:tc>
        <w:tc>
          <w:tcPr>
            <w:tcW w:w="1955" w:type="dxa"/>
            <w:vMerge/>
            <w:noWrap/>
            <w:hideMark/>
          </w:tcPr>
          <w:p w14:paraId="3F79EC5A" w14:textId="0AA62DF2"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436CFE27" w14:textId="0BB2A3B1"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2</w:t>
            </w:r>
          </w:p>
        </w:tc>
        <w:tc>
          <w:tcPr>
            <w:tcW w:w="1766" w:type="dxa"/>
            <w:noWrap/>
            <w:vAlign w:val="bottom"/>
            <w:hideMark/>
          </w:tcPr>
          <w:p w14:paraId="475F069E" w14:textId="086F7B2E"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-9.56</w:t>
            </w:r>
          </w:p>
        </w:tc>
        <w:tc>
          <w:tcPr>
            <w:tcW w:w="1274" w:type="dxa"/>
            <w:noWrap/>
            <w:vAlign w:val="bottom"/>
            <w:hideMark/>
          </w:tcPr>
          <w:p w14:paraId="238DBD2F" w14:textId="0F350A4A"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-16.70</w:t>
            </w:r>
          </w:p>
        </w:tc>
        <w:tc>
          <w:tcPr>
            <w:tcW w:w="1058" w:type="dxa"/>
            <w:noWrap/>
            <w:vAlign w:val="bottom"/>
            <w:hideMark/>
          </w:tcPr>
          <w:p w14:paraId="0F9F6920" w14:textId="0B17E7B5"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-1.82</w:t>
            </w:r>
          </w:p>
        </w:tc>
        <w:tc>
          <w:tcPr>
            <w:tcW w:w="1274" w:type="dxa"/>
            <w:noWrap/>
            <w:vAlign w:val="bottom"/>
            <w:hideMark/>
          </w:tcPr>
          <w:p w14:paraId="7190BB2D" w14:textId="175C8D08"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0.02</w:t>
            </w:r>
          </w:p>
        </w:tc>
      </w:tr>
      <w:tr w:rsidR="00FC1829" w:rsidRPr="00616452" w14:paraId="6E024B22" w14:textId="77777777" w:rsidTr="00173193">
        <w:trPr>
          <w:trHeight w:val="241"/>
        </w:trPr>
        <w:tc>
          <w:tcPr>
            <w:tcW w:w="1955" w:type="dxa"/>
          </w:tcPr>
          <w:p w14:paraId="13D0DC11" w14:textId="370199DF"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EPB</w:t>
            </w:r>
          </w:p>
        </w:tc>
        <w:tc>
          <w:tcPr>
            <w:tcW w:w="1955" w:type="dxa"/>
            <w:vMerge/>
            <w:noWrap/>
            <w:hideMark/>
          </w:tcPr>
          <w:p w14:paraId="67A9FD9C" w14:textId="2A51810F"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7F733E8E" w14:textId="785FA0A3"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3</w:t>
            </w:r>
          </w:p>
        </w:tc>
        <w:tc>
          <w:tcPr>
            <w:tcW w:w="1766" w:type="dxa"/>
            <w:noWrap/>
            <w:vAlign w:val="bottom"/>
            <w:hideMark/>
          </w:tcPr>
          <w:p w14:paraId="0333DB94" w14:textId="5E956E42"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-17.65</w:t>
            </w:r>
          </w:p>
        </w:tc>
        <w:tc>
          <w:tcPr>
            <w:tcW w:w="1274" w:type="dxa"/>
            <w:noWrap/>
            <w:vAlign w:val="bottom"/>
            <w:hideMark/>
          </w:tcPr>
          <w:p w14:paraId="777B7855" w14:textId="7CDD69E0"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-24.29</w:t>
            </w:r>
          </w:p>
        </w:tc>
        <w:tc>
          <w:tcPr>
            <w:tcW w:w="1058" w:type="dxa"/>
            <w:noWrap/>
            <w:vAlign w:val="bottom"/>
            <w:hideMark/>
          </w:tcPr>
          <w:p w14:paraId="56C43E3B" w14:textId="3AD949FC"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-10.43</w:t>
            </w:r>
          </w:p>
        </w:tc>
        <w:tc>
          <w:tcPr>
            <w:tcW w:w="1274" w:type="dxa"/>
            <w:noWrap/>
            <w:vAlign w:val="bottom"/>
            <w:hideMark/>
          </w:tcPr>
          <w:p w14:paraId="419436AC" w14:textId="12E508D3"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0.00</w:t>
            </w:r>
          </w:p>
        </w:tc>
      </w:tr>
      <w:tr w:rsidR="00FC1829" w:rsidRPr="00616452" w14:paraId="71B9ABF8" w14:textId="77777777" w:rsidTr="00173193">
        <w:trPr>
          <w:trHeight w:val="429"/>
        </w:trPr>
        <w:tc>
          <w:tcPr>
            <w:tcW w:w="1955" w:type="dxa"/>
          </w:tcPr>
          <w:p w14:paraId="2F5EB3F7" w14:textId="5378C731"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EPB</w:t>
            </w:r>
          </w:p>
        </w:tc>
        <w:tc>
          <w:tcPr>
            <w:tcW w:w="1955" w:type="dxa"/>
            <w:vMerge/>
            <w:noWrap/>
            <w:hideMark/>
          </w:tcPr>
          <w:p w14:paraId="690951B5" w14:textId="6E543413" w:rsidR="00FC1829" w:rsidRPr="00616452" w:rsidRDefault="00FC1829" w:rsidP="00FC1829">
            <w:pPr>
              <w:jc w:val="center"/>
              <w:rPr>
                <w:rFonts w:ascii="Times New Roman" w:hAnsi="Times New Roman" w:cs="Times New Roman"/>
                <w:b/>
                <w:bCs/>
                <w:sz w:val="22"/>
                <w:szCs w:val="22"/>
              </w:rPr>
            </w:pPr>
          </w:p>
        </w:tc>
        <w:tc>
          <w:tcPr>
            <w:tcW w:w="1964" w:type="dxa"/>
            <w:noWrap/>
            <w:vAlign w:val="center"/>
            <w:hideMark/>
          </w:tcPr>
          <w:p w14:paraId="25907E6C" w14:textId="7F4F33B0"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4</w:t>
            </w:r>
          </w:p>
        </w:tc>
        <w:tc>
          <w:tcPr>
            <w:tcW w:w="1766" w:type="dxa"/>
            <w:noWrap/>
            <w:vAlign w:val="bottom"/>
            <w:hideMark/>
          </w:tcPr>
          <w:p w14:paraId="334EBDC4" w14:textId="76295218"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-9.17</w:t>
            </w:r>
          </w:p>
        </w:tc>
        <w:tc>
          <w:tcPr>
            <w:tcW w:w="1274" w:type="dxa"/>
            <w:noWrap/>
            <w:vAlign w:val="bottom"/>
            <w:hideMark/>
          </w:tcPr>
          <w:p w14:paraId="6ED2DB72" w14:textId="59982DF3"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-19.26</w:t>
            </w:r>
          </w:p>
        </w:tc>
        <w:tc>
          <w:tcPr>
            <w:tcW w:w="1058" w:type="dxa"/>
            <w:noWrap/>
            <w:vAlign w:val="bottom"/>
            <w:hideMark/>
          </w:tcPr>
          <w:p w14:paraId="2A399D0D" w14:textId="136C9AEC"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2.18</w:t>
            </w:r>
          </w:p>
        </w:tc>
        <w:tc>
          <w:tcPr>
            <w:tcW w:w="1274" w:type="dxa"/>
            <w:noWrap/>
            <w:vAlign w:val="bottom"/>
            <w:hideMark/>
          </w:tcPr>
          <w:p w14:paraId="7F4AC021" w14:textId="7512FD3D"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0.11</w:t>
            </w:r>
          </w:p>
        </w:tc>
      </w:tr>
      <w:tr w:rsidR="00FC1829" w:rsidRPr="00616452" w14:paraId="669DD3F4" w14:textId="77777777" w:rsidTr="00173193">
        <w:trPr>
          <w:trHeight w:val="554"/>
        </w:trPr>
        <w:tc>
          <w:tcPr>
            <w:tcW w:w="1955" w:type="dxa"/>
          </w:tcPr>
          <w:p w14:paraId="6E844884" w14:textId="5B7E9211"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MPB</w:t>
            </w:r>
          </w:p>
        </w:tc>
        <w:tc>
          <w:tcPr>
            <w:tcW w:w="1955" w:type="dxa"/>
            <w:vMerge w:val="restart"/>
            <w:noWrap/>
            <w:hideMark/>
          </w:tcPr>
          <w:p w14:paraId="2C097445" w14:textId="121C9B73"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Intercept (Ref)</w:t>
            </w:r>
          </w:p>
          <w:p w14:paraId="01BE5117"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Marginal Food Secure</w:t>
            </w:r>
          </w:p>
          <w:p w14:paraId="7D39808C"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Low Food Secure</w:t>
            </w:r>
          </w:p>
          <w:p w14:paraId="7B073E34" w14:textId="2205669C"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Very Low Food Secure</w:t>
            </w:r>
          </w:p>
        </w:tc>
        <w:tc>
          <w:tcPr>
            <w:tcW w:w="1964" w:type="dxa"/>
            <w:noWrap/>
            <w:vAlign w:val="center"/>
            <w:hideMark/>
          </w:tcPr>
          <w:p w14:paraId="5FEA4D7F" w14:textId="26977614"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1</w:t>
            </w:r>
          </w:p>
        </w:tc>
        <w:tc>
          <w:tcPr>
            <w:tcW w:w="1766" w:type="dxa"/>
            <w:noWrap/>
            <w:vAlign w:val="bottom"/>
          </w:tcPr>
          <w:p w14:paraId="3AABDDAC" w14:textId="69254B49"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6E63F5D5" w14:textId="2C76EB15" w:rsidR="00FC1829" w:rsidRPr="00616452" w:rsidRDefault="00FC1829" w:rsidP="00FC1829">
            <w:pPr>
              <w:jc w:val="center"/>
              <w:rPr>
                <w:rFonts w:ascii="Times New Roman" w:hAnsi="Times New Roman" w:cs="Times New Roman"/>
                <w:sz w:val="22"/>
                <w:szCs w:val="22"/>
              </w:rPr>
            </w:pPr>
          </w:p>
        </w:tc>
        <w:tc>
          <w:tcPr>
            <w:tcW w:w="1058" w:type="dxa"/>
            <w:noWrap/>
            <w:vAlign w:val="bottom"/>
          </w:tcPr>
          <w:p w14:paraId="0BDAF13B" w14:textId="4BCDAD1C"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696519DB" w14:textId="46B29367" w:rsidR="00FC1829" w:rsidRPr="00616452" w:rsidRDefault="00FC1829" w:rsidP="00FC1829">
            <w:pPr>
              <w:jc w:val="center"/>
              <w:rPr>
                <w:rFonts w:ascii="Times New Roman" w:hAnsi="Times New Roman" w:cs="Times New Roman"/>
                <w:sz w:val="22"/>
                <w:szCs w:val="22"/>
              </w:rPr>
            </w:pPr>
          </w:p>
        </w:tc>
      </w:tr>
      <w:tr w:rsidR="00FC1829" w:rsidRPr="00616452" w14:paraId="033E9C94" w14:textId="77777777" w:rsidTr="00173193">
        <w:trPr>
          <w:trHeight w:val="241"/>
        </w:trPr>
        <w:tc>
          <w:tcPr>
            <w:tcW w:w="1955" w:type="dxa"/>
          </w:tcPr>
          <w:p w14:paraId="0A50F436" w14:textId="21B68C44"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MPB</w:t>
            </w:r>
          </w:p>
        </w:tc>
        <w:tc>
          <w:tcPr>
            <w:tcW w:w="1955" w:type="dxa"/>
            <w:vMerge/>
            <w:noWrap/>
            <w:hideMark/>
          </w:tcPr>
          <w:p w14:paraId="4FD918F9" w14:textId="6ED20684"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569FE06C" w14:textId="6D8C181B"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2</w:t>
            </w:r>
          </w:p>
        </w:tc>
        <w:tc>
          <w:tcPr>
            <w:tcW w:w="1766" w:type="dxa"/>
            <w:noWrap/>
            <w:vAlign w:val="bottom"/>
            <w:hideMark/>
          </w:tcPr>
          <w:p w14:paraId="4E717284" w14:textId="1CF4DFF5"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1.61</w:t>
            </w:r>
          </w:p>
        </w:tc>
        <w:tc>
          <w:tcPr>
            <w:tcW w:w="1274" w:type="dxa"/>
            <w:noWrap/>
            <w:vAlign w:val="bottom"/>
            <w:hideMark/>
          </w:tcPr>
          <w:p w14:paraId="7142FF47" w14:textId="3A163DF0"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-10.47</w:t>
            </w:r>
          </w:p>
        </w:tc>
        <w:tc>
          <w:tcPr>
            <w:tcW w:w="1058" w:type="dxa"/>
            <w:noWrap/>
            <w:vAlign w:val="bottom"/>
            <w:hideMark/>
          </w:tcPr>
          <w:p w14:paraId="32483204" w14:textId="458AE1F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15.31</w:t>
            </w:r>
          </w:p>
        </w:tc>
        <w:tc>
          <w:tcPr>
            <w:tcW w:w="1274" w:type="dxa"/>
            <w:noWrap/>
            <w:vAlign w:val="bottom"/>
            <w:hideMark/>
          </w:tcPr>
          <w:p w14:paraId="16B39A99" w14:textId="07B1230C"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0.80</w:t>
            </w:r>
          </w:p>
        </w:tc>
      </w:tr>
      <w:tr w:rsidR="00FC1829" w:rsidRPr="00616452" w14:paraId="0B9CEE28" w14:textId="77777777" w:rsidTr="00173193">
        <w:trPr>
          <w:trHeight w:val="241"/>
        </w:trPr>
        <w:tc>
          <w:tcPr>
            <w:tcW w:w="1955" w:type="dxa"/>
          </w:tcPr>
          <w:p w14:paraId="0F6DCE0B" w14:textId="732FCA5E"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MPB</w:t>
            </w:r>
          </w:p>
        </w:tc>
        <w:tc>
          <w:tcPr>
            <w:tcW w:w="1955" w:type="dxa"/>
            <w:vMerge/>
            <w:noWrap/>
            <w:hideMark/>
          </w:tcPr>
          <w:p w14:paraId="140987B3" w14:textId="258F8F01"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4CA79EC4" w14:textId="4FD1C371"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3</w:t>
            </w:r>
          </w:p>
        </w:tc>
        <w:tc>
          <w:tcPr>
            <w:tcW w:w="1766" w:type="dxa"/>
            <w:noWrap/>
            <w:vAlign w:val="bottom"/>
            <w:hideMark/>
          </w:tcPr>
          <w:p w14:paraId="5582B3A5" w14:textId="05F12D80"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-6.53</w:t>
            </w:r>
          </w:p>
        </w:tc>
        <w:tc>
          <w:tcPr>
            <w:tcW w:w="1274" w:type="dxa"/>
            <w:noWrap/>
            <w:vAlign w:val="bottom"/>
            <w:hideMark/>
          </w:tcPr>
          <w:p w14:paraId="1232B71B" w14:textId="7F51BD01"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-15.22</w:t>
            </w:r>
          </w:p>
        </w:tc>
        <w:tc>
          <w:tcPr>
            <w:tcW w:w="1058" w:type="dxa"/>
            <w:noWrap/>
            <w:vAlign w:val="bottom"/>
            <w:hideMark/>
          </w:tcPr>
          <w:p w14:paraId="3EA74B71" w14:textId="325E20CA"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3.05</w:t>
            </w:r>
          </w:p>
        </w:tc>
        <w:tc>
          <w:tcPr>
            <w:tcW w:w="1274" w:type="dxa"/>
            <w:noWrap/>
            <w:vAlign w:val="bottom"/>
            <w:hideMark/>
          </w:tcPr>
          <w:p w14:paraId="33061694" w14:textId="493A06E1" w:rsidR="00FC1829" w:rsidRPr="00616452" w:rsidRDefault="00FC1829" w:rsidP="00FC1829">
            <w:pPr>
              <w:jc w:val="center"/>
              <w:rPr>
                <w:rFonts w:ascii="Times New Roman" w:hAnsi="Times New Roman" w:cs="Times New Roman"/>
                <w:b/>
                <w:bCs/>
                <w:color w:val="C00000"/>
                <w:sz w:val="22"/>
                <w:szCs w:val="22"/>
              </w:rPr>
            </w:pPr>
            <w:r w:rsidRPr="00616452">
              <w:rPr>
                <w:rFonts w:ascii="Times New Roman" w:hAnsi="Times New Roman" w:cs="Times New Roman"/>
                <w:color w:val="000000"/>
                <w:sz w:val="22"/>
                <w:szCs w:val="22"/>
              </w:rPr>
              <w:t>0.17</w:t>
            </w:r>
          </w:p>
        </w:tc>
      </w:tr>
      <w:tr w:rsidR="00FC1829" w:rsidRPr="00616452" w14:paraId="1CE20B31" w14:textId="77777777" w:rsidTr="00173193">
        <w:trPr>
          <w:trHeight w:val="241"/>
        </w:trPr>
        <w:tc>
          <w:tcPr>
            <w:tcW w:w="1955" w:type="dxa"/>
          </w:tcPr>
          <w:p w14:paraId="7ED0980E" w14:textId="0B7364CC"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MPB</w:t>
            </w:r>
          </w:p>
        </w:tc>
        <w:tc>
          <w:tcPr>
            <w:tcW w:w="1955" w:type="dxa"/>
            <w:vMerge/>
            <w:noWrap/>
            <w:hideMark/>
          </w:tcPr>
          <w:p w14:paraId="1E692576" w14:textId="0954370D" w:rsidR="00FC1829" w:rsidRPr="00616452" w:rsidRDefault="00FC1829" w:rsidP="00FC1829">
            <w:pPr>
              <w:jc w:val="center"/>
              <w:rPr>
                <w:rFonts w:ascii="Times New Roman" w:hAnsi="Times New Roman" w:cs="Times New Roman"/>
                <w:b/>
                <w:bCs/>
                <w:sz w:val="22"/>
                <w:szCs w:val="22"/>
              </w:rPr>
            </w:pPr>
          </w:p>
        </w:tc>
        <w:tc>
          <w:tcPr>
            <w:tcW w:w="1964" w:type="dxa"/>
            <w:noWrap/>
            <w:vAlign w:val="center"/>
            <w:hideMark/>
          </w:tcPr>
          <w:p w14:paraId="42CEEACC" w14:textId="663A20EC"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4</w:t>
            </w:r>
          </w:p>
        </w:tc>
        <w:tc>
          <w:tcPr>
            <w:tcW w:w="1766" w:type="dxa"/>
            <w:noWrap/>
            <w:vAlign w:val="bottom"/>
            <w:hideMark/>
          </w:tcPr>
          <w:p w14:paraId="1712602A" w14:textId="34D253F4"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-1.07</w:t>
            </w:r>
          </w:p>
        </w:tc>
        <w:tc>
          <w:tcPr>
            <w:tcW w:w="1274" w:type="dxa"/>
            <w:noWrap/>
            <w:vAlign w:val="bottom"/>
            <w:hideMark/>
          </w:tcPr>
          <w:p w14:paraId="36FFECBF" w14:textId="7EF9B032"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-12.16</w:t>
            </w:r>
          </w:p>
        </w:tc>
        <w:tc>
          <w:tcPr>
            <w:tcW w:w="1058" w:type="dxa"/>
            <w:noWrap/>
            <w:vAlign w:val="bottom"/>
            <w:hideMark/>
          </w:tcPr>
          <w:p w14:paraId="132A2BCA" w14:textId="5741469E"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11.42</w:t>
            </w:r>
          </w:p>
        </w:tc>
        <w:tc>
          <w:tcPr>
            <w:tcW w:w="1274" w:type="dxa"/>
            <w:noWrap/>
            <w:vAlign w:val="bottom"/>
            <w:hideMark/>
          </w:tcPr>
          <w:p w14:paraId="53DE9409" w14:textId="4F5EA1D3"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0.86</w:t>
            </w:r>
          </w:p>
        </w:tc>
      </w:tr>
      <w:tr w:rsidR="00FC1829" w:rsidRPr="00616452" w14:paraId="12241E19" w14:textId="77777777" w:rsidTr="00173193">
        <w:trPr>
          <w:trHeight w:val="91"/>
        </w:trPr>
        <w:tc>
          <w:tcPr>
            <w:tcW w:w="1955" w:type="dxa"/>
          </w:tcPr>
          <w:p w14:paraId="78BCCB50" w14:textId="64EEA81F"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PPB</w:t>
            </w:r>
          </w:p>
        </w:tc>
        <w:tc>
          <w:tcPr>
            <w:tcW w:w="1955" w:type="dxa"/>
            <w:vMerge w:val="restart"/>
            <w:noWrap/>
            <w:hideMark/>
          </w:tcPr>
          <w:p w14:paraId="231DE9EA" w14:textId="7CDB00DB"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Intercept (Ref)</w:t>
            </w:r>
          </w:p>
          <w:p w14:paraId="7A9877DD" w14:textId="77777777" w:rsidR="00FC1829" w:rsidRPr="00616452" w:rsidRDefault="00FC1829" w:rsidP="00FC1829">
            <w:pPr>
              <w:jc w:val="center"/>
              <w:rPr>
                <w:rFonts w:ascii="Times New Roman" w:hAnsi="Times New Roman" w:cs="Times New Roman"/>
                <w:sz w:val="22"/>
                <w:szCs w:val="22"/>
              </w:rPr>
            </w:pPr>
          </w:p>
          <w:p w14:paraId="1F1B6311" w14:textId="252AEB7A"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Marginal Food Secure</w:t>
            </w:r>
          </w:p>
          <w:p w14:paraId="6DCE79FE" w14:textId="77777777" w:rsidR="00FC1829" w:rsidRPr="00616452" w:rsidRDefault="00FC1829" w:rsidP="00FC1829">
            <w:pPr>
              <w:jc w:val="center"/>
              <w:rPr>
                <w:rFonts w:ascii="Times New Roman" w:hAnsi="Times New Roman" w:cs="Times New Roman"/>
                <w:sz w:val="22"/>
                <w:szCs w:val="22"/>
              </w:rPr>
            </w:pPr>
          </w:p>
          <w:p w14:paraId="26D41C30" w14:textId="64BAD01B"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Low Food Secure</w:t>
            </w:r>
          </w:p>
        </w:tc>
        <w:tc>
          <w:tcPr>
            <w:tcW w:w="1964" w:type="dxa"/>
            <w:noWrap/>
            <w:vAlign w:val="center"/>
            <w:hideMark/>
          </w:tcPr>
          <w:p w14:paraId="324A188F" w14:textId="0625DD13"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1</w:t>
            </w:r>
          </w:p>
        </w:tc>
        <w:tc>
          <w:tcPr>
            <w:tcW w:w="1766" w:type="dxa"/>
            <w:noWrap/>
            <w:vAlign w:val="bottom"/>
          </w:tcPr>
          <w:p w14:paraId="5F9CE57D" w14:textId="131CAA94"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211CC773" w14:textId="69198553" w:rsidR="00FC1829" w:rsidRPr="00616452" w:rsidRDefault="00FC1829" w:rsidP="00FC1829">
            <w:pPr>
              <w:jc w:val="center"/>
              <w:rPr>
                <w:rFonts w:ascii="Times New Roman" w:hAnsi="Times New Roman" w:cs="Times New Roman"/>
                <w:sz w:val="22"/>
                <w:szCs w:val="22"/>
              </w:rPr>
            </w:pPr>
          </w:p>
        </w:tc>
        <w:tc>
          <w:tcPr>
            <w:tcW w:w="1058" w:type="dxa"/>
            <w:noWrap/>
            <w:vAlign w:val="bottom"/>
          </w:tcPr>
          <w:p w14:paraId="681C54DA" w14:textId="19158199"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21F01360" w14:textId="667B0902" w:rsidR="00FC1829" w:rsidRPr="00616452" w:rsidRDefault="00FC1829" w:rsidP="00FC1829">
            <w:pPr>
              <w:jc w:val="center"/>
              <w:rPr>
                <w:rFonts w:ascii="Times New Roman" w:hAnsi="Times New Roman" w:cs="Times New Roman"/>
                <w:sz w:val="22"/>
                <w:szCs w:val="22"/>
              </w:rPr>
            </w:pPr>
          </w:p>
        </w:tc>
      </w:tr>
      <w:tr w:rsidR="00FC1829" w:rsidRPr="00616452" w14:paraId="2AD4EB30" w14:textId="77777777" w:rsidTr="00173193">
        <w:trPr>
          <w:trHeight w:val="662"/>
        </w:trPr>
        <w:tc>
          <w:tcPr>
            <w:tcW w:w="1955" w:type="dxa"/>
          </w:tcPr>
          <w:p w14:paraId="444E4421" w14:textId="32B48813"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PPB</w:t>
            </w:r>
          </w:p>
        </w:tc>
        <w:tc>
          <w:tcPr>
            <w:tcW w:w="1955" w:type="dxa"/>
            <w:vMerge/>
            <w:noWrap/>
            <w:hideMark/>
          </w:tcPr>
          <w:p w14:paraId="0EA35EDB" w14:textId="101D04CF"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2C7AACC2" w14:textId="6A35F2DB"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2</w:t>
            </w:r>
          </w:p>
        </w:tc>
        <w:tc>
          <w:tcPr>
            <w:tcW w:w="1766" w:type="dxa"/>
            <w:noWrap/>
            <w:vAlign w:val="bottom"/>
            <w:hideMark/>
          </w:tcPr>
          <w:p w14:paraId="794266F7" w14:textId="6279F6DA"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2.86</w:t>
            </w:r>
          </w:p>
        </w:tc>
        <w:tc>
          <w:tcPr>
            <w:tcW w:w="1274" w:type="dxa"/>
            <w:noWrap/>
            <w:vAlign w:val="bottom"/>
            <w:hideMark/>
          </w:tcPr>
          <w:p w14:paraId="0374FF6E" w14:textId="23EC13FA"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-3.72</w:t>
            </w:r>
          </w:p>
        </w:tc>
        <w:tc>
          <w:tcPr>
            <w:tcW w:w="1058" w:type="dxa"/>
            <w:noWrap/>
            <w:vAlign w:val="bottom"/>
            <w:hideMark/>
          </w:tcPr>
          <w:p w14:paraId="3A77CF71" w14:textId="1C2888A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9.89</w:t>
            </w:r>
          </w:p>
        </w:tc>
        <w:tc>
          <w:tcPr>
            <w:tcW w:w="1274" w:type="dxa"/>
            <w:noWrap/>
            <w:vAlign w:val="bottom"/>
            <w:hideMark/>
          </w:tcPr>
          <w:p w14:paraId="215DE989" w14:textId="383DFA3C"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0.40</w:t>
            </w:r>
          </w:p>
        </w:tc>
      </w:tr>
      <w:tr w:rsidR="00FC1829" w:rsidRPr="00616452" w14:paraId="140AA25A" w14:textId="77777777" w:rsidTr="00173193">
        <w:trPr>
          <w:trHeight w:val="241"/>
        </w:trPr>
        <w:tc>
          <w:tcPr>
            <w:tcW w:w="1955" w:type="dxa"/>
          </w:tcPr>
          <w:p w14:paraId="16E7B56F" w14:textId="52D5206F"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PPB</w:t>
            </w:r>
          </w:p>
        </w:tc>
        <w:tc>
          <w:tcPr>
            <w:tcW w:w="1955" w:type="dxa"/>
            <w:vMerge/>
            <w:noWrap/>
            <w:hideMark/>
          </w:tcPr>
          <w:p w14:paraId="454F4FAD" w14:textId="35805272" w:rsidR="00FC1829" w:rsidRPr="00616452" w:rsidRDefault="00FC1829" w:rsidP="00FC1829">
            <w:pPr>
              <w:jc w:val="center"/>
              <w:rPr>
                <w:rFonts w:ascii="Times New Roman" w:hAnsi="Times New Roman" w:cs="Times New Roman"/>
                <w:b/>
                <w:bCs/>
                <w:sz w:val="22"/>
                <w:szCs w:val="22"/>
              </w:rPr>
            </w:pPr>
          </w:p>
        </w:tc>
        <w:tc>
          <w:tcPr>
            <w:tcW w:w="1964" w:type="dxa"/>
            <w:noWrap/>
            <w:vAlign w:val="center"/>
            <w:hideMark/>
          </w:tcPr>
          <w:p w14:paraId="0EB08561" w14:textId="0ACC1CB1"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3</w:t>
            </w:r>
          </w:p>
        </w:tc>
        <w:tc>
          <w:tcPr>
            <w:tcW w:w="1766" w:type="dxa"/>
            <w:noWrap/>
            <w:vAlign w:val="bottom"/>
            <w:hideMark/>
          </w:tcPr>
          <w:p w14:paraId="24F99270" w14:textId="1D1A87D7"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6.08</w:t>
            </w:r>
          </w:p>
        </w:tc>
        <w:tc>
          <w:tcPr>
            <w:tcW w:w="1274" w:type="dxa"/>
            <w:noWrap/>
            <w:vAlign w:val="bottom"/>
            <w:hideMark/>
          </w:tcPr>
          <w:p w14:paraId="15738F02" w14:textId="52BACB6A"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0.09</w:t>
            </w:r>
          </w:p>
        </w:tc>
        <w:tc>
          <w:tcPr>
            <w:tcW w:w="1058" w:type="dxa"/>
            <w:noWrap/>
            <w:vAlign w:val="bottom"/>
            <w:hideMark/>
          </w:tcPr>
          <w:p w14:paraId="0D41FBAC" w14:textId="0ADB0CEC"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12.43</w:t>
            </w:r>
          </w:p>
        </w:tc>
        <w:tc>
          <w:tcPr>
            <w:tcW w:w="1274" w:type="dxa"/>
            <w:noWrap/>
            <w:vAlign w:val="bottom"/>
            <w:hideMark/>
          </w:tcPr>
          <w:p w14:paraId="3760B4F3" w14:textId="4DAA9C27" w:rsidR="00FC1829" w:rsidRPr="00616452" w:rsidRDefault="00FC1829" w:rsidP="00FC1829">
            <w:pPr>
              <w:jc w:val="center"/>
              <w:rPr>
                <w:rFonts w:ascii="Times New Roman" w:hAnsi="Times New Roman" w:cs="Times New Roman"/>
                <w:b/>
                <w:bCs/>
                <w:color w:val="C00000"/>
                <w:sz w:val="22"/>
                <w:szCs w:val="22"/>
              </w:rPr>
            </w:pPr>
            <w:r w:rsidRPr="00616452">
              <w:rPr>
                <w:rFonts w:ascii="Times New Roman" w:hAnsi="Times New Roman" w:cs="Times New Roman"/>
                <w:color w:val="000000"/>
                <w:sz w:val="22"/>
                <w:szCs w:val="22"/>
              </w:rPr>
              <w:t>0.05</w:t>
            </w:r>
          </w:p>
        </w:tc>
      </w:tr>
      <w:tr w:rsidR="00FC1829" w:rsidRPr="00616452" w14:paraId="11FA36CA" w14:textId="77777777" w:rsidTr="00173193">
        <w:trPr>
          <w:trHeight w:val="357"/>
        </w:trPr>
        <w:tc>
          <w:tcPr>
            <w:tcW w:w="1955" w:type="dxa"/>
          </w:tcPr>
          <w:p w14:paraId="1DA0CBF3" w14:textId="554A32DE"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PPB</w:t>
            </w:r>
          </w:p>
        </w:tc>
        <w:tc>
          <w:tcPr>
            <w:tcW w:w="1955" w:type="dxa"/>
            <w:vMerge/>
            <w:noWrap/>
            <w:hideMark/>
          </w:tcPr>
          <w:p w14:paraId="77030286" w14:textId="65CDA787" w:rsidR="00FC1829" w:rsidRPr="00616452" w:rsidRDefault="00FC1829" w:rsidP="00FC1829">
            <w:pPr>
              <w:jc w:val="center"/>
              <w:rPr>
                <w:rFonts w:ascii="Times New Roman" w:hAnsi="Times New Roman" w:cs="Times New Roman"/>
                <w:b/>
                <w:bCs/>
                <w:sz w:val="22"/>
                <w:szCs w:val="22"/>
              </w:rPr>
            </w:pPr>
          </w:p>
        </w:tc>
        <w:tc>
          <w:tcPr>
            <w:tcW w:w="1964" w:type="dxa"/>
            <w:noWrap/>
            <w:vAlign w:val="center"/>
            <w:hideMark/>
          </w:tcPr>
          <w:p w14:paraId="4984D8D9" w14:textId="62077E1B" w:rsidR="00FC1829" w:rsidRPr="00616452" w:rsidRDefault="00FC1829" w:rsidP="00FC1829">
            <w:pPr>
              <w:rPr>
                <w:rFonts w:ascii="Times New Roman" w:hAnsi="Times New Roman" w:cs="Times New Roman"/>
                <w:sz w:val="22"/>
                <w:szCs w:val="22"/>
              </w:rPr>
            </w:pPr>
          </w:p>
        </w:tc>
        <w:tc>
          <w:tcPr>
            <w:tcW w:w="1766" w:type="dxa"/>
            <w:noWrap/>
            <w:vAlign w:val="bottom"/>
            <w:hideMark/>
          </w:tcPr>
          <w:p w14:paraId="087FD494" w14:textId="0E1BE51B"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20.60</w:t>
            </w:r>
          </w:p>
        </w:tc>
        <w:tc>
          <w:tcPr>
            <w:tcW w:w="1274" w:type="dxa"/>
            <w:noWrap/>
            <w:vAlign w:val="bottom"/>
            <w:hideMark/>
          </w:tcPr>
          <w:p w14:paraId="2B0AD9C7" w14:textId="737372B5"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9.99</w:t>
            </w:r>
          </w:p>
        </w:tc>
        <w:tc>
          <w:tcPr>
            <w:tcW w:w="1058" w:type="dxa"/>
            <w:noWrap/>
            <w:vAlign w:val="bottom"/>
            <w:hideMark/>
          </w:tcPr>
          <w:p w14:paraId="5A5180FB" w14:textId="58D4B44A"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32.23</w:t>
            </w:r>
          </w:p>
        </w:tc>
        <w:tc>
          <w:tcPr>
            <w:tcW w:w="1274" w:type="dxa"/>
            <w:noWrap/>
            <w:vAlign w:val="bottom"/>
            <w:hideMark/>
          </w:tcPr>
          <w:p w14:paraId="03CE0749" w14:textId="156B62DB"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0.00</w:t>
            </w:r>
          </w:p>
        </w:tc>
      </w:tr>
      <w:tr w:rsidR="00FC1829" w:rsidRPr="00616452" w14:paraId="58B6C462" w14:textId="77777777" w:rsidTr="00173193">
        <w:trPr>
          <w:trHeight w:val="91"/>
        </w:trPr>
        <w:tc>
          <w:tcPr>
            <w:tcW w:w="1955" w:type="dxa"/>
          </w:tcPr>
          <w:p w14:paraId="462C569D" w14:textId="2550B901" w:rsidR="00FC1829" w:rsidRPr="0014674F" w:rsidRDefault="00FC1829" w:rsidP="00FC1829">
            <w:pPr>
              <w:jc w:val="center"/>
              <w:rPr>
                <w:rFonts w:ascii="Times New Roman" w:hAnsi="Times New Roman" w:cs="Times New Roman"/>
                <w:sz w:val="22"/>
                <w:szCs w:val="22"/>
              </w:rPr>
            </w:pPr>
            <w:r w:rsidRPr="0014674F">
              <w:rPr>
                <w:rFonts w:ascii="Times New Roman" w:hAnsi="Times New Roman" w:cs="Times New Roman"/>
                <w:color w:val="000000"/>
                <w:sz w:val="22"/>
                <w:szCs w:val="22"/>
              </w:rPr>
              <w:t>PPB</w:t>
            </w:r>
          </w:p>
        </w:tc>
        <w:tc>
          <w:tcPr>
            <w:tcW w:w="1955" w:type="dxa"/>
            <w:noWrap/>
          </w:tcPr>
          <w:p w14:paraId="326598E4" w14:textId="527DFBA9"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Very Low Food Secure</w:t>
            </w:r>
          </w:p>
        </w:tc>
        <w:tc>
          <w:tcPr>
            <w:tcW w:w="1964" w:type="dxa"/>
            <w:noWrap/>
            <w:vAlign w:val="center"/>
          </w:tcPr>
          <w:p w14:paraId="7EA74162" w14:textId="547DB83C"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4</w:t>
            </w:r>
          </w:p>
        </w:tc>
        <w:tc>
          <w:tcPr>
            <w:tcW w:w="1766" w:type="dxa"/>
            <w:noWrap/>
            <w:vAlign w:val="bottom"/>
          </w:tcPr>
          <w:p w14:paraId="718455A5" w14:textId="77777777" w:rsidR="00FC1829" w:rsidRPr="00616452" w:rsidRDefault="00FC1829" w:rsidP="00FC1829">
            <w:pPr>
              <w:jc w:val="center"/>
              <w:rPr>
                <w:rFonts w:ascii="Times New Roman" w:hAnsi="Times New Roman" w:cs="Times New Roman"/>
                <w:color w:val="000000"/>
                <w:sz w:val="22"/>
                <w:szCs w:val="22"/>
              </w:rPr>
            </w:pPr>
          </w:p>
        </w:tc>
        <w:tc>
          <w:tcPr>
            <w:tcW w:w="1274" w:type="dxa"/>
            <w:noWrap/>
            <w:vAlign w:val="bottom"/>
          </w:tcPr>
          <w:p w14:paraId="7CD67D52" w14:textId="77777777" w:rsidR="00FC1829" w:rsidRPr="00616452" w:rsidRDefault="00FC1829" w:rsidP="00FC1829">
            <w:pPr>
              <w:jc w:val="center"/>
              <w:rPr>
                <w:rFonts w:ascii="Times New Roman" w:hAnsi="Times New Roman" w:cs="Times New Roman"/>
                <w:color w:val="000000"/>
                <w:sz w:val="22"/>
                <w:szCs w:val="22"/>
              </w:rPr>
            </w:pPr>
          </w:p>
        </w:tc>
        <w:tc>
          <w:tcPr>
            <w:tcW w:w="1058" w:type="dxa"/>
            <w:noWrap/>
            <w:vAlign w:val="bottom"/>
          </w:tcPr>
          <w:p w14:paraId="4B929FA9" w14:textId="77777777" w:rsidR="00FC1829" w:rsidRPr="00616452" w:rsidRDefault="00FC1829" w:rsidP="00FC1829">
            <w:pPr>
              <w:jc w:val="center"/>
              <w:rPr>
                <w:rFonts w:ascii="Times New Roman" w:hAnsi="Times New Roman" w:cs="Times New Roman"/>
                <w:color w:val="000000"/>
                <w:sz w:val="22"/>
                <w:szCs w:val="22"/>
              </w:rPr>
            </w:pPr>
          </w:p>
        </w:tc>
        <w:tc>
          <w:tcPr>
            <w:tcW w:w="1274" w:type="dxa"/>
            <w:noWrap/>
            <w:vAlign w:val="bottom"/>
          </w:tcPr>
          <w:p w14:paraId="5303ED63" w14:textId="77777777" w:rsidR="00FC1829" w:rsidRPr="00616452" w:rsidRDefault="00FC1829" w:rsidP="00FC1829">
            <w:pPr>
              <w:jc w:val="center"/>
              <w:rPr>
                <w:rFonts w:ascii="Times New Roman" w:hAnsi="Times New Roman" w:cs="Times New Roman"/>
                <w:color w:val="000000"/>
                <w:sz w:val="22"/>
                <w:szCs w:val="22"/>
              </w:rPr>
            </w:pPr>
          </w:p>
        </w:tc>
      </w:tr>
    </w:tbl>
    <w:p w14:paraId="68781D74" w14:textId="4A441200" w:rsidR="00DF4E17" w:rsidRPr="00616452" w:rsidRDefault="00535379" w:rsidP="00DF4E17">
      <w:pPr>
        <w:pStyle w:val="ListParagraph"/>
        <w:numPr>
          <w:ilvl w:val="0"/>
          <w:numId w:val="10"/>
        </w:numPr>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 Values are unadjusted percent differences in urinary </w:t>
      </w:r>
      <w:r w:rsidR="00B01B8A">
        <w:rPr>
          <w:rFonts w:ascii="Times New Roman" w:hAnsi="Times New Roman" w:cs="Times New Roman"/>
          <w:i/>
          <w:iCs/>
          <w:color w:val="000000" w:themeColor="text1"/>
        </w:rPr>
        <w:t>phenol</w:t>
      </w:r>
      <w:r w:rsidRPr="00616452">
        <w:rPr>
          <w:rFonts w:ascii="Times New Roman" w:hAnsi="Times New Roman" w:cs="Times New Roman"/>
          <w:i/>
          <w:iCs/>
          <w:color w:val="000000" w:themeColor="text1"/>
        </w:rPr>
        <w:t xml:space="preserve"> metabolite concentrations (ng/mL) compared to the reference group (</w:t>
      </w:r>
      <w:r w:rsidR="002E5011" w:rsidRPr="00616452">
        <w:rPr>
          <w:rFonts w:ascii="Times New Roman" w:hAnsi="Times New Roman" w:cs="Times New Roman"/>
          <w:i/>
          <w:iCs/>
          <w:color w:val="000000" w:themeColor="text1"/>
        </w:rPr>
        <w:t>High</w:t>
      </w:r>
      <w:r w:rsidRPr="00616452">
        <w:rPr>
          <w:rFonts w:ascii="Times New Roman" w:hAnsi="Times New Roman" w:cs="Times New Roman"/>
          <w:i/>
          <w:iCs/>
          <w:color w:val="000000" w:themeColor="text1"/>
        </w:rPr>
        <w:t xml:space="preserve"> (Ref)y Food Secure) based on multivariable linear regression models. </w:t>
      </w:r>
    </w:p>
    <w:p w14:paraId="29D365B1" w14:textId="5E50266C" w:rsidR="00535379" w:rsidRPr="00616452" w:rsidRDefault="00535379" w:rsidP="00DF4E17">
      <w:pPr>
        <w:pStyle w:val="ListParagraph"/>
        <w:numPr>
          <w:ilvl w:val="0"/>
          <w:numId w:val="10"/>
        </w:numPr>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 95% CI= 95% confidence interval. </w:t>
      </w:r>
    </w:p>
    <w:p w14:paraId="763B5DE1" w14:textId="2DF10B26" w:rsidR="00D853E2" w:rsidRPr="00616452" w:rsidRDefault="00D853E2" w:rsidP="00535379">
      <w:pPr>
        <w:rPr>
          <w:rFonts w:ascii="Times New Roman" w:eastAsiaTheme="majorEastAsia" w:hAnsi="Times New Roman" w:cs="Times New Roman"/>
          <w:b/>
          <w:bCs/>
          <w:color w:val="000000" w:themeColor="text1"/>
          <w:sz w:val="28"/>
          <w:szCs w:val="28"/>
        </w:rPr>
      </w:pPr>
    </w:p>
    <w:p w14:paraId="5F3D49C1" w14:textId="199AC355" w:rsidR="00EC37FD" w:rsidRPr="00616452" w:rsidRDefault="00EC37FD" w:rsidP="00EC37FD">
      <w:pPr>
        <w:pStyle w:val="Heading1"/>
        <w:rPr>
          <w:rFonts w:ascii="Times New Roman" w:hAnsi="Times New Roman" w:cs="Times New Roman"/>
          <w:b/>
          <w:bCs/>
          <w:color w:val="000000" w:themeColor="text1"/>
          <w:sz w:val="28"/>
          <w:szCs w:val="28"/>
        </w:rPr>
      </w:pPr>
      <w:bookmarkStart w:id="442" w:name="_Hlk208244463"/>
      <w:r w:rsidRPr="00616452">
        <w:rPr>
          <w:rFonts w:ascii="Times New Roman" w:hAnsi="Times New Roman" w:cs="Times New Roman"/>
          <w:b/>
          <w:bCs/>
          <w:color w:val="000000" w:themeColor="text1"/>
          <w:sz w:val="28"/>
          <w:szCs w:val="28"/>
        </w:rPr>
        <w:lastRenderedPageBreak/>
        <w:t xml:space="preserve">Supplemental Table 2:  </w:t>
      </w:r>
      <w:r w:rsidRPr="00616452">
        <w:rPr>
          <w:rFonts w:ascii="Times New Roman" w:hAnsi="Times New Roman" w:cs="Times New Roman"/>
          <w:b/>
          <w:bCs/>
          <w:noProof/>
          <w:color w:val="000000" w:themeColor="text1"/>
          <w:sz w:val="28"/>
          <w:szCs w:val="28"/>
        </w:rPr>
        <w:t xml:space="preserve">Strata Specific </w:t>
      </w:r>
      <w:r w:rsidRPr="00616452">
        <w:rPr>
          <w:rFonts w:ascii="Times New Roman" w:hAnsi="Times New Roman" w:cs="Times New Roman"/>
          <w:b/>
          <w:bCs/>
          <w:color w:val="000000" w:themeColor="text1"/>
          <w:sz w:val="28"/>
          <w:szCs w:val="28"/>
        </w:rPr>
        <w:t xml:space="preserve">Adjusted Linear Regression Full Table: Self-Reported Food Security Status and Urinary </w:t>
      </w:r>
      <w:r w:rsidR="00B01B8A">
        <w:rPr>
          <w:rFonts w:ascii="Times New Roman" w:hAnsi="Times New Roman" w:cs="Times New Roman"/>
          <w:b/>
          <w:bCs/>
          <w:color w:val="000000" w:themeColor="text1"/>
          <w:sz w:val="28"/>
          <w:szCs w:val="28"/>
        </w:rPr>
        <w:t>Phenol</w:t>
      </w:r>
      <w:r w:rsidRPr="00616452">
        <w:rPr>
          <w:rFonts w:ascii="Times New Roman" w:hAnsi="Times New Roman" w:cs="Times New Roman"/>
          <w:b/>
          <w:bCs/>
          <w:color w:val="000000" w:themeColor="text1"/>
          <w:sz w:val="28"/>
          <w:szCs w:val="28"/>
        </w:rPr>
        <w:t xml:space="preserve"> Metabolites with Sex Interaction</w:t>
      </w:r>
    </w:p>
    <w:tbl>
      <w:tblPr>
        <w:tblStyle w:val="TableGrid"/>
        <w:tblpPr w:leftFromText="180" w:rightFromText="180" w:vertAnchor="text" w:horzAnchor="margin" w:tblpXSpec="center" w:tblpY="218"/>
        <w:tblW w:w="7448" w:type="dxa"/>
        <w:tblBorders>
          <w:insideH w:val="none" w:sz="0" w:space="0" w:color="auto"/>
          <w:insideV w:val="none" w:sz="0" w:space="0" w:color="auto"/>
        </w:tblBorders>
        <w:tblLook w:val="04A0" w:firstRow="1" w:lastRow="0" w:firstColumn="1" w:lastColumn="0" w:noHBand="0" w:noVBand="1"/>
      </w:tblPr>
      <w:tblGrid>
        <w:gridCol w:w="963"/>
        <w:gridCol w:w="1329"/>
        <w:gridCol w:w="1721"/>
        <w:gridCol w:w="1635"/>
        <w:gridCol w:w="909"/>
        <w:gridCol w:w="891"/>
      </w:tblGrid>
      <w:tr w:rsidR="00280B70" w:rsidRPr="00616452" w14:paraId="62C1580C" w14:textId="77777777" w:rsidTr="00280B70">
        <w:trPr>
          <w:trHeight w:val="467"/>
        </w:trPr>
        <w:tc>
          <w:tcPr>
            <w:tcW w:w="963" w:type="dxa"/>
            <w:shd w:val="clear" w:color="auto" w:fill="000000" w:themeFill="text1"/>
          </w:tcPr>
          <w:p w14:paraId="60CF5831" w14:textId="1BEC6E1E" w:rsidR="00280B70" w:rsidRPr="00616452" w:rsidRDefault="00280B70" w:rsidP="00EC37FD">
            <w:pPr>
              <w:jc w:val="center"/>
              <w:rPr>
                <w:rFonts w:ascii="Times New Roman" w:hAnsi="Times New Roman" w:cs="Times New Roman"/>
                <w:b/>
                <w:bCs/>
              </w:rPr>
            </w:pPr>
            <w:r w:rsidRPr="00616452">
              <w:rPr>
                <w:rFonts w:ascii="Times New Roman" w:hAnsi="Times New Roman" w:cs="Times New Roman"/>
                <w:b/>
                <w:bCs/>
              </w:rPr>
              <w:t>Sex</w:t>
            </w:r>
          </w:p>
        </w:tc>
        <w:tc>
          <w:tcPr>
            <w:tcW w:w="1329" w:type="dxa"/>
            <w:shd w:val="clear" w:color="auto" w:fill="000000" w:themeFill="text1"/>
            <w:vAlign w:val="center"/>
            <w:hideMark/>
          </w:tcPr>
          <w:p w14:paraId="4D436D6B" w14:textId="1416185D" w:rsidR="00280B70" w:rsidRPr="00616452" w:rsidRDefault="00280B70" w:rsidP="00EC37FD">
            <w:pPr>
              <w:jc w:val="center"/>
              <w:rPr>
                <w:rFonts w:ascii="Times New Roman" w:hAnsi="Times New Roman" w:cs="Times New Roman"/>
                <w:b/>
                <w:bCs/>
              </w:rPr>
            </w:pPr>
            <w:r>
              <w:rPr>
                <w:rFonts w:ascii="Times New Roman" w:hAnsi="Times New Roman" w:cs="Times New Roman"/>
                <w:b/>
                <w:bCs/>
              </w:rPr>
              <w:t>Phenol</w:t>
            </w:r>
            <w:r w:rsidRPr="00616452">
              <w:rPr>
                <w:rFonts w:ascii="Times New Roman" w:hAnsi="Times New Roman" w:cs="Times New Roman"/>
                <w:b/>
                <w:bCs/>
              </w:rPr>
              <w:t xml:space="preserve"> Metabolite</w:t>
            </w:r>
          </w:p>
        </w:tc>
        <w:tc>
          <w:tcPr>
            <w:tcW w:w="1721" w:type="dxa"/>
            <w:shd w:val="clear" w:color="auto" w:fill="000000" w:themeFill="text1"/>
            <w:vAlign w:val="center"/>
            <w:hideMark/>
          </w:tcPr>
          <w:p w14:paraId="0492D029" w14:textId="77777777" w:rsidR="00280B70" w:rsidRPr="00616452" w:rsidRDefault="00280B70" w:rsidP="00EC37FD">
            <w:pPr>
              <w:jc w:val="center"/>
              <w:rPr>
                <w:rFonts w:ascii="Times New Roman" w:hAnsi="Times New Roman" w:cs="Times New Roman"/>
                <w:b/>
                <w:bCs/>
              </w:rPr>
            </w:pPr>
            <w:r w:rsidRPr="00616452">
              <w:rPr>
                <w:rFonts w:ascii="Times New Roman" w:hAnsi="Times New Roman" w:cs="Times New Roman"/>
                <w:b/>
                <w:bCs/>
              </w:rPr>
              <w:t xml:space="preserve">Food Security Level </w:t>
            </w:r>
          </w:p>
        </w:tc>
        <w:tc>
          <w:tcPr>
            <w:tcW w:w="1635" w:type="dxa"/>
            <w:shd w:val="clear" w:color="auto" w:fill="000000" w:themeFill="text1"/>
            <w:vAlign w:val="center"/>
            <w:hideMark/>
          </w:tcPr>
          <w:p w14:paraId="0F486FA4" w14:textId="77777777" w:rsidR="00280B70" w:rsidRPr="00616452" w:rsidRDefault="00280B70" w:rsidP="00EC37FD">
            <w:pPr>
              <w:jc w:val="center"/>
              <w:rPr>
                <w:rFonts w:ascii="Times New Roman" w:hAnsi="Times New Roman" w:cs="Times New Roman"/>
                <w:b/>
                <w:bCs/>
              </w:rPr>
            </w:pPr>
            <w:r w:rsidRPr="00616452">
              <w:rPr>
                <w:rFonts w:ascii="Times New Roman" w:hAnsi="Times New Roman" w:cs="Times New Roman"/>
                <w:b/>
                <w:bCs/>
              </w:rPr>
              <w:t>% Difference (Interaction)</w:t>
            </w:r>
          </w:p>
        </w:tc>
        <w:tc>
          <w:tcPr>
            <w:tcW w:w="1800" w:type="dxa"/>
            <w:gridSpan w:val="2"/>
            <w:shd w:val="clear" w:color="auto" w:fill="000000" w:themeFill="text1"/>
            <w:vAlign w:val="center"/>
            <w:hideMark/>
          </w:tcPr>
          <w:p w14:paraId="68EFA9A3" w14:textId="77777777" w:rsidR="00280B70" w:rsidRPr="00616452" w:rsidRDefault="00280B70" w:rsidP="00EC37FD">
            <w:pPr>
              <w:jc w:val="center"/>
              <w:rPr>
                <w:rFonts w:ascii="Times New Roman" w:hAnsi="Times New Roman" w:cs="Times New Roman"/>
                <w:b/>
                <w:bCs/>
              </w:rPr>
            </w:pPr>
            <w:r w:rsidRPr="00616452">
              <w:rPr>
                <w:rFonts w:ascii="Times New Roman" w:hAnsi="Times New Roman" w:cs="Times New Roman"/>
                <w:b/>
                <w:bCs/>
              </w:rPr>
              <w:t xml:space="preserve">95% CI </w:t>
            </w:r>
          </w:p>
        </w:tc>
      </w:tr>
      <w:tr w:rsidR="00280B70" w:rsidRPr="00616452" w14:paraId="54070AB3" w14:textId="77777777" w:rsidTr="00280B70">
        <w:trPr>
          <w:trHeight w:val="306"/>
        </w:trPr>
        <w:tc>
          <w:tcPr>
            <w:tcW w:w="963" w:type="dxa"/>
            <w:vMerge w:val="restart"/>
            <w:vAlign w:val="center"/>
          </w:tcPr>
          <w:p w14:paraId="2F518C94" w14:textId="14715F98" w:rsidR="00280B70" w:rsidRPr="00616452" w:rsidRDefault="00280B70" w:rsidP="003019B5">
            <w:pPr>
              <w:jc w:val="center"/>
              <w:rPr>
                <w:rFonts w:ascii="Times New Roman" w:hAnsi="Times New Roman" w:cs="Times New Roman"/>
                <w:b/>
                <w:bCs/>
              </w:rPr>
            </w:pPr>
            <w:r>
              <w:rPr>
                <w:rFonts w:ascii="Times New Roman" w:hAnsi="Times New Roman" w:cs="Times New Roman"/>
                <w:b/>
                <w:bCs/>
              </w:rPr>
              <w:t>Male</w:t>
            </w:r>
          </w:p>
        </w:tc>
        <w:tc>
          <w:tcPr>
            <w:tcW w:w="1329" w:type="dxa"/>
            <w:vMerge w:val="restart"/>
            <w:noWrap/>
            <w:vAlign w:val="center"/>
            <w:hideMark/>
          </w:tcPr>
          <w:p w14:paraId="2E5BB2E1" w14:textId="4EB52F40" w:rsidR="00280B70" w:rsidRPr="00616452" w:rsidRDefault="00280B70" w:rsidP="00EC37FD">
            <w:pPr>
              <w:jc w:val="center"/>
              <w:rPr>
                <w:rFonts w:ascii="Times New Roman" w:hAnsi="Times New Roman" w:cs="Times New Roman"/>
                <w:b/>
                <w:bCs/>
              </w:rPr>
            </w:pPr>
            <w:r>
              <w:rPr>
                <w:rFonts w:ascii="Times New Roman" w:hAnsi="Times New Roman" w:cs="Times New Roman"/>
                <w:b/>
                <w:bCs/>
              </w:rPr>
              <w:t>BPA</w:t>
            </w:r>
          </w:p>
        </w:tc>
        <w:tc>
          <w:tcPr>
            <w:tcW w:w="1721" w:type="dxa"/>
            <w:noWrap/>
            <w:vAlign w:val="center"/>
            <w:hideMark/>
          </w:tcPr>
          <w:p w14:paraId="4A8693BD" w14:textId="77777777" w:rsidR="00280B70" w:rsidRPr="00616452" w:rsidRDefault="00280B70" w:rsidP="00EC37FD">
            <w:pPr>
              <w:jc w:val="center"/>
              <w:rPr>
                <w:rFonts w:ascii="Times New Roman" w:hAnsi="Times New Roman" w:cs="Times New Roman"/>
              </w:rPr>
            </w:pPr>
            <w:r w:rsidRPr="00616452">
              <w:rPr>
                <w:rFonts w:ascii="Times New Roman" w:hAnsi="Times New Roman" w:cs="Times New Roman"/>
              </w:rPr>
              <w:t>High (Ref)</w:t>
            </w:r>
          </w:p>
        </w:tc>
        <w:tc>
          <w:tcPr>
            <w:tcW w:w="1635" w:type="dxa"/>
            <w:noWrap/>
            <w:hideMark/>
          </w:tcPr>
          <w:p w14:paraId="27DEA290" w14:textId="77777777" w:rsidR="00280B70" w:rsidRPr="00616452" w:rsidRDefault="00280B70" w:rsidP="00EC37FD">
            <w:pPr>
              <w:jc w:val="center"/>
              <w:rPr>
                <w:rFonts w:ascii="Times New Roman" w:hAnsi="Times New Roman" w:cs="Times New Roman"/>
              </w:rPr>
            </w:pPr>
          </w:p>
        </w:tc>
        <w:tc>
          <w:tcPr>
            <w:tcW w:w="909" w:type="dxa"/>
            <w:noWrap/>
            <w:hideMark/>
          </w:tcPr>
          <w:p w14:paraId="230F2D2E" w14:textId="77777777" w:rsidR="00280B70" w:rsidRPr="00616452" w:rsidRDefault="00280B70" w:rsidP="00EC37FD">
            <w:pPr>
              <w:jc w:val="center"/>
              <w:rPr>
                <w:rFonts w:ascii="Times New Roman" w:hAnsi="Times New Roman" w:cs="Times New Roman"/>
              </w:rPr>
            </w:pPr>
          </w:p>
        </w:tc>
        <w:tc>
          <w:tcPr>
            <w:tcW w:w="891" w:type="dxa"/>
            <w:noWrap/>
            <w:hideMark/>
          </w:tcPr>
          <w:p w14:paraId="18450066" w14:textId="77777777" w:rsidR="00280B70" w:rsidRPr="00616452" w:rsidRDefault="00280B70" w:rsidP="00EC37FD">
            <w:pPr>
              <w:jc w:val="center"/>
              <w:rPr>
                <w:rFonts w:ascii="Times New Roman" w:hAnsi="Times New Roman" w:cs="Times New Roman"/>
              </w:rPr>
            </w:pPr>
          </w:p>
        </w:tc>
      </w:tr>
      <w:tr w:rsidR="00280B70" w:rsidRPr="00616452" w14:paraId="020AC83F" w14:textId="77777777" w:rsidTr="00280B70">
        <w:trPr>
          <w:trHeight w:val="306"/>
        </w:trPr>
        <w:tc>
          <w:tcPr>
            <w:tcW w:w="963" w:type="dxa"/>
            <w:vMerge/>
            <w:vAlign w:val="bottom"/>
          </w:tcPr>
          <w:p w14:paraId="78D78826" w14:textId="77777777" w:rsidR="00280B70" w:rsidRPr="00616452" w:rsidRDefault="00280B70" w:rsidP="00D554CD">
            <w:pPr>
              <w:jc w:val="center"/>
              <w:rPr>
                <w:rFonts w:ascii="Times New Roman" w:hAnsi="Times New Roman" w:cs="Times New Roman"/>
                <w:b/>
                <w:bCs/>
              </w:rPr>
            </w:pPr>
          </w:p>
        </w:tc>
        <w:tc>
          <w:tcPr>
            <w:tcW w:w="1329" w:type="dxa"/>
            <w:vMerge/>
            <w:noWrap/>
            <w:vAlign w:val="center"/>
            <w:hideMark/>
          </w:tcPr>
          <w:p w14:paraId="2D324ECB" w14:textId="668AE09B" w:rsidR="00280B70" w:rsidRPr="00616452" w:rsidRDefault="00280B70" w:rsidP="00D554CD">
            <w:pPr>
              <w:jc w:val="center"/>
              <w:rPr>
                <w:rFonts w:ascii="Times New Roman" w:hAnsi="Times New Roman" w:cs="Times New Roman"/>
              </w:rPr>
            </w:pPr>
          </w:p>
        </w:tc>
        <w:tc>
          <w:tcPr>
            <w:tcW w:w="1721" w:type="dxa"/>
            <w:noWrap/>
            <w:vAlign w:val="center"/>
            <w:hideMark/>
          </w:tcPr>
          <w:p w14:paraId="35E9F54A" w14:textId="77777777" w:rsidR="00280B70" w:rsidRPr="00616452" w:rsidRDefault="00280B70" w:rsidP="00D554CD">
            <w:pPr>
              <w:jc w:val="center"/>
              <w:rPr>
                <w:rFonts w:ascii="Times New Roman" w:hAnsi="Times New Roman" w:cs="Times New Roman"/>
              </w:rPr>
            </w:pPr>
            <w:r w:rsidRPr="00616452">
              <w:rPr>
                <w:rFonts w:ascii="Times New Roman" w:hAnsi="Times New Roman" w:cs="Times New Roman"/>
              </w:rPr>
              <w:t>Marginal</w:t>
            </w:r>
          </w:p>
        </w:tc>
        <w:tc>
          <w:tcPr>
            <w:tcW w:w="1635" w:type="dxa"/>
            <w:noWrap/>
            <w:hideMark/>
          </w:tcPr>
          <w:p w14:paraId="6B73E5BB" w14:textId="1705F0E7" w:rsidR="00280B70" w:rsidRPr="00FD5DFF" w:rsidRDefault="00280B70" w:rsidP="00D554CD">
            <w:pPr>
              <w:jc w:val="center"/>
              <w:rPr>
                <w:rFonts w:ascii="Times New Roman" w:hAnsi="Times New Roman" w:cs="Times New Roman"/>
              </w:rPr>
            </w:pPr>
            <w:r>
              <w:rPr>
                <w:rFonts w:ascii="Helvetica Neue" w:hAnsi="Helvetica Neue"/>
                <w:color w:val="000000"/>
                <w:sz w:val="15"/>
                <w:szCs w:val="15"/>
              </w:rPr>
              <w:t>1.08</w:t>
            </w:r>
          </w:p>
        </w:tc>
        <w:tc>
          <w:tcPr>
            <w:tcW w:w="909" w:type="dxa"/>
            <w:noWrap/>
            <w:hideMark/>
          </w:tcPr>
          <w:p w14:paraId="58412C92" w14:textId="0B78BFD6" w:rsidR="00280B70" w:rsidRPr="00FD5DFF" w:rsidRDefault="00280B70" w:rsidP="00D554CD">
            <w:pPr>
              <w:jc w:val="center"/>
              <w:rPr>
                <w:rFonts w:ascii="Times New Roman" w:hAnsi="Times New Roman" w:cs="Times New Roman"/>
              </w:rPr>
            </w:pPr>
            <w:r>
              <w:rPr>
                <w:rFonts w:ascii="Helvetica Neue" w:hAnsi="Helvetica Neue"/>
                <w:color w:val="000000"/>
                <w:sz w:val="15"/>
                <w:szCs w:val="15"/>
              </w:rPr>
              <w:t>-14.46</w:t>
            </w:r>
          </w:p>
        </w:tc>
        <w:tc>
          <w:tcPr>
            <w:tcW w:w="891" w:type="dxa"/>
            <w:noWrap/>
            <w:hideMark/>
          </w:tcPr>
          <w:p w14:paraId="5757BD9F" w14:textId="4684A83B" w:rsidR="00280B70" w:rsidRPr="00FD5DFF" w:rsidRDefault="00280B70" w:rsidP="00D554CD">
            <w:pPr>
              <w:jc w:val="center"/>
              <w:rPr>
                <w:rFonts w:ascii="Times New Roman" w:hAnsi="Times New Roman" w:cs="Times New Roman"/>
              </w:rPr>
            </w:pPr>
            <w:r>
              <w:rPr>
                <w:rFonts w:ascii="Helvetica Neue" w:hAnsi="Helvetica Neue"/>
                <w:color w:val="000000"/>
                <w:sz w:val="15"/>
                <w:szCs w:val="15"/>
              </w:rPr>
              <w:t>19.43</w:t>
            </w:r>
          </w:p>
        </w:tc>
      </w:tr>
      <w:tr w:rsidR="00280B70" w:rsidRPr="00616452" w14:paraId="420B4FF8" w14:textId="77777777" w:rsidTr="00280B70">
        <w:trPr>
          <w:trHeight w:val="306"/>
        </w:trPr>
        <w:tc>
          <w:tcPr>
            <w:tcW w:w="963" w:type="dxa"/>
            <w:vMerge/>
            <w:vAlign w:val="bottom"/>
          </w:tcPr>
          <w:p w14:paraId="31893D98" w14:textId="77777777" w:rsidR="00280B70" w:rsidRPr="00616452" w:rsidRDefault="00280B70" w:rsidP="00D554CD">
            <w:pPr>
              <w:jc w:val="center"/>
              <w:rPr>
                <w:rFonts w:ascii="Times New Roman" w:hAnsi="Times New Roman" w:cs="Times New Roman"/>
                <w:b/>
                <w:bCs/>
              </w:rPr>
            </w:pPr>
          </w:p>
        </w:tc>
        <w:tc>
          <w:tcPr>
            <w:tcW w:w="1329" w:type="dxa"/>
            <w:vMerge/>
            <w:noWrap/>
            <w:vAlign w:val="center"/>
            <w:hideMark/>
          </w:tcPr>
          <w:p w14:paraId="72B0DA99" w14:textId="7F8F24F1" w:rsidR="00280B70" w:rsidRPr="00616452" w:rsidRDefault="00280B70" w:rsidP="00D554CD">
            <w:pPr>
              <w:jc w:val="center"/>
              <w:rPr>
                <w:rFonts w:ascii="Times New Roman" w:hAnsi="Times New Roman" w:cs="Times New Roman"/>
                <w:b/>
                <w:bCs/>
              </w:rPr>
            </w:pPr>
          </w:p>
        </w:tc>
        <w:tc>
          <w:tcPr>
            <w:tcW w:w="1721" w:type="dxa"/>
            <w:noWrap/>
            <w:vAlign w:val="center"/>
            <w:hideMark/>
          </w:tcPr>
          <w:p w14:paraId="0C2B590D" w14:textId="77777777" w:rsidR="00280B70" w:rsidRPr="00616452" w:rsidRDefault="00280B70" w:rsidP="00D554CD">
            <w:pPr>
              <w:jc w:val="center"/>
              <w:rPr>
                <w:rFonts w:ascii="Times New Roman" w:hAnsi="Times New Roman" w:cs="Times New Roman"/>
              </w:rPr>
            </w:pPr>
            <w:r w:rsidRPr="00616452">
              <w:rPr>
                <w:rFonts w:ascii="Times New Roman" w:hAnsi="Times New Roman" w:cs="Times New Roman"/>
              </w:rPr>
              <w:t>Low</w:t>
            </w:r>
          </w:p>
        </w:tc>
        <w:tc>
          <w:tcPr>
            <w:tcW w:w="1635" w:type="dxa"/>
            <w:noWrap/>
            <w:hideMark/>
          </w:tcPr>
          <w:p w14:paraId="7604005E" w14:textId="481FAB3D" w:rsidR="00280B70" w:rsidRPr="00FD5DFF" w:rsidRDefault="00280B70" w:rsidP="00D554CD">
            <w:pPr>
              <w:jc w:val="center"/>
              <w:rPr>
                <w:rFonts w:ascii="Times New Roman" w:hAnsi="Times New Roman" w:cs="Times New Roman"/>
              </w:rPr>
            </w:pPr>
            <w:r>
              <w:rPr>
                <w:rFonts w:ascii="Helvetica Neue" w:hAnsi="Helvetica Neue"/>
                <w:color w:val="000000"/>
                <w:sz w:val="15"/>
                <w:szCs w:val="15"/>
              </w:rPr>
              <w:t>3.76</w:t>
            </w:r>
          </w:p>
        </w:tc>
        <w:tc>
          <w:tcPr>
            <w:tcW w:w="909" w:type="dxa"/>
            <w:noWrap/>
            <w:hideMark/>
          </w:tcPr>
          <w:p w14:paraId="128EFC47" w14:textId="4EBA6513" w:rsidR="00280B70" w:rsidRPr="00FD5DFF" w:rsidRDefault="00280B70" w:rsidP="00D554CD">
            <w:pPr>
              <w:jc w:val="center"/>
              <w:rPr>
                <w:rFonts w:ascii="Times New Roman" w:hAnsi="Times New Roman" w:cs="Times New Roman"/>
              </w:rPr>
            </w:pPr>
            <w:r>
              <w:rPr>
                <w:rFonts w:ascii="Helvetica Neue" w:hAnsi="Helvetica Neue"/>
                <w:color w:val="000000"/>
                <w:sz w:val="15"/>
                <w:szCs w:val="15"/>
              </w:rPr>
              <w:t>-12.46</w:t>
            </w:r>
          </w:p>
        </w:tc>
        <w:tc>
          <w:tcPr>
            <w:tcW w:w="891" w:type="dxa"/>
            <w:noWrap/>
            <w:hideMark/>
          </w:tcPr>
          <w:p w14:paraId="1270F973" w14:textId="0C7B3578" w:rsidR="00280B70" w:rsidRPr="00FD5DFF" w:rsidRDefault="00280B70" w:rsidP="00D554CD">
            <w:pPr>
              <w:jc w:val="center"/>
              <w:rPr>
                <w:rFonts w:ascii="Times New Roman" w:hAnsi="Times New Roman" w:cs="Times New Roman"/>
              </w:rPr>
            </w:pPr>
            <w:r>
              <w:rPr>
                <w:rFonts w:ascii="Helvetica Neue" w:hAnsi="Helvetica Neue"/>
                <w:color w:val="000000"/>
                <w:sz w:val="15"/>
                <w:szCs w:val="15"/>
              </w:rPr>
              <w:t>22.99</w:t>
            </w:r>
          </w:p>
        </w:tc>
      </w:tr>
      <w:tr w:rsidR="00280B70" w:rsidRPr="00616452" w14:paraId="622DB888" w14:textId="77777777" w:rsidTr="00280B70">
        <w:trPr>
          <w:trHeight w:val="306"/>
        </w:trPr>
        <w:tc>
          <w:tcPr>
            <w:tcW w:w="963" w:type="dxa"/>
            <w:vMerge/>
            <w:vAlign w:val="bottom"/>
          </w:tcPr>
          <w:p w14:paraId="77BF5500" w14:textId="77777777" w:rsidR="00280B70" w:rsidRPr="00616452" w:rsidRDefault="00280B70" w:rsidP="00D554CD">
            <w:pPr>
              <w:jc w:val="center"/>
              <w:rPr>
                <w:rFonts w:ascii="Times New Roman" w:hAnsi="Times New Roman" w:cs="Times New Roman"/>
                <w:b/>
                <w:bCs/>
              </w:rPr>
            </w:pPr>
          </w:p>
        </w:tc>
        <w:tc>
          <w:tcPr>
            <w:tcW w:w="1329" w:type="dxa"/>
            <w:vMerge/>
            <w:noWrap/>
            <w:vAlign w:val="center"/>
            <w:hideMark/>
          </w:tcPr>
          <w:p w14:paraId="4707A241" w14:textId="790CB66C" w:rsidR="00280B70" w:rsidRPr="00616452" w:rsidRDefault="00280B70" w:rsidP="00D554CD">
            <w:pPr>
              <w:jc w:val="center"/>
              <w:rPr>
                <w:rFonts w:ascii="Times New Roman" w:hAnsi="Times New Roman" w:cs="Times New Roman"/>
                <w:b/>
                <w:bCs/>
              </w:rPr>
            </w:pPr>
          </w:p>
        </w:tc>
        <w:tc>
          <w:tcPr>
            <w:tcW w:w="1721" w:type="dxa"/>
            <w:noWrap/>
            <w:vAlign w:val="center"/>
            <w:hideMark/>
          </w:tcPr>
          <w:p w14:paraId="105877B5" w14:textId="77777777" w:rsidR="00280B70" w:rsidRPr="00616452" w:rsidRDefault="00280B70" w:rsidP="00D554CD">
            <w:pPr>
              <w:jc w:val="center"/>
              <w:rPr>
                <w:rFonts w:ascii="Times New Roman" w:hAnsi="Times New Roman" w:cs="Times New Roman"/>
              </w:rPr>
            </w:pPr>
            <w:r w:rsidRPr="00616452">
              <w:rPr>
                <w:rFonts w:ascii="Times New Roman" w:hAnsi="Times New Roman" w:cs="Times New Roman"/>
              </w:rPr>
              <w:t>Very Low</w:t>
            </w:r>
          </w:p>
        </w:tc>
        <w:tc>
          <w:tcPr>
            <w:tcW w:w="1635" w:type="dxa"/>
            <w:noWrap/>
            <w:hideMark/>
          </w:tcPr>
          <w:p w14:paraId="2CF50E4E" w14:textId="4D6EA2D8" w:rsidR="00280B70" w:rsidRPr="00FD5DFF" w:rsidRDefault="00280B70" w:rsidP="00D554CD">
            <w:pPr>
              <w:jc w:val="center"/>
              <w:rPr>
                <w:rFonts w:ascii="Times New Roman" w:hAnsi="Times New Roman" w:cs="Times New Roman"/>
              </w:rPr>
            </w:pPr>
            <w:r>
              <w:rPr>
                <w:rFonts w:ascii="Helvetica Neue" w:hAnsi="Helvetica Neue"/>
                <w:color w:val="000000"/>
                <w:sz w:val="15"/>
                <w:szCs w:val="15"/>
              </w:rPr>
              <w:t>-5.35</w:t>
            </w:r>
          </w:p>
        </w:tc>
        <w:tc>
          <w:tcPr>
            <w:tcW w:w="909" w:type="dxa"/>
            <w:noWrap/>
            <w:hideMark/>
          </w:tcPr>
          <w:p w14:paraId="50329EFA" w14:textId="0B3E507E" w:rsidR="00280B70" w:rsidRPr="00FD5DFF" w:rsidRDefault="00280B70" w:rsidP="00D554CD">
            <w:pPr>
              <w:jc w:val="center"/>
              <w:rPr>
                <w:rFonts w:ascii="Times New Roman" w:hAnsi="Times New Roman" w:cs="Times New Roman"/>
              </w:rPr>
            </w:pPr>
            <w:r>
              <w:rPr>
                <w:rFonts w:ascii="Helvetica Neue" w:hAnsi="Helvetica Neue"/>
                <w:color w:val="000000"/>
                <w:sz w:val="15"/>
                <w:szCs w:val="15"/>
              </w:rPr>
              <w:t>-21.46</w:t>
            </w:r>
          </w:p>
        </w:tc>
        <w:tc>
          <w:tcPr>
            <w:tcW w:w="891" w:type="dxa"/>
            <w:noWrap/>
            <w:hideMark/>
          </w:tcPr>
          <w:p w14:paraId="4109B217" w14:textId="29C46445" w:rsidR="00280B70" w:rsidRPr="00FD5DFF" w:rsidRDefault="00280B70" w:rsidP="00D554CD">
            <w:pPr>
              <w:jc w:val="center"/>
              <w:rPr>
                <w:rFonts w:ascii="Times New Roman" w:hAnsi="Times New Roman" w:cs="Times New Roman"/>
              </w:rPr>
            </w:pPr>
            <w:r>
              <w:rPr>
                <w:rFonts w:ascii="Helvetica Neue" w:hAnsi="Helvetica Neue"/>
                <w:color w:val="000000"/>
                <w:sz w:val="15"/>
                <w:szCs w:val="15"/>
              </w:rPr>
              <w:t>14.06</w:t>
            </w:r>
          </w:p>
        </w:tc>
      </w:tr>
      <w:tr w:rsidR="00280B70" w:rsidRPr="00616452" w14:paraId="1296D8FD" w14:textId="77777777" w:rsidTr="00280B70">
        <w:trPr>
          <w:trHeight w:val="306"/>
        </w:trPr>
        <w:tc>
          <w:tcPr>
            <w:tcW w:w="963" w:type="dxa"/>
            <w:vMerge w:val="restart"/>
            <w:vAlign w:val="center"/>
          </w:tcPr>
          <w:p w14:paraId="0F8BD0D9" w14:textId="679A6178" w:rsidR="00280B70" w:rsidRPr="00616452" w:rsidRDefault="00280B70" w:rsidP="003019B5">
            <w:pPr>
              <w:jc w:val="center"/>
              <w:rPr>
                <w:rFonts w:ascii="Times New Roman" w:hAnsi="Times New Roman" w:cs="Times New Roman"/>
                <w:b/>
                <w:bCs/>
              </w:rPr>
            </w:pPr>
            <w:r>
              <w:rPr>
                <w:rFonts w:ascii="Times New Roman" w:hAnsi="Times New Roman" w:cs="Times New Roman"/>
                <w:b/>
                <w:bCs/>
              </w:rPr>
              <w:t>Female</w:t>
            </w:r>
          </w:p>
        </w:tc>
        <w:tc>
          <w:tcPr>
            <w:tcW w:w="1329" w:type="dxa"/>
            <w:vMerge/>
            <w:noWrap/>
            <w:vAlign w:val="center"/>
          </w:tcPr>
          <w:p w14:paraId="0F0D1C2A" w14:textId="022CE64D" w:rsidR="00280B70" w:rsidRPr="00616452" w:rsidRDefault="00280B70" w:rsidP="00EC37FD">
            <w:pPr>
              <w:jc w:val="center"/>
              <w:rPr>
                <w:rFonts w:ascii="Times New Roman" w:hAnsi="Times New Roman" w:cs="Times New Roman"/>
                <w:b/>
                <w:bCs/>
              </w:rPr>
            </w:pPr>
          </w:p>
        </w:tc>
        <w:tc>
          <w:tcPr>
            <w:tcW w:w="1721" w:type="dxa"/>
            <w:noWrap/>
          </w:tcPr>
          <w:p w14:paraId="280A6554" w14:textId="77777777" w:rsidR="00280B70" w:rsidRPr="0066349E" w:rsidRDefault="00280B70" w:rsidP="00EC37FD">
            <w:pPr>
              <w:jc w:val="center"/>
              <w:rPr>
                <w:rFonts w:ascii="Times New Roman" w:hAnsi="Times New Roman" w:cs="Times New Roman"/>
                <w:highlight w:val="green"/>
              </w:rPr>
            </w:pPr>
            <w:r w:rsidRPr="0066349E">
              <w:rPr>
                <w:rFonts w:ascii="Times New Roman" w:hAnsi="Times New Roman" w:cs="Times New Roman"/>
                <w:highlight w:val="green"/>
              </w:rPr>
              <w:t>High (Ref)</w:t>
            </w:r>
          </w:p>
        </w:tc>
        <w:tc>
          <w:tcPr>
            <w:tcW w:w="1635" w:type="dxa"/>
            <w:noWrap/>
          </w:tcPr>
          <w:p w14:paraId="31DE1BF6" w14:textId="77777777" w:rsidR="00280B70" w:rsidRPr="00616452" w:rsidRDefault="00280B70" w:rsidP="00EC37FD">
            <w:pPr>
              <w:jc w:val="center"/>
              <w:rPr>
                <w:rFonts w:ascii="Times New Roman" w:hAnsi="Times New Roman" w:cs="Times New Roman"/>
                <w:color w:val="000000"/>
              </w:rPr>
            </w:pPr>
          </w:p>
        </w:tc>
        <w:tc>
          <w:tcPr>
            <w:tcW w:w="909" w:type="dxa"/>
            <w:noWrap/>
          </w:tcPr>
          <w:p w14:paraId="30E37B0B" w14:textId="77777777" w:rsidR="00280B70" w:rsidRPr="00616452" w:rsidRDefault="00280B70" w:rsidP="00EC37FD">
            <w:pPr>
              <w:jc w:val="center"/>
              <w:rPr>
                <w:rFonts w:ascii="Times New Roman" w:hAnsi="Times New Roman" w:cs="Times New Roman"/>
                <w:color w:val="000000"/>
              </w:rPr>
            </w:pPr>
          </w:p>
        </w:tc>
        <w:tc>
          <w:tcPr>
            <w:tcW w:w="891" w:type="dxa"/>
            <w:noWrap/>
          </w:tcPr>
          <w:p w14:paraId="21F42433" w14:textId="77777777" w:rsidR="00280B70" w:rsidRPr="00616452" w:rsidRDefault="00280B70" w:rsidP="00EC37FD">
            <w:pPr>
              <w:jc w:val="center"/>
              <w:rPr>
                <w:rFonts w:ascii="Times New Roman" w:hAnsi="Times New Roman" w:cs="Times New Roman"/>
                <w:color w:val="000000"/>
              </w:rPr>
            </w:pPr>
          </w:p>
        </w:tc>
      </w:tr>
      <w:tr w:rsidR="00280B70" w:rsidRPr="00616452" w14:paraId="6A18BE8B" w14:textId="77777777" w:rsidTr="00280B70">
        <w:trPr>
          <w:trHeight w:val="306"/>
        </w:trPr>
        <w:tc>
          <w:tcPr>
            <w:tcW w:w="963" w:type="dxa"/>
            <w:vMerge/>
            <w:vAlign w:val="center"/>
          </w:tcPr>
          <w:p w14:paraId="4D66104C" w14:textId="77777777" w:rsidR="00280B70" w:rsidRPr="00616452" w:rsidRDefault="00280B70" w:rsidP="00D554CD">
            <w:pPr>
              <w:jc w:val="center"/>
              <w:rPr>
                <w:rFonts w:ascii="Times New Roman" w:hAnsi="Times New Roman" w:cs="Times New Roman"/>
                <w:b/>
                <w:bCs/>
              </w:rPr>
            </w:pPr>
          </w:p>
        </w:tc>
        <w:tc>
          <w:tcPr>
            <w:tcW w:w="1329" w:type="dxa"/>
            <w:vMerge/>
            <w:noWrap/>
            <w:vAlign w:val="center"/>
          </w:tcPr>
          <w:p w14:paraId="400F2F03" w14:textId="01D7C325" w:rsidR="00280B70" w:rsidRPr="00616452" w:rsidRDefault="00280B70" w:rsidP="00D554CD">
            <w:pPr>
              <w:jc w:val="center"/>
              <w:rPr>
                <w:rFonts w:ascii="Times New Roman" w:hAnsi="Times New Roman" w:cs="Times New Roman"/>
                <w:b/>
                <w:bCs/>
              </w:rPr>
            </w:pPr>
          </w:p>
        </w:tc>
        <w:tc>
          <w:tcPr>
            <w:tcW w:w="1721" w:type="dxa"/>
            <w:noWrap/>
          </w:tcPr>
          <w:p w14:paraId="7A64E535" w14:textId="77777777" w:rsidR="00280B70" w:rsidRPr="00616452" w:rsidRDefault="00280B70" w:rsidP="00D554CD">
            <w:pPr>
              <w:jc w:val="center"/>
              <w:rPr>
                <w:rFonts w:ascii="Times New Roman" w:hAnsi="Times New Roman" w:cs="Times New Roman"/>
              </w:rPr>
            </w:pPr>
            <w:r w:rsidRPr="00616452">
              <w:rPr>
                <w:rFonts w:ascii="Times New Roman" w:hAnsi="Times New Roman" w:cs="Times New Roman"/>
              </w:rPr>
              <w:t>Marginal</w:t>
            </w:r>
          </w:p>
        </w:tc>
        <w:tc>
          <w:tcPr>
            <w:tcW w:w="1635" w:type="dxa"/>
            <w:noWrap/>
          </w:tcPr>
          <w:p w14:paraId="0BBA23E2" w14:textId="4639FCBC" w:rsidR="00280B70" w:rsidRPr="006A3636" w:rsidRDefault="00280B70" w:rsidP="00D554CD">
            <w:pPr>
              <w:jc w:val="center"/>
              <w:rPr>
                <w:rFonts w:ascii="Times New Roman" w:hAnsi="Times New Roman" w:cs="Times New Roman"/>
                <w:color w:val="000000" w:themeColor="text1"/>
              </w:rPr>
            </w:pPr>
            <w:r w:rsidRPr="006A3636">
              <w:rPr>
                <w:rFonts w:ascii="Helvetica Neue" w:hAnsi="Helvetica Neue"/>
                <w:color w:val="000000" w:themeColor="text1"/>
                <w:sz w:val="15"/>
                <w:szCs w:val="15"/>
              </w:rPr>
              <w:t>2.5</w:t>
            </w:r>
          </w:p>
        </w:tc>
        <w:tc>
          <w:tcPr>
            <w:tcW w:w="909" w:type="dxa"/>
            <w:noWrap/>
          </w:tcPr>
          <w:p w14:paraId="7EFF51B7" w14:textId="092D7AD6" w:rsidR="00280B70" w:rsidRPr="00616452" w:rsidRDefault="00280B70" w:rsidP="00D554CD">
            <w:pPr>
              <w:jc w:val="center"/>
              <w:rPr>
                <w:rFonts w:ascii="Times New Roman" w:hAnsi="Times New Roman" w:cs="Times New Roman"/>
                <w:color w:val="000000"/>
              </w:rPr>
            </w:pPr>
            <w:r>
              <w:rPr>
                <w:rFonts w:ascii="Helvetica Neue" w:hAnsi="Helvetica Neue"/>
                <w:color w:val="000000"/>
                <w:sz w:val="15"/>
                <w:szCs w:val="15"/>
              </w:rPr>
              <w:t>-11.32</w:t>
            </w:r>
          </w:p>
        </w:tc>
        <w:tc>
          <w:tcPr>
            <w:tcW w:w="891" w:type="dxa"/>
            <w:noWrap/>
          </w:tcPr>
          <w:p w14:paraId="23EED7A9" w14:textId="6C15DFC2" w:rsidR="00280B70" w:rsidRPr="00616452" w:rsidRDefault="00280B70" w:rsidP="00D554CD">
            <w:pPr>
              <w:jc w:val="center"/>
              <w:rPr>
                <w:rFonts w:ascii="Times New Roman" w:hAnsi="Times New Roman" w:cs="Times New Roman"/>
                <w:color w:val="000000"/>
              </w:rPr>
            </w:pPr>
            <w:r>
              <w:rPr>
                <w:rFonts w:ascii="Helvetica Neue" w:hAnsi="Helvetica Neue"/>
                <w:color w:val="000000"/>
                <w:sz w:val="15"/>
                <w:szCs w:val="15"/>
              </w:rPr>
              <w:t>18.47</w:t>
            </w:r>
          </w:p>
        </w:tc>
      </w:tr>
      <w:tr w:rsidR="00280B70" w:rsidRPr="00616452" w14:paraId="04CBE8FE" w14:textId="77777777" w:rsidTr="00280B70">
        <w:trPr>
          <w:trHeight w:val="306"/>
        </w:trPr>
        <w:tc>
          <w:tcPr>
            <w:tcW w:w="963" w:type="dxa"/>
            <w:vMerge/>
            <w:vAlign w:val="center"/>
          </w:tcPr>
          <w:p w14:paraId="1BDE5297" w14:textId="77777777" w:rsidR="00280B70" w:rsidRPr="00616452" w:rsidRDefault="00280B70" w:rsidP="00D554CD">
            <w:pPr>
              <w:jc w:val="center"/>
              <w:rPr>
                <w:rFonts w:ascii="Times New Roman" w:hAnsi="Times New Roman" w:cs="Times New Roman"/>
                <w:b/>
                <w:bCs/>
              </w:rPr>
            </w:pPr>
          </w:p>
        </w:tc>
        <w:tc>
          <w:tcPr>
            <w:tcW w:w="1329" w:type="dxa"/>
            <w:vMerge/>
            <w:noWrap/>
            <w:vAlign w:val="center"/>
          </w:tcPr>
          <w:p w14:paraId="5252B89B" w14:textId="5F8C13BE" w:rsidR="00280B70" w:rsidRPr="00616452" w:rsidRDefault="00280B70" w:rsidP="00D554CD">
            <w:pPr>
              <w:jc w:val="center"/>
              <w:rPr>
                <w:rFonts w:ascii="Times New Roman" w:hAnsi="Times New Roman" w:cs="Times New Roman"/>
                <w:b/>
                <w:bCs/>
              </w:rPr>
            </w:pPr>
          </w:p>
        </w:tc>
        <w:tc>
          <w:tcPr>
            <w:tcW w:w="1721" w:type="dxa"/>
            <w:noWrap/>
          </w:tcPr>
          <w:p w14:paraId="4FBF362A" w14:textId="77777777" w:rsidR="00280B70" w:rsidRPr="004E158D" w:rsidRDefault="00280B70" w:rsidP="00D554CD">
            <w:pPr>
              <w:jc w:val="center"/>
              <w:rPr>
                <w:rFonts w:ascii="Times New Roman" w:hAnsi="Times New Roman" w:cs="Times New Roman"/>
                <w:highlight w:val="green"/>
              </w:rPr>
            </w:pPr>
            <w:r w:rsidRPr="004E158D">
              <w:rPr>
                <w:rFonts w:ascii="Times New Roman" w:hAnsi="Times New Roman" w:cs="Times New Roman"/>
                <w:highlight w:val="green"/>
              </w:rPr>
              <w:t>Low</w:t>
            </w:r>
          </w:p>
        </w:tc>
        <w:tc>
          <w:tcPr>
            <w:tcW w:w="1635" w:type="dxa"/>
            <w:noWrap/>
          </w:tcPr>
          <w:p w14:paraId="758DCCD6" w14:textId="16013268" w:rsidR="00280B70" w:rsidRPr="004E158D" w:rsidRDefault="00280B70" w:rsidP="00D554CD">
            <w:pPr>
              <w:jc w:val="center"/>
              <w:rPr>
                <w:rFonts w:ascii="Times New Roman" w:hAnsi="Times New Roman" w:cs="Times New Roman"/>
                <w:color w:val="000000" w:themeColor="text1"/>
                <w:highlight w:val="green"/>
              </w:rPr>
            </w:pPr>
            <w:r w:rsidRPr="004E158D">
              <w:rPr>
                <w:rFonts w:ascii="Helvetica Neue" w:hAnsi="Helvetica Neue"/>
                <w:color w:val="000000" w:themeColor="text1"/>
                <w:sz w:val="15"/>
                <w:szCs w:val="15"/>
                <w:highlight w:val="green"/>
              </w:rPr>
              <w:t>11.08</w:t>
            </w:r>
          </w:p>
        </w:tc>
        <w:tc>
          <w:tcPr>
            <w:tcW w:w="909" w:type="dxa"/>
            <w:noWrap/>
          </w:tcPr>
          <w:p w14:paraId="5BF816F1" w14:textId="21A83323" w:rsidR="00280B70" w:rsidRPr="004E158D" w:rsidRDefault="00280B70" w:rsidP="00D554CD">
            <w:pPr>
              <w:jc w:val="center"/>
              <w:rPr>
                <w:rFonts w:ascii="Times New Roman" w:hAnsi="Times New Roman" w:cs="Times New Roman"/>
                <w:color w:val="000000"/>
                <w:highlight w:val="green"/>
              </w:rPr>
            </w:pPr>
            <w:r w:rsidRPr="004E158D">
              <w:rPr>
                <w:rFonts w:ascii="Helvetica Neue" w:hAnsi="Helvetica Neue"/>
                <w:color w:val="000000"/>
                <w:sz w:val="15"/>
                <w:szCs w:val="15"/>
                <w:highlight w:val="green"/>
              </w:rPr>
              <w:t>-3.9</w:t>
            </w:r>
          </w:p>
        </w:tc>
        <w:tc>
          <w:tcPr>
            <w:tcW w:w="891" w:type="dxa"/>
            <w:noWrap/>
          </w:tcPr>
          <w:p w14:paraId="5794F64A" w14:textId="45249CFA" w:rsidR="00280B70" w:rsidRPr="004E158D" w:rsidRDefault="00280B70" w:rsidP="00D554CD">
            <w:pPr>
              <w:jc w:val="center"/>
              <w:rPr>
                <w:rFonts w:ascii="Times New Roman" w:hAnsi="Times New Roman" w:cs="Times New Roman"/>
                <w:color w:val="000000"/>
                <w:highlight w:val="green"/>
              </w:rPr>
            </w:pPr>
            <w:r w:rsidRPr="004E158D">
              <w:rPr>
                <w:rFonts w:ascii="Helvetica Neue" w:hAnsi="Helvetica Neue"/>
                <w:color w:val="000000"/>
                <w:sz w:val="15"/>
                <w:szCs w:val="15"/>
                <w:highlight w:val="green"/>
              </w:rPr>
              <w:t>28.41</w:t>
            </w:r>
          </w:p>
        </w:tc>
      </w:tr>
      <w:tr w:rsidR="00280B70" w:rsidRPr="00616452" w14:paraId="361D9891" w14:textId="77777777" w:rsidTr="00280B70">
        <w:trPr>
          <w:trHeight w:val="306"/>
        </w:trPr>
        <w:tc>
          <w:tcPr>
            <w:tcW w:w="963" w:type="dxa"/>
            <w:vAlign w:val="bottom"/>
          </w:tcPr>
          <w:p w14:paraId="6BAFA44F" w14:textId="77777777" w:rsidR="00280B70" w:rsidRPr="00616452" w:rsidRDefault="00280B70" w:rsidP="00D554CD">
            <w:pPr>
              <w:jc w:val="center"/>
              <w:rPr>
                <w:rFonts w:ascii="Times New Roman" w:hAnsi="Times New Roman" w:cs="Times New Roman"/>
                <w:b/>
                <w:bCs/>
              </w:rPr>
            </w:pPr>
          </w:p>
        </w:tc>
        <w:tc>
          <w:tcPr>
            <w:tcW w:w="1329" w:type="dxa"/>
            <w:vMerge/>
            <w:noWrap/>
            <w:vAlign w:val="center"/>
          </w:tcPr>
          <w:p w14:paraId="1DB5F9C5" w14:textId="3B133A48" w:rsidR="00280B70" w:rsidRPr="00616452" w:rsidRDefault="00280B70" w:rsidP="00D554CD">
            <w:pPr>
              <w:jc w:val="center"/>
              <w:rPr>
                <w:rFonts w:ascii="Times New Roman" w:hAnsi="Times New Roman" w:cs="Times New Roman"/>
                <w:b/>
                <w:bCs/>
              </w:rPr>
            </w:pPr>
          </w:p>
        </w:tc>
        <w:tc>
          <w:tcPr>
            <w:tcW w:w="1721" w:type="dxa"/>
            <w:noWrap/>
          </w:tcPr>
          <w:p w14:paraId="32AD40DE" w14:textId="77777777" w:rsidR="00280B70" w:rsidRPr="0066349E" w:rsidRDefault="00280B70" w:rsidP="00D554CD">
            <w:pPr>
              <w:jc w:val="center"/>
              <w:rPr>
                <w:rFonts w:ascii="Times New Roman" w:hAnsi="Times New Roman" w:cs="Times New Roman"/>
                <w:highlight w:val="green"/>
              </w:rPr>
            </w:pPr>
            <w:r w:rsidRPr="0066349E">
              <w:rPr>
                <w:rFonts w:ascii="Times New Roman" w:hAnsi="Times New Roman" w:cs="Times New Roman"/>
                <w:highlight w:val="green"/>
              </w:rPr>
              <w:t>Very Low</w:t>
            </w:r>
          </w:p>
        </w:tc>
        <w:tc>
          <w:tcPr>
            <w:tcW w:w="1635" w:type="dxa"/>
            <w:noWrap/>
          </w:tcPr>
          <w:p w14:paraId="3B9E45B0" w14:textId="5A75D423" w:rsidR="00280B70" w:rsidRPr="0066349E" w:rsidRDefault="00280B70" w:rsidP="00D554CD">
            <w:pPr>
              <w:jc w:val="center"/>
              <w:rPr>
                <w:rFonts w:ascii="Times New Roman" w:hAnsi="Times New Roman" w:cs="Times New Roman"/>
                <w:color w:val="000000" w:themeColor="text1"/>
                <w:highlight w:val="green"/>
              </w:rPr>
            </w:pPr>
            <w:r w:rsidRPr="0066349E">
              <w:rPr>
                <w:rFonts w:ascii="Helvetica Neue" w:hAnsi="Helvetica Neue"/>
                <w:color w:val="000000" w:themeColor="text1"/>
                <w:sz w:val="15"/>
                <w:szCs w:val="15"/>
                <w:highlight w:val="green"/>
              </w:rPr>
              <w:t>21.45</w:t>
            </w:r>
          </w:p>
        </w:tc>
        <w:tc>
          <w:tcPr>
            <w:tcW w:w="909" w:type="dxa"/>
            <w:noWrap/>
          </w:tcPr>
          <w:p w14:paraId="41E43DE4" w14:textId="4F551061" w:rsidR="00280B70" w:rsidRPr="0066349E" w:rsidRDefault="00280B70" w:rsidP="00D554CD">
            <w:pPr>
              <w:jc w:val="center"/>
              <w:rPr>
                <w:rFonts w:ascii="Times New Roman" w:hAnsi="Times New Roman" w:cs="Times New Roman"/>
                <w:color w:val="000000"/>
                <w:highlight w:val="green"/>
              </w:rPr>
            </w:pPr>
            <w:r w:rsidRPr="0066349E">
              <w:rPr>
                <w:rFonts w:ascii="Helvetica Neue" w:hAnsi="Helvetica Neue"/>
                <w:color w:val="000000"/>
                <w:sz w:val="15"/>
                <w:szCs w:val="15"/>
                <w:highlight w:val="green"/>
              </w:rPr>
              <w:t>-1.04</w:t>
            </w:r>
          </w:p>
        </w:tc>
        <w:tc>
          <w:tcPr>
            <w:tcW w:w="891" w:type="dxa"/>
            <w:noWrap/>
          </w:tcPr>
          <w:p w14:paraId="6C271C35" w14:textId="0C9BC8F0" w:rsidR="00280B70" w:rsidRPr="0066349E" w:rsidRDefault="00280B70" w:rsidP="00D554CD">
            <w:pPr>
              <w:jc w:val="center"/>
              <w:rPr>
                <w:rFonts w:ascii="Times New Roman" w:hAnsi="Times New Roman" w:cs="Times New Roman"/>
                <w:color w:val="000000" w:themeColor="text1"/>
                <w:highlight w:val="green"/>
              </w:rPr>
            </w:pPr>
            <w:r w:rsidRPr="0066349E">
              <w:rPr>
                <w:rFonts w:ascii="Helvetica Neue" w:hAnsi="Helvetica Neue"/>
                <w:color w:val="000000"/>
                <w:sz w:val="15"/>
                <w:szCs w:val="15"/>
                <w:highlight w:val="green"/>
              </w:rPr>
              <w:t>49.05</w:t>
            </w:r>
          </w:p>
        </w:tc>
      </w:tr>
      <w:tr w:rsidR="00280B70" w:rsidRPr="00616452" w14:paraId="2405948A" w14:textId="77777777" w:rsidTr="00280B70">
        <w:trPr>
          <w:trHeight w:val="306"/>
        </w:trPr>
        <w:tc>
          <w:tcPr>
            <w:tcW w:w="963" w:type="dxa"/>
            <w:vMerge w:val="restart"/>
            <w:vAlign w:val="center"/>
          </w:tcPr>
          <w:p w14:paraId="377F16E5" w14:textId="10B9BDB5" w:rsidR="00280B70" w:rsidRPr="00616452" w:rsidRDefault="00280B70" w:rsidP="003019B5">
            <w:pPr>
              <w:jc w:val="center"/>
              <w:rPr>
                <w:rFonts w:ascii="Times New Roman" w:hAnsi="Times New Roman" w:cs="Times New Roman"/>
                <w:b/>
                <w:bCs/>
              </w:rPr>
            </w:pPr>
            <w:r>
              <w:rPr>
                <w:rFonts w:ascii="Times New Roman" w:hAnsi="Times New Roman" w:cs="Times New Roman"/>
                <w:b/>
                <w:bCs/>
              </w:rPr>
              <w:t>Male</w:t>
            </w:r>
          </w:p>
        </w:tc>
        <w:tc>
          <w:tcPr>
            <w:tcW w:w="1329" w:type="dxa"/>
            <w:vMerge w:val="restart"/>
            <w:noWrap/>
            <w:vAlign w:val="center"/>
            <w:hideMark/>
          </w:tcPr>
          <w:p w14:paraId="2872C938" w14:textId="2EBB2A18" w:rsidR="00280B70" w:rsidRPr="00616452" w:rsidRDefault="00280B70" w:rsidP="003019B5">
            <w:pPr>
              <w:jc w:val="center"/>
              <w:rPr>
                <w:rFonts w:ascii="Times New Roman" w:hAnsi="Times New Roman" w:cs="Times New Roman"/>
                <w:b/>
                <w:bCs/>
              </w:rPr>
            </w:pPr>
            <w:r>
              <w:rPr>
                <w:rFonts w:ascii="Times New Roman" w:hAnsi="Times New Roman" w:cs="Times New Roman"/>
                <w:b/>
                <w:bCs/>
              </w:rPr>
              <w:t>BP3</w:t>
            </w:r>
          </w:p>
        </w:tc>
        <w:tc>
          <w:tcPr>
            <w:tcW w:w="1721" w:type="dxa"/>
            <w:noWrap/>
            <w:vAlign w:val="center"/>
            <w:hideMark/>
          </w:tcPr>
          <w:p w14:paraId="0F566154" w14:textId="77777777" w:rsidR="00280B70" w:rsidRPr="00616452" w:rsidRDefault="00280B70" w:rsidP="003019B5">
            <w:pPr>
              <w:jc w:val="center"/>
              <w:rPr>
                <w:rFonts w:ascii="Times New Roman" w:hAnsi="Times New Roman" w:cs="Times New Roman"/>
              </w:rPr>
            </w:pPr>
            <w:r w:rsidRPr="00616452">
              <w:rPr>
                <w:rFonts w:ascii="Times New Roman" w:hAnsi="Times New Roman" w:cs="Times New Roman"/>
              </w:rPr>
              <w:t>High (Ref)</w:t>
            </w:r>
          </w:p>
        </w:tc>
        <w:tc>
          <w:tcPr>
            <w:tcW w:w="1635" w:type="dxa"/>
            <w:noWrap/>
            <w:hideMark/>
          </w:tcPr>
          <w:p w14:paraId="7FE09141" w14:textId="77777777" w:rsidR="00280B70" w:rsidRPr="00616452" w:rsidRDefault="00280B70" w:rsidP="003019B5">
            <w:pPr>
              <w:jc w:val="center"/>
              <w:rPr>
                <w:rFonts w:ascii="Times New Roman" w:hAnsi="Times New Roman" w:cs="Times New Roman"/>
              </w:rPr>
            </w:pPr>
          </w:p>
        </w:tc>
        <w:tc>
          <w:tcPr>
            <w:tcW w:w="909" w:type="dxa"/>
            <w:noWrap/>
            <w:hideMark/>
          </w:tcPr>
          <w:p w14:paraId="65315E3A" w14:textId="77777777" w:rsidR="00280B70" w:rsidRPr="00616452" w:rsidRDefault="00280B70" w:rsidP="003019B5">
            <w:pPr>
              <w:jc w:val="center"/>
              <w:rPr>
                <w:rFonts w:ascii="Times New Roman" w:hAnsi="Times New Roman" w:cs="Times New Roman"/>
              </w:rPr>
            </w:pPr>
          </w:p>
        </w:tc>
        <w:tc>
          <w:tcPr>
            <w:tcW w:w="891" w:type="dxa"/>
            <w:noWrap/>
            <w:hideMark/>
          </w:tcPr>
          <w:p w14:paraId="31F8BB67" w14:textId="77777777" w:rsidR="00280B70" w:rsidRPr="00616452" w:rsidRDefault="00280B70" w:rsidP="003019B5">
            <w:pPr>
              <w:jc w:val="center"/>
              <w:rPr>
                <w:rFonts w:ascii="Times New Roman" w:hAnsi="Times New Roman" w:cs="Times New Roman"/>
              </w:rPr>
            </w:pPr>
          </w:p>
        </w:tc>
      </w:tr>
      <w:tr w:rsidR="00280B70" w:rsidRPr="00616452" w14:paraId="40C666BC" w14:textId="77777777" w:rsidTr="00280B70">
        <w:trPr>
          <w:trHeight w:val="306"/>
        </w:trPr>
        <w:tc>
          <w:tcPr>
            <w:tcW w:w="963" w:type="dxa"/>
            <w:vMerge/>
            <w:vAlign w:val="bottom"/>
          </w:tcPr>
          <w:p w14:paraId="481AF1CC" w14:textId="77777777" w:rsidR="00280B70" w:rsidRPr="00616452" w:rsidRDefault="00280B70" w:rsidP="00551434">
            <w:pPr>
              <w:jc w:val="center"/>
              <w:rPr>
                <w:rFonts w:ascii="Times New Roman" w:hAnsi="Times New Roman" w:cs="Times New Roman"/>
                <w:b/>
                <w:bCs/>
              </w:rPr>
            </w:pPr>
          </w:p>
        </w:tc>
        <w:tc>
          <w:tcPr>
            <w:tcW w:w="1329" w:type="dxa"/>
            <w:vMerge/>
            <w:noWrap/>
            <w:vAlign w:val="center"/>
          </w:tcPr>
          <w:p w14:paraId="05204395" w14:textId="219E11BB" w:rsidR="00280B70" w:rsidRPr="00616452" w:rsidRDefault="00280B70" w:rsidP="00551434">
            <w:pPr>
              <w:jc w:val="center"/>
              <w:rPr>
                <w:rFonts w:ascii="Times New Roman" w:hAnsi="Times New Roman" w:cs="Times New Roman"/>
                <w:b/>
                <w:bCs/>
              </w:rPr>
            </w:pPr>
          </w:p>
        </w:tc>
        <w:tc>
          <w:tcPr>
            <w:tcW w:w="1721" w:type="dxa"/>
            <w:noWrap/>
            <w:vAlign w:val="center"/>
          </w:tcPr>
          <w:p w14:paraId="013FB4A1"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Marginal</w:t>
            </w:r>
          </w:p>
        </w:tc>
        <w:tc>
          <w:tcPr>
            <w:tcW w:w="1635" w:type="dxa"/>
            <w:noWrap/>
          </w:tcPr>
          <w:p w14:paraId="040128C2" w14:textId="37363205"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-16.08</w:t>
            </w:r>
          </w:p>
        </w:tc>
        <w:tc>
          <w:tcPr>
            <w:tcW w:w="909" w:type="dxa"/>
            <w:noWrap/>
          </w:tcPr>
          <w:p w14:paraId="3B854AA8" w14:textId="1FA845AB"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-35.4</w:t>
            </w:r>
          </w:p>
        </w:tc>
        <w:tc>
          <w:tcPr>
            <w:tcW w:w="891" w:type="dxa"/>
            <w:noWrap/>
          </w:tcPr>
          <w:p w14:paraId="038DEC82" w14:textId="3D482706"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9.02</w:t>
            </w:r>
          </w:p>
        </w:tc>
      </w:tr>
      <w:tr w:rsidR="00280B70" w:rsidRPr="00616452" w14:paraId="2354E07F" w14:textId="77777777" w:rsidTr="00280B70">
        <w:trPr>
          <w:trHeight w:val="306"/>
        </w:trPr>
        <w:tc>
          <w:tcPr>
            <w:tcW w:w="963" w:type="dxa"/>
            <w:vMerge/>
            <w:vAlign w:val="bottom"/>
          </w:tcPr>
          <w:p w14:paraId="3E34D9B2" w14:textId="77777777" w:rsidR="00280B70" w:rsidRPr="00616452" w:rsidRDefault="00280B70" w:rsidP="00551434">
            <w:pPr>
              <w:jc w:val="center"/>
              <w:rPr>
                <w:rFonts w:ascii="Times New Roman" w:hAnsi="Times New Roman" w:cs="Times New Roman"/>
                <w:b/>
                <w:bCs/>
              </w:rPr>
            </w:pPr>
          </w:p>
        </w:tc>
        <w:tc>
          <w:tcPr>
            <w:tcW w:w="1329" w:type="dxa"/>
            <w:vMerge/>
            <w:noWrap/>
            <w:vAlign w:val="center"/>
          </w:tcPr>
          <w:p w14:paraId="16601B42" w14:textId="4CBB0829" w:rsidR="00280B70" w:rsidRPr="00616452" w:rsidRDefault="00280B70" w:rsidP="00551434">
            <w:pPr>
              <w:jc w:val="center"/>
              <w:rPr>
                <w:rFonts w:ascii="Times New Roman" w:hAnsi="Times New Roman" w:cs="Times New Roman"/>
                <w:b/>
                <w:bCs/>
              </w:rPr>
            </w:pPr>
          </w:p>
        </w:tc>
        <w:tc>
          <w:tcPr>
            <w:tcW w:w="1721" w:type="dxa"/>
            <w:noWrap/>
            <w:vAlign w:val="center"/>
          </w:tcPr>
          <w:p w14:paraId="77607EF7"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Low</w:t>
            </w:r>
          </w:p>
        </w:tc>
        <w:tc>
          <w:tcPr>
            <w:tcW w:w="1635" w:type="dxa"/>
            <w:noWrap/>
          </w:tcPr>
          <w:p w14:paraId="4BF3BB8C" w14:textId="3155D4BA" w:rsidR="00280B70" w:rsidRPr="00E31BEF" w:rsidRDefault="00280B70" w:rsidP="00551434">
            <w:pPr>
              <w:jc w:val="center"/>
              <w:rPr>
                <w:rFonts w:ascii="Times New Roman" w:hAnsi="Times New Roman" w:cs="Times New Roman"/>
              </w:rPr>
            </w:pPr>
            <w:r w:rsidRPr="00E31BEF">
              <w:rPr>
                <w:rFonts w:ascii="Helvetica Neue" w:hAnsi="Helvetica Neue"/>
                <w:color w:val="000000" w:themeColor="text1"/>
                <w:sz w:val="15"/>
                <w:szCs w:val="15"/>
              </w:rPr>
              <w:t>-26.04</w:t>
            </w:r>
          </w:p>
        </w:tc>
        <w:tc>
          <w:tcPr>
            <w:tcW w:w="909" w:type="dxa"/>
            <w:noWrap/>
          </w:tcPr>
          <w:p w14:paraId="606ECE30" w14:textId="4AA6F26B"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-41.81</w:t>
            </w:r>
          </w:p>
        </w:tc>
        <w:tc>
          <w:tcPr>
            <w:tcW w:w="891" w:type="dxa"/>
            <w:noWrap/>
          </w:tcPr>
          <w:p w14:paraId="15E8E999" w14:textId="2BDE9D8C"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-5.99</w:t>
            </w:r>
          </w:p>
        </w:tc>
      </w:tr>
      <w:tr w:rsidR="00280B70" w:rsidRPr="00616452" w14:paraId="54368C85" w14:textId="77777777" w:rsidTr="00280B70">
        <w:trPr>
          <w:trHeight w:val="306"/>
        </w:trPr>
        <w:tc>
          <w:tcPr>
            <w:tcW w:w="963" w:type="dxa"/>
            <w:vMerge/>
            <w:vAlign w:val="bottom"/>
          </w:tcPr>
          <w:p w14:paraId="1A1E8983" w14:textId="77777777" w:rsidR="00280B70" w:rsidRPr="00616452" w:rsidRDefault="00280B70" w:rsidP="00551434">
            <w:pPr>
              <w:jc w:val="center"/>
              <w:rPr>
                <w:rFonts w:ascii="Times New Roman" w:hAnsi="Times New Roman" w:cs="Times New Roman"/>
                <w:b/>
                <w:bCs/>
              </w:rPr>
            </w:pPr>
          </w:p>
        </w:tc>
        <w:tc>
          <w:tcPr>
            <w:tcW w:w="1329" w:type="dxa"/>
            <w:vMerge/>
            <w:noWrap/>
            <w:vAlign w:val="center"/>
          </w:tcPr>
          <w:p w14:paraId="0A352CA0" w14:textId="0C90627A" w:rsidR="00280B70" w:rsidRPr="00616452" w:rsidRDefault="00280B70" w:rsidP="00551434">
            <w:pPr>
              <w:jc w:val="center"/>
              <w:rPr>
                <w:rFonts w:ascii="Times New Roman" w:hAnsi="Times New Roman" w:cs="Times New Roman"/>
                <w:b/>
                <w:bCs/>
              </w:rPr>
            </w:pPr>
          </w:p>
        </w:tc>
        <w:tc>
          <w:tcPr>
            <w:tcW w:w="1721" w:type="dxa"/>
            <w:noWrap/>
            <w:vAlign w:val="center"/>
          </w:tcPr>
          <w:p w14:paraId="027D0954"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Very Low</w:t>
            </w:r>
          </w:p>
        </w:tc>
        <w:tc>
          <w:tcPr>
            <w:tcW w:w="1635" w:type="dxa"/>
            <w:noWrap/>
          </w:tcPr>
          <w:p w14:paraId="11DB8BB3" w14:textId="075F11D8"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-21.55</w:t>
            </w:r>
          </w:p>
        </w:tc>
        <w:tc>
          <w:tcPr>
            <w:tcW w:w="909" w:type="dxa"/>
            <w:noWrap/>
          </w:tcPr>
          <w:p w14:paraId="2E8AFDA4" w14:textId="50DD9764"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-43.36</w:t>
            </w:r>
          </w:p>
        </w:tc>
        <w:tc>
          <w:tcPr>
            <w:tcW w:w="891" w:type="dxa"/>
            <w:noWrap/>
          </w:tcPr>
          <w:p w14:paraId="25313C1F" w14:textId="55E62ABB"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8.66</w:t>
            </w:r>
          </w:p>
        </w:tc>
      </w:tr>
      <w:tr w:rsidR="00280B70" w:rsidRPr="00616452" w14:paraId="76FD6EBE" w14:textId="77777777" w:rsidTr="00280B70">
        <w:trPr>
          <w:trHeight w:val="306"/>
        </w:trPr>
        <w:tc>
          <w:tcPr>
            <w:tcW w:w="963" w:type="dxa"/>
            <w:vMerge w:val="restart"/>
            <w:vAlign w:val="center"/>
          </w:tcPr>
          <w:p w14:paraId="0687EFFB" w14:textId="26D359E4" w:rsidR="00280B70" w:rsidRPr="00616452" w:rsidRDefault="00280B70" w:rsidP="003019B5">
            <w:pPr>
              <w:jc w:val="center"/>
              <w:rPr>
                <w:rFonts w:ascii="Times New Roman" w:hAnsi="Times New Roman" w:cs="Times New Roman"/>
                <w:b/>
                <w:bCs/>
              </w:rPr>
            </w:pPr>
            <w:r>
              <w:rPr>
                <w:rFonts w:ascii="Times New Roman" w:hAnsi="Times New Roman" w:cs="Times New Roman"/>
                <w:b/>
                <w:bCs/>
              </w:rPr>
              <w:t>Female</w:t>
            </w:r>
          </w:p>
        </w:tc>
        <w:tc>
          <w:tcPr>
            <w:tcW w:w="1329" w:type="dxa"/>
            <w:vMerge/>
            <w:noWrap/>
            <w:vAlign w:val="center"/>
            <w:hideMark/>
          </w:tcPr>
          <w:p w14:paraId="4BB99E89" w14:textId="208E19FE" w:rsidR="00280B70" w:rsidRPr="00616452" w:rsidRDefault="00280B70" w:rsidP="003019B5">
            <w:pPr>
              <w:jc w:val="center"/>
              <w:rPr>
                <w:rFonts w:ascii="Times New Roman" w:hAnsi="Times New Roman" w:cs="Times New Roman"/>
              </w:rPr>
            </w:pPr>
          </w:p>
        </w:tc>
        <w:tc>
          <w:tcPr>
            <w:tcW w:w="1721" w:type="dxa"/>
            <w:noWrap/>
            <w:hideMark/>
          </w:tcPr>
          <w:p w14:paraId="4BFEF27B" w14:textId="77777777" w:rsidR="00280B70" w:rsidRPr="00616452" w:rsidRDefault="00280B70" w:rsidP="003019B5">
            <w:pPr>
              <w:jc w:val="center"/>
              <w:rPr>
                <w:rFonts w:ascii="Times New Roman" w:hAnsi="Times New Roman" w:cs="Times New Roman"/>
              </w:rPr>
            </w:pPr>
            <w:r w:rsidRPr="00616452">
              <w:rPr>
                <w:rFonts w:ascii="Times New Roman" w:hAnsi="Times New Roman" w:cs="Times New Roman"/>
              </w:rPr>
              <w:t>High (Ref)</w:t>
            </w:r>
          </w:p>
        </w:tc>
        <w:tc>
          <w:tcPr>
            <w:tcW w:w="1635" w:type="dxa"/>
            <w:noWrap/>
            <w:hideMark/>
          </w:tcPr>
          <w:p w14:paraId="0EA9312D" w14:textId="77777777" w:rsidR="00280B70" w:rsidRPr="00616452" w:rsidRDefault="00280B70" w:rsidP="003019B5">
            <w:pPr>
              <w:jc w:val="center"/>
              <w:rPr>
                <w:rFonts w:ascii="Times New Roman" w:hAnsi="Times New Roman" w:cs="Times New Roman"/>
              </w:rPr>
            </w:pPr>
          </w:p>
        </w:tc>
        <w:tc>
          <w:tcPr>
            <w:tcW w:w="909" w:type="dxa"/>
            <w:noWrap/>
            <w:hideMark/>
          </w:tcPr>
          <w:p w14:paraId="0BD052AF" w14:textId="77777777" w:rsidR="00280B70" w:rsidRPr="00616452" w:rsidRDefault="00280B70" w:rsidP="003019B5">
            <w:pPr>
              <w:jc w:val="center"/>
              <w:rPr>
                <w:rFonts w:ascii="Times New Roman" w:hAnsi="Times New Roman" w:cs="Times New Roman"/>
              </w:rPr>
            </w:pPr>
          </w:p>
        </w:tc>
        <w:tc>
          <w:tcPr>
            <w:tcW w:w="891" w:type="dxa"/>
            <w:noWrap/>
            <w:hideMark/>
          </w:tcPr>
          <w:p w14:paraId="5200B40D" w14:textId="77777777" w:rsidR="00280B70" w:rsidRPr="00616452" w:rsidRDefault="00280B70" w:rsidP="003019B5">
            <w:pPr>
              <w:jc w:val="center"/>
              <w:rPr>
                <w:rFonts w:ascii="Times New Roman" w:hAnsi="Times New Roman" w:cs="Times New Roman"/>
              </w:rPr>
            </w:pPr>
          </w:p>
        </w:tc>
      </w:tr>
      <w:tr w:rsidR="00280B70" w:rsidRPr="00616452" w14:paraId="33EE345C" w14:textId="77777777" w:rsidTr="00280B70">
        <w:trPr>
          <w:trHeight w:val="306"/>
        </w:trPr>
        <w:tc>
          <w:tcPr>
            <w:tcW w:w="963" w:type="dxa"/>
            <w:vMerge/>
            <w:vAlign w:val="center"/>
          </w:tcPr>
          <w:p w14:paraId="4207B5BB" w14:textId="77777777" w:rsidR="00280B70" w:rsidRPr="00616452" w:rsidRDefault="00280B70" w:rsidP="00551434">
            <w:pPr>
              <w:jc w:val="center"/>
              <w:rPr>
                <w:rFonts w:ascii="Times New Roman" w:hAnsi="Times New Roman" w:cs="Times New Roman"/>
                <w:b/>
                <w:bCs/>
              </w:rPr>
            </w:pPr>
          </w:p>
        </w:tc>
        <w:tc>
          <w:tcPr>
            <w:tcW w:w="1329" w:type="dxa"/>
            <w:vMerge/>
            <w:noWrap/>
            <w:vAlign w:val="center"/>
            <w:hideMark/>
          </w:tcPr>
          <w:p w14:paraId="738E622F" w14:textId="280E2755" w:rsidR="00280B70" w:rsidRPr="00616452" w:rsidRDefault="00280B70" w:rsidP="00551434">
            <w:pPr>
              <w:jc w:val="center"/>
              <w:rPr>
                <w:rFonts w:ascii="Times New Roman" w:hAnsi="Times New Roman" w:cs="Times New Roman"/>
              </w:rPr>
            </w:pPr>
          </w:p>
        </w:tc>
        <w:tc>
          <w:tcPr>
            <w:tcW w:w="1721" w:type="dxa"/>
            <w:noWrap/>
            <w:hideMark/>
          </w:tcPr>
          <w:p w14:paraId="63349A62"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Marginal</w:t>
            </w:r>
          </w:p>
        </w:tc>
        <w:tc>
          <w:tcPr>
            <w:tcW w:w="1635" w:type="dxa"/>
            <w:noWrap/>
            <w:hideMark/>
          </w:tcPr>
          <w:p w14:paraId="74137E36" w14:textId="1D0FC7CC"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-23.03</w:t>
            </w:r>
          </w:p>
        </w:tc>
        <w:tc>
          <w:tcPr>
            <w:tcW w:w="909" w:type="dxa"/>
            <w:noWrap/>
            <w:hideMark/>
          </w:tcPr>
          <w:p w14:paraId="2ADDCAF0" w14:textId="55E921DA"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-44.39</w:t>
            </w:r>
          </w:p>
        </w:tc>
        <w:tc>
          <w:tcPr>
            <w:tcW w:w="891" w:type="dxa"/>
            <w:noWrap/>
            <w:hideMark/>
          </w:tcPr>
          <w:p w14:paraId="19BF33A1" w14:textId="70D98112"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6.54</w:t>
            </w:r>
          </w:p>
        </w:tc>
      </w:tr>
      <w:tr w:rsidR="00280B70" w:rsidRPr="00616452" w14:paraId="69740059" w14:textId="77777777" w:rsidTr="00280B70">
        <w:trPr>
          <w:trHeight w:val="306"/>
        </w:trPr>
        <w:tc>
          <w:tcPr>
            <w:tcW w:w="963" w:type="dxa"/>
            <w:vMerge/>
            <w:vAlign w:val="center"/>
          </w:tcPr>
          <w:p w14:paraId="1C364FD7" w14:textId="77777777" w:rsidR="00280B70" w:rsidRPr="00616452" w:rsidRDefault="00280B70" w:rsidP="00551434">
            <w:pPr>
              <w:jc w:val="center"/>
              <w:rPr>
                <w:rFonts w:ascii="Times New Roman" w:hAnsi="Times New Roman" w:cs="Times New Roman"/>
                <w:b/>
                <w:bCs/>
              </w:rPr>
            </w:pPr>
          </w:p>
        </w:tc>
        <w:tc>
          <w:tcPr>
            <w:tcW w:w="1329" w:type="dxa"/>
            <w:vMerge/>
            <w:noWrap/>
            <w:vAlign w:val="center"/>
            <w:hideMark/>
          </w:tcPr>
          <w:p w14:paraId="545B835D" w14:textId="3CD39635" w:rsidR="00280B70" w:rsidRPr="00616452" w:rsidRDefault="00280B70" w:rsidP="00551434">
            <w:pPr>
              <w:jc w:val="center"/>
              <w:rPr>
                <w:rFonts w:ascii="Times New Roman" w:hAnsi="Times New Roman" w:cs="Times New Roman"/>
                <w:b/>
                <w:bCs/>
              </w:rPr>
            </w:pPr>
          </w:p>
        </w:tc>
        <w:tc>
          <w:tcPr>
            <w:tcW w:w="1721" w:type="dxa"/>
            <w:noWrap/>
            <w:hideMark/>
          </w:tcPr>
          <w:p w14:paraId="783DB529"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Low</w:t>
            </w:r>
          </w:p>
        </w:tc>
        <w:tc>
          <w:tcPr>
            <w:tcW w:w="1635" w:type="dxa"/>
            <w:noWrap/>
            <w:hideMark/>
          </w:tcPr>
          <w:p w14:paraId="725BED5D" w14:textId="06CC0CA6"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-8.78</w:t>
            </w:r>
          </w:p>
        </w:tc>
        <w:tc>
          <w:tcPr>
            <w:tcW w:w="909" w:type="dxa"/>
            <w:noWrap/>
            <w:hideMark/>
          </w:tcPr>
          <w:p w14:paraId="4BADF235" w14:textId="7986CAE7"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-31</w:t>
            </w:r>
          </w:p>
        </w:tc>
        <w:tc>
          <w:tcPr>
            <w:tcW w:w="891" w:type="dxa"/>
            <w:noWrap/>
            <w:hideMark/>
          </w:tcPr>
          <w:p w14:paraId="6B31CAF8" w14:textId="32524538"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20.6</w:t>
            </w:r>
          </w:p>
        </w:tc>
      </w:tr>
      <w:tr w:rsidR="00280B70" w:rsidRPr="00616452" w14:paraId="36B44593" w14:textId="77777777" w:rsidTr="00280B70">
        <w:trPr>
          <w:trHeight w:val="306"/>
        </w:trPr>
        <w:tc>
          <w:tcPr>
            <w:tcW w:w="963" w:type="dxa"/>
            <w:vMerge/>
            <w:vAlign w:val="center"/>
          </w:tcPr>
          <w:p w14:paraId="5613E2E0" w14:textId="77777777" w:rsidR="00280B70" w:rsidRPr="00616452" w:rsidRDefault="00280B70" w:rsidP="00551434">
            <w:pPr>
              <w:jc w:val="center"/>
              <w:rPr>
                <w:rFonts w:ascii="Times New Roman" w:hAnsi="Times New Roman" w:cs="Times New Roman"/>
                <w:b/>
                <w:bCs/>
              </w:rPr>
            </w:pPr>
          </w:p>
        </w:tc>
        <w:tc>
          <w:tcPr>
            <w:tcW w:w="1329" w:type="dxa"/>
            <w:vMerge/>
            <w:noWrap/>
            <w:vAlign w:val="center"/>
          </w:tcPr>
          <w:p w14:paraId="223E56E9" w14:textId="6AA1A3C0" w:rsidR="00280B70" w:rsidRPr="00616452" w:rsidRDefault="00280B70" w:rsidP="00551434">
            <w:pPr>
              <w:jc w:val="center"/>
              <w:rPr>
                <w:rFonts w:ascii="Times New Roman" w:hAnsi="Times New Roman" w:cs="Times New Roman"/>
                <w:b/>
                <w:bCs/>
              </w:rPr>
            </w:pPr>
          </w:p>
        </w:tc>
        <w:tc>
          <w:tcPr>
            <w:tcW w:w="1721" w:type="dxa"/>
            <w:noWrap/>
          </w:tcPr>
          <w:p w14:paraId="2340B4E5"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Very Low</w:t>
            </w:r>
          </w:p>
        </w:tc>
        <w:tc>
          <w:tcPr>
            <w:tcW w:w="1635" w:type="dxa"/>
            <w:noWrap/>
          </w:tcPr>
          <w:p w14:paraId="0468854B" w14:textId="6BA5A3E2"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-17.51</w:t>
            </w:r>
          </w:p>
        </w:tc>
        <w:tc>
          <w:tcPr>
            <w:tcW w:w="909" w:type="dxa"/>
            <w:noWrap/>
          </w:tcPr>
          <w:p w14:paraId="38CE4864" w14:textId="5ABC4B6A"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-43.95</w:t>
            </w:r>
          </w:p>
        </w:tc>
        <w:tc>
          <w:tcPr>
            <w:tcW w:w="891" w:type="dxa"/>
            <w:noWrap/>
          </w:tcPr>
          <w:p w14:paraId="5CBBFC5E" w14:textId="6E7D38F1"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21.41</w:t>
            </w:r>
          </w:p>
        </w:tc>
      </w:tr>
      <w:tr w:rsidR="00280B70" w:rsidRPr="00616452" w14:paraId="35170666" w14:textId="77777777" w:rsidTr="00280B70">
        <w:trPr>
          <w:trHeight w:val="306"/>
        </w:trPr>
        <w:tc>
          <w:tcPr>
            <w:tcW w:w="963" w:type="dxa"/>
            <w:vMerge w:val="restart"/>
            <w:vAlign w:val="center"/>
          </w:tcPr>
          <w:p w14:paraId="439A5A80" w14:textId="3D635CD5" w:rsidR="00280B70" w:rsidRPr="00616452" w:rsidRDefault="00280B70" w:rsidP="003019B5">
            <w:pPr>
              <w:jc w:val="center"/>
              <w:rPr>
                <w:rFonts w:ascii="Times New Roman" w:hAnsi="Times New Roman" w:cs="Times New Roman"/>
                <w:b/>
                <w:bCs/>
              </w:rPr>
            </w:pPr>
            <w:r>
              <w:rPr>
                <w:rFonts w:ascii="Times New Roman" w:hAnsi="Times New Roman" w:cs="Times New Roman"/>
                <w:b/>
                <w:bCs/>
              </w:rPr>
              <w:t>Male</w:t>
            </w:r>
          </w:p>
        </w:tc>
        <w:tc>
          <w:tcPr>
            <w:tcW w:w="1329" w:type="dxa"/>
            <w:vMerge w:val="restart"/>
            <w:noWrap/>
            <w:vAlign w:val="center"/>
            <w:hideMark/>
          </w:tcPr>
          <w:p w14:paraId="3CDDEBF3" w14:textId="7EB4AAE8" w:rsidR="00280B70" w:rsidRPr="00616452" w:rsidRDefault="00280B70" w:rsidP="003019B5">
            <w:pPr>
              <w:jc w:val="center"/>
              <w:rPr>
                <w:rFonts w:ascii="Times New Roman" w:hAnsi="Times New Roman" w:cs="Times New Roman"/>
                <w:b/>
                <w:bCs/>
              </w:rPr>
            </w:pPr>
            <w:r>
              <w:rPr>
                <w:rFonts w:ascii="Times New Roman" w:hAnsi="Times New Roman" w:cs="Times New Roman"/>
                <w:b/>
                <w:bCs/>
              </w:rPr>
              <w:t>TRS</w:t>
            </w:r>
          </w:p>
        </w:tc>
        <w:tc>
          <w:tcPr>
            <w:tcW w:w="1721" w:type="dxa"/>
            <w:noWrap/>
            <w:vAlign w:val="center"/>
            <w:hideMark/>
          </w:tcPr>
          <w:p w14:paraId="3F16C6BD" w14:textId="77777777" w:rsidR="00280B70" w:rsidRPr="00616452" w:rsidRDefault="00280B70" w:rsidP="003019B5">
            <w:pPr>
              <w:jc w:val="center"/>
              <w:rPr>
                <w:rFonts w:ascii="Times New Roman" w:hAnsi="Times New Roman" w:cs="Times New Roman"/>
              </w:rPr>
            </w:pPr>
            <w:r w:rsidRPr="00616452">
              <w:rPr>
                <w:rFonts w:ascii="Times New Roman" w:hAnsi="Times New Roman" w:cs="Times New Roman"/>
              </w:rPr>
              <w:t>High (Ref)</w:t>
            </w:r>
          </w:p>
        </w:tc>
        <w:tc>
          <w:tcPr>
            <w:tcW w:w="1635" w:type="dxa"/>
            <w:noWrap/>
            <w:hideMark/>
          </w:tcPr>
          <w:p w14:paraId="67D315C7" w14:textId="77777777" w:rsidR="00280B70" w:rsidRPr="00616452" w:rsidRDefault="00280B70" w:rsidP="003019B5">
            <w:pPr>
              <w:jc w:val="center"/>
              <w:rPr>
                <w:rFonts w:ascii="Times New Roman" w:hAnsi="Times New Roman" w:cs="Times New Roman"/>
              </w:rPr>
            </w:pPr>
          </w:p>
        </w:tc>
        <w:tc>
          <w:tcPr>
            <w:tcW w:w="909" w:type="dxa"/>
            <w:noWrap/>
            <w:hideMark/>
          </w:tcPr>
          <w:p w14:paraId="27F75A52" w14:textId="77777777" w:rsidR="00280B70" w:rsidRPr="00616452" w:rsidRDefault="00280B70" w:rsidP="003019B5">
            <w:pPr>
              <w:jc w:val="center"/>
              <w:rPr>
                <w:rFonts w:ascii="Times New Roman" w:hAnsi="Times New Roman" w:cs="Times New Roman"/>
              </w:rPr>
            </w:pPr>
          </w:p>
        </w:tc>
        <w:tc>
          <w:tcPr>
            <w:tcW w:w="891" w:type="dxa"/>
            <w:noWrap/>
            <w:hideMark/>
          </w:tcPr>
          <w:p w14:paraId="5750CC43" w14:textId="77777777" w:rsidR="00280B70" w:rsidRPr="00616452" w:rsidRDefault="00280B70" w:rsidP="003019B5">
            <w:pPr>
              <w:jc w:val="center"/>
              <w:rPr>
                <w:rFonts w:ascii="Times New Roman" w:hAnsi="Times New Roman" w:cs="Times New Roman"/>
              </w:rPr>
            </w:pPr>
          </w:p>
        </w:tc>
      </w:tr>
      <w:tr w:rsidR="00280B70" w:rsidRPr="00616452" w14:paraId="2A8E3B53" w14:textId="77777777" w:rsidTr="00280B70">
        <w:trPr>
          <w:trHeight w:val="306"/>
        </w:trPr>
        <w:tc>
          <w:tcPr>
            <w:tcW w:w="963" w:type="dxa"/>
            <w:vMerge/>
            <w:vAlign w:val="bottom"/>
          </w:tcPr>
          <w:p w14:paraId="6747397D" w14:textId="77777777" w:rsidR="00280B70" w:rsidRPr="00616452" w:rsidRDefault="00280B70" w:rsidP="00551434">
            <w:pPr>
              <w:jc w:val="center"/>
              <w:rPr>
                <w:rFonts w:ascii="Times New Roman" w:hAnsi="Times New Roman" w:cs="Times New Roman"/>
                <w:b/>
                <w:bCs/>
              </w:rPr>
            </w:pPr>
          </w:p>
        </w:tc>
        <w:tc>
          <w:tcPr>
            <w:tcW w:w="1329" w:type="dxa"/>
            <w:vMerge/>
            <w:noWrap/>
            <w:vAlign w:val="center"/>
            <w:hideMark/>
          </w:tcPr>
          <w:p w14:paraId="4F5D5504" w14:textId="138EC5CE" w:rsidR="00280B70" w:rsidRPr="00616452" w:rsidRDefault="00280B70" w:rsidP="00551434">
            <w:pPr>
              <w:jc w:val="center"/>
              <w:rPr>
                <w:rFonts w:ascii="Times New Roman" w:hAnsi="Times New Roman" w:cs="Times New Roman"/>
              </w:rPr>
            </w:pPr>
          </w:p>
        </w:tc>
        <w:tc>
          <w:tcPr>
            <w:tcW w:w="1721" w:type="dxa"/>
            <w:noWrap/>
            <w:vAlign w:val="center"/>
            <w:hideMark/>
          </w:tcPr>
          <w:p w14:paraId="0FCDE1AA"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Marginal</w:t>
            </w:r>
          </w:p>
        </w:tc>
        <w:tc>
          <w:tcPr>
            <w:tcW w:w="1635" w:type="dxa"/>
            <w:noWrap/>
            <w:hideMark/>
          </w:tcPr>
          <w:p w14:paraId="6856F339" w14:textId="51CBDDD8"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-16.23</w:t>
            </w:r>
          </w:p>
        </w:tc>
        <w:tc>
          <w:tcPr>
            <w:tcW w:w="909" w:type="dxa"/>
            <w:noWrap/>
            <w:hideMark/>
          </w:tcPr>
          <w:p w14:paraId="6ABDC1F3" w14:textId="4F06E5C2"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-37.84</w:t>
            </w:r>
          </w:p>
        </w:tc>
        <w:tc>
          <w:tcPr>
            <w:tcW w:w="891" w:type="dxa"/>
            <w:noWrap/>
            <w:hideMark/>
          </w:tcPr>
          <w:p w14:paraId="0CC664DE" w14:textId="329F8989"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12.91</w:t>
            </w:r>
          </w:p>
        </w:tc>
      </w:tr>
      <w:tr w:rsidR="00280B70" w:rsidRPr="00616452" w14:paraId="228DBA14" w14:textId="77777777" w:rsidTr="00280B70">
        <w:trPr>
          <w:trHeight w:val="306"/>
        </w:trPr>
        <w:tc>
          <w:tcPr>
            <w:tcW w:w="963" w:type="dxa"/>
            <w:vMerge/>
            <w:vAlign w:val="bottom"/>
          </w:tcPr>
          <w:p w14:paraId="5BDBC652" w14:textId="77777777" w:rsidR="00280B70" w:rsidRPr="00616452" w:rsidRDefault="00280B70" w:rsidP="00551434">
            <w:pPr>
              <w:jc w:val="center"/>
              <w:rPr>
                <w:rFonts w:ascii="Times New Roman" w:hAnsi="Times New Roman" w:cs="Times New Roman"/>
                <w:b/>
                <w:bCs/>
              </w:rPr>
            </w:pPr>
          </w:p>
        </w:tc>
        <w:tc>
          <w:tcPr>
            <w:tcW w:w="1329" w:type="dxa"/>
            <w:vMerge/>
            <w:noWrap/>
            <w:vAlign w:val="center"/>
          </w:tcPr>
          <w:p w14:paraId="2D86BAA4" w14:textId="32755F74" w:rsidR="00280B70" w:rsidRPr="00616452" w:rsidRDefault="00280B70" w:rsidP="00551434">
            <w:pPr>
              <w:jc w:val="center"/>
              <w:rPr>
                <w:rFonts w:ascii="Times New Roman" w:hAnsi="Times New Roman" w:cs="Times New Roman"/>
              </w:rPr>
            </w:pPr>
          </w:p>
        </w:tc>
        <w:tc>
          <w:tcPr>
            <w:tcW w:w="1721" w:type="dxa"/>
            <w:noWrap/>
            <w:vAlign w:val="center"/>
          </w:tcPr>
          <w:p w14:paraId="00BE6BE7"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Low</w:t>
            </w:r>
          </w:p>
        </w:tc>
        <w:tc>
          <w:tcPr>
            <w:tcW w:w="1635" w:type="dxa"/>
            <w:noWrap/>
          </w:tcPr>
          <w:p w14:paraId="243E2D06" w14:textId="3F05231E" w:rsidR="00280B70" w:rsidRPr="00616452" w:rsidRDefault="00280B70" w:rsidP="00551434">
            <w:pPr>
              <w:jc w:val="center"/>
              <w:rPr>
                <w:rFonts w:ascii="Times New Roman" w:hAnsi="Times New Roman" w:cs="Times New Roman"/>
                <w:color w:val="000000"/>
              </w:rPr>
            </w:pPr>
            <w:r>
              <w:rPr>
                <w:rFonts w:ascii="Helvetica Neue" w:hAnsi="Helvetica Neue"/>
                <w:color w:val="000000"/>
                <w:sz w:val="15"/>
                <w:szCs w:val="15"/>
              </w:rPr>
              <w:t>-17.87</w:t>
            </w:r>
          </w:p>
        </w:tc>
        <w:tc>
          <w:tcPr>
            <w:tcW w:w="909" w:type="dxa"/>
            <w:noWrap/>
          </w:tcPr>
          <w:p w14:paraId="00520A30" w14:textId="661ADAB1" w:rsidR="00280B70" w:rsidRPr="00616452" w:rsidRDefault="00280B70" w:rsidP="00551434">
            <w:pPr>
              <w:jc w:val="center"/>
              <w:rPr>
                <w:rFonts w:ascii="Times New Roman" w:hAnsi="Times New Roman" w:cs="Times New Roman"/>
                <w:color w:val="000000"/>
              </w:rPr>
            </w:pPr>
            <w:r>
              <w:rPr>
                <w:rFonts w:ascii="Helvetica Neue" w:hAnsi="Helvetica Neue"/>
                <w:color w:val="000000"/>
                <w:sz w:val="15"/>
                <w:szCs w:val="15"/>
              </w:rPr>
              <w:t>-37.81</w:t>
            </w:r>
          </w:p>
        </w:tc>
        <w:tc>
          <w:tcPr>
            <w:tcW w:w="891" w:type="dxa"/>
            <w:noWrap/>
          </w:tcPr>
          <w:p w14:paraId="665D8B98" w14:textId="79250D04" w:rsidR="00280B70" w:rsidRPr="00616452" w:rsidRDefault="00280B70" w:rsidP="00551434">
            <w:pPr>
              <w:jc w:val="center"/>
              <w:rPr>
                <w:rFonts w:ascii="Times New Roman" w:hAnsi="Times New Roman" w:cs="Times New Roman"/>
                <w:color w:val="000000"/>
              </w:rPr>
            </w:pPr>
            <w:r>
              <w:rPr>
                <w:rFonts w:ascii="Helvetica Neue" w:hAnsi="Helvetica Neue"/>
                <w:color w:val="000000"/>
                <w:sz w:val="15"/>
                <w:szCs w:val="15"/>
              </w:rPr>
              <w:t>8.47</w:t>
            </w:r>
          </w:p>
        </w:tc>
      </w:tr>
      <w:tr w:rsidR="00280B70" w:rsidRPr="00616452" w14:paraId="048F1E9B" w14:textId="77777777" w:rsidTr="00280B70">
        <w:trPr>
          <w:trHeight w:val="306"/>
        </w:trPr>
        <w:tc>
          <w:tcPr>
            <w:tcW w:w="963" w:type="dxa"/>
            <w:vMerge/>
            <w:vAlign w:val="bottom"/>
          </w:tcPr>
          <w:p w14:paraId="4C96583C" w14:textId="77777777" w:rsidR="00280B70" w:rsidRPr="00616452" w:rsidRDefault="00280B70" w:rsidP="00551434">
            <w:pPr>
              <w:jc w:val="center"/>
              <w:rPr>
                <w:rFonts w:ascii="Times New Roman" w:hAnsi="Times New Roman" w:cs="Times New Roman"/>
                <w:b/>
                <w:bCs/>
              </w:rPr>
            </w:pPr>
          </w:p>
        </w:tc>
        <w:tc>
          <w:tcPr>
            <w:tcW w:w="1329" w:type="dxa"/>
            <w:vMerge/>
            <w:noWrap/>
            <w:vAlign w:val="center"/>
          </w:tcPr>
          <w:p w14:paraId="3228645D" w14:textId="1954282F" w:rsidR="00280B70" w:rsidRPr="00616452" w:rsidRDefault="00280B70" w:rsidP="00551434">
            <w:pPr>
              <w:jc w:val="center"/>
              <w:rPr>
                <w:rFonts w:ascii="Times New Roman" w:hAnsi="Times New Roman" w:cs="Times New Roman"/>
              </w:rPr>
            </w:pPr>
          </w:p>
        </w:tc>
        <w:tc>
          <w:tcPr>
            <w:tcW w:w="1721" w:type="dxa"/>
            <w:noWrap/>
            <w:vAlign w:val="center"/>
          </w:tcPr>
          <w:p w14:paraId="3A0759EA"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Very Low</w:t>
            </w:r>
          </w:p>
        </w:tc>
        <w:tc>
          <w:tcPr>
            <w:tcW w:w="1635" w:type="dxa"/>
            <w:noWrap/>
          </w:tcPr>
          <w:p w14:paraId="471138E1" w14:textId="01B0A4CE" w:rsidR="00280B70" w:rsidRPr="00616452" w:rsidRDefault="00280B70" w:rsidP="00551434">
            <w:pPr>
              <w:jc w:val="center"/>
              <w:rPr>
                <w:rFonts w:ascii="Times New Roman" w:hAnsi="Times New Roman" w:cs="Times New Roman"/>
                <w:color w:val="000000"/>
              </w:rPr>
            </w:pPr>
            <w:r>
              <w:rPr>
                <w:rFonts w:ascii="Helvetica Neue" w:hAnsi="Helvetica Neue"/>
                <w:color w:val="000000"/>
                <w:sz w:val="15"/>
                <w:szCs w:val="15"/>
              </w:rPr>
              <w:t>-17.63</w:t>
            </w:r>
          </w:p>
        </w:tc>
        <w:tc>
          <w:tcPr>
            <w:tcW w:w="909" w:type="dxa"/>
            <w:noWrap/>
          </w:tcPr>
          <w:p w14:paraId="7ABFE587" w14:textId="08C84EFA" w:rsidR="00280B70" w:rsidRPr="00616452" w:rsidRDefault="00280B70" w:rsidP="00551434">
            <w:pPr>
              <w:jc w:val="center"/>
              <w:rPr>
                <w:rFonts w:ascii="Times New Roman" w:hAnsi="Times New Roman" w:cs="Times New Roman"/>
                <w:color w:val="000000"/>
              </w:rPr>
            </w:pPr>
            <w:r>
              <w:rPr>
                <w:rFonts w:ascii="Helvetica Neue" w:hAnsi="Helvetica Neue"/>
                <w:color w:val="000000"/>
                <w:sz w:val="15"/>
                <w:szCs w:val="15"/>
              </w:rPr>
              <w:t>-40.19</w:t>
            </w:r>
          </w:p>
        </w:tc>
        <w:tc>
          <w:tcPr>
            <w:tcW w:w="891" w:type="dxa"/>
            <w:noWrap/>
          </w:tcPr>
          <w:p w14:paraId="2ED56B6C" w14:textId="65E1C6DE" w:rsidR="00280B70" w:rsidRPr="00616452" w:rsidRDefault="00280B70" w:rsidP="00551434">
            <w:pPr>
              <w:jc w:val="center"/>
              <w:rPr>
                <w:rFonts w:ascii="Times New Roman" w:hAnsi="Times New Roman" w:cs="Times New Roman"/>
                <w:color w:val="000000"/>
              </w:rPr>
            </w:pPr>
            <w:r>
              <w:rPr>
                <w:rFonts w:ascii="Helvetica Neue" w:hAnsi="Helvetica Neue"/>
                <w:color w:val="000000"/>
                <w:sz w:val="15"/>
                <w:szCs w:val="15"/>
              </w:rPr>
              <w:t>13.44</w:t>
            </w:r>
          </w:p>
        </w:tc>
      </w:tr>
      <w:tr w:rsidR="00280B70" w:rsidRPr="00616452" w14:paraId="42EA2B51" w14:textId="77777777" w:rsidTr="00280B70">
        <w:trPr>
          <w:trHeight w:val="306"/>
        </w:trPr>
        <w:tc>
          <w:tcPr>
            <w:tcW w:w="963" w:type="dxa"/>
            <w:vMerge w:val="restart"/>
            <w:vAlign w:val="center"/>
          </w:tcPr>
          <w:p w14:paraId="7704A8C6" w14:textId="524F39F6" w:rsidR="00280B70" w:rsidRPr="00616452" w:rsidRDefault="00280B70" w:rsidP="003019B5">
            <w:pPr>
              <w:jc w:val="center"/>
              <w:rPr>
                <w:rFonts w:ascii="Times New Roman" w:hAnsi="Times New Roman" w:cs="Times New Roman"/>
                <w:b/>
                <w:bCs/>
              </w:rPr>
            </w:pPr>
            <w:r>
              <w:rPr>
                <w:rFonts w:ascii="Times New Roman" w:hAnsi="Times New Roman" w:cs="Times New Roman"/>
                <w:b/>
                <w:bCs/>
              </w:rPr>
              <w:t>Female</w:t>
            </w:r>
          </w:p>
        </w:tc>
        <w:tc>
          <w:tcPr>
            <w:tcW w:w="1329" w:type="dxa"/>
            <w:vMerge/>
            <w:noWrap/>
            <w:vAlign w:val="center"/>
          </w:tcPr>
          <w:p w14:paraId="0195C627" w14:textId="3EC3C260" w:rsidR="00280B70" w:rsidRPr="00616452" w:rsidRDefault="00280B70" w:rsidP="003019B5">
            <w:pPr>
              <w:jc w:val="center"/>
              <w:rPr>
                <w:rFonts w:ascii="Times New Roman" w:hAnsi="Times New Roman" w:cs="Times New Roman"/>
              </w:rPr>
            </w:pPr>
          </w:p>
        </w:tc>
        <w:tc>
          <w:tcPr>
            <w:tcW w:w="1721" w:type="dxa"/>
            <w:noWrap/>
          </w:tcPr>
          <w:p w14:paraId="3BBAF297" w14:textId="77777777" w:rsidR="00280B70" w:rsidRPr="00616452" w:rsidRDefault="00280B70" w:rsidP="003019B5">
            <w:pPr>
              <w:jc w:val="center"/>
              <w:rPr>
                <w:rFonts w:ascii="Times New Roman" w:hAnsi="Times New Roman" w:cs="Times New Roman"/>
              </w:rPr>
            </w:pPr>
            <w:r w:rsidRPr="00616452">
              <w:rPr>
                <w:rFonts w:ascii="Times New Roman" w:hAnsi="Times New Roman" w:cs="Times New Roman"/>
              </w:rPr>
              <w:t>High (Ref)</w:t>
            </w:r>
          </w:p>
        </w:tc>
        <w:tc>
          <w:tcPr>
            <w:tcW w:w="1635" w:type="dxa"/>
            <w:noWrap/>
          </w:tcPr>
          <w:p w14:paraId="0DF96D17" w14:textId="77777777" w:rsidR="00280B70" w:rsidRPr="00616452" w:rsidRDefault="00280B70" w:rsidP="003019B5">
            <w:pPr>
              <w:jc w:val="center"/>
              <w:rPr>
                <w:rFonts w:ascii="Times New Roman" w:hAnsi="Times New Roman" w:cs="Times New Roman"/>
                <w:color w:val="000000"/>
              </w:rPr>
            </w:pPr>
          </w:p>
        </w:tc>
        <w:tc>
          <w:tcPr>
            <w:tcW w:w="909" w:type="dxa"/>
            <w:noWrap/>
          </w:tcPr>
          <w:p w14:paraId="34DAC3DA" w14:textId="77777777" w:rsidR="00280B70" w:rsidRPr="00616452" w:rsidRDefault="00280B70" w:rsidP="003019B5">
            <w:pPr>
              <w:jc w:val="center"/>
              <w:rPr>
                <w:rFonts w:ascii="Times New Roman" w:hAnsi="Times New Roman" w:cs="Times New Roman"/>
                <w:color w:val="000000"/>
              </w:rPr>
            </w:pPr>
          </w:p>
        </w:tc>
        <w:tc>
          <w:tcPr>
            <w:tcW w:w="891" w:type="dxa"/>
            <w:noWrap/>
          </w:tcPr>
          <w:p w14:paraId="47985A63" w14:textId="77777777" w:rsidR="00280B70" w:rsidRPr="00616452" w:rsidRDefault="00280B70" w:rsidP="003019B5">
            <w:pPr>
              <w:jc w:val="center"/>
              <w:rPr>
                <w:rFonts w:ascii="Times New Roman" w:hAnsi="Times New Roman" w:cs="Times New Roman"/>
                <w:color w:val="000000"/>
              </w:rPr>
            </w:pPr>
          </w:p>
        </w:tc>
      </w:tr>
      <w:tr w:rsidR="00280B70" w:rsidRPr="00616452" w14:paraId="3717C853" w14:textId="77777777" w:rsidTr="00280B70">
        <w:trPr>
          <w:trHeight w:val="306"/>
        </w:trPr>
        <w:tc>
          <w:tcPr>
            <w:tcW w:w="963" w:type="dxa"/>
            <w:vMerge/>
            <w:vAlign w:val="bottom"/>
          </w:tcPr>
          <w:p w14:paraId="09CD2DE6" w14:textId="77777777" w:rsidR="00280B70" w:rsidRPr="00616452" w:rsidRDefault="00280B70" w:rsidP="00551434">
            <w:pPr>
              <w:jc w:val="center"/>
              <w:rPr>
                <w:rFonts w:ascii="Times New Roman" w:hAnsi="Times New Roman" w:cs="Times New Roman"/>
                <w:b/>
                <w:bCs/>
              </w:rPr>
            </w:pPr>
          </w:p>
        </w:tc>
        <w:tc>
          <w:tcPr>
            <w:tcW w:w="1329" w:type="dxa"/>
            <w:vMerge/>
            <w:noWrap/>
            <w:vAlign w:val="center"/>
          </w:tcPr>
          <w:p w14:paraId="2C8C8EEE" w14:textId="08CBB436" w:rsidR="00280B70" w:rsidRPr="00616452" w:rsidRDefault="00280B70" w:rsidP="00551434">
            <w:pPr>
              <w:jc w:val="center"/>
              <w:rPr>
                <w:rFonts w:ascii="Times New Roman" w:hAnsi="Times New Roman" w:cs="Times New Roman"/>
              </w:rPr>
            </w:pPr>
          </w:p>
        </w:tc>
        <w:tc>
          <w:tcPr>
            <w:tcW w:w="1721" w:type="dxa"/>
            <w:noWrap/>
          </w:tcPr>
          <w:p w14:paraId="5D5FD1BA"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Marginal</w:t>
            </w:r>
          </w:p>
        </w:tc>
        <w:tc>
          <w:tcPr>
            <w:tcW w:w="1635" w:type="dxa"/>
            <w:noWrap/>
          </w:tcPr>
          <w:p w14:paraId="3FFDA4D6" w14:textId="25A2359D" w:rsidR="00280B70" w:rsidRPr="00616452" w:rsidRDefault="00280B70" w:rsidP="00551434">
            <w:pPr>
              <w:jc w:val="center"/>
              <w:rPr>
                <w:rFonts w:ascii="Times New Roman" w:hAnsi="Times New Roman" w:cs="Times New Roman"/>
                <w:color w:val="000000"/>
              </w:rPr>
            </w:pPr>
            <w:r>
              <w:rPr>
                <w:rFonts w:ascii="Helvetica Neue" w:hAnsi="Helvetica Neue"/>
                <w:color w:val="000000"/>
                <w:sz w:val="15"/>
                <w:szCs w:val="15"/>
              </w:rPr>
              <w:t>-13.31</w:t>
            </w:r>
          </w:p>
        </w:tc>
        <w:tc>
          <w:tcPr>
            <w:tcW w:w="909" w:type="dxa"/>
            <w:noWrap/>
          </w:tcPr>
          <w:p w14:paraId="00A97E89" w14:textId="31EBF08C" w:rsidR="00280B70" w:rsidRPr="00616452" w:rsidRDefault="00280B70" w:rsidP="00551434">
            <w:pPr>
              <w:jc w:val="center"/>
              <w:rPr>
                <w:rFonts w:ascii="Times New Roman" w:hAnsi="Times New Roman" w:cs="Times New Roman"/>
                <w:color w:val="000000"/>
              </w:rPr>
            </w:pPr>
            <w:r>
              <w:rPr>
                <w:rFonts w:ascii="Helvetica Neue" w:hAnsi="Helvetica Neue"/>
                <w:color w:val="000000"/>
                <w:sz w:val="15"/>
                <w:szCs w:val="15"/>
              </w:rPr>
              <w:t>-34.9</w:t>
            </w:r>
          </w:p>
        </w:tc>
        <w:tc>
          <w:tcPr>
            <w:tcW w:w="891" w:type="dxa"/>
            <w:noWrap/>
          </w:tcPr>
          <w:p w14:paraId="01680A9E" w14:textId="6A28E8EF" w:rsidR="00280B70" w:rsidRPr="00616452" w:rsidRDefault="00280B70" w:rsidP="00551434">
            <w:pPr>
              <w:jc w:val="center"/>
              <w:rPr>
                <w:rFonts w:ascii="Times New Roman" w:hAnsi="Times New Roman" w:cs="Times New Roman"/>
                <w:color w:val="000000"/>
              </w:rPr>
            </w:pPr>
            <w:r>
              <w:rPr>
                <w:rFonts w:ascii="Helvetica Neue" w:hAnsi="Helvetica Neue"/>
                <w:color w:val="000000"/>
                <w:sz w:val="15"/>
                <w:szCs w:val="15"/>
              </w:rPr>
              <w:t>15.43</w:t>
            </w:r>
          </w:p>
        </w:tc>
      </w:tr>
      <w:tr w:rsidR="00280B70" w:rsidRPr="00616452" w14:paraId="79BD427E" w14:textId="77777777" w:rsidTr="00280B70">
        <w:trPr>
          <w:trHeight w:val="306"/>
        </w:trPr>
        <w:tc>
          <w:tcPr>
            <w:tcW w:w="963" w:type="dxa"/>
            <w:vMerge/>
            <w:vAlign w:val="bottom"/>
          </w:tcPr>
          <w:p w14:paraId="3A34A078" w14:textId="77777777" w:rsidR="00280B70" w:rsidRPr="00616452" w:rsidRDefault="00280B70" w:rsidP="00551434">
            <w:pPr>
              <w:jc w:val="center"/>
              <w:rPr>
                <w:rFonts w:ascii="Times New Roman" w:hAnsi="Times New Roman" w:cs="Times New Roman"/>
                <w:b/>
                <w:bCs/>
              </w:rPr>
            </w:pPr>
          </w:p>
        </w:tc>
        <w:tc>
          <w:tcPr>
            <w:tcW w:w="1329" w:type="dxa"/>
            <w:vMerge/>
            <w:noWrap/>
            <w:vAlign w:val="center"/>
            <w:hideMark/>
          </w:tcPr>
          <w:p w14:paraId="266CDB37" w14:textId="1F667F76" w:rsidR="00280B70" w:rsidRPr="00616452" w:rsidRDefault="00280B70" w:rsidP="00551434">
            <w:pPr>
              <w:jc w:val="center"/>
              <w:rPr>
                <w:rFonts w:ascii="Times New Roman" w:hAnsi="Times New Roman" w:cs="Times New Roman"/>
                <w:b/>
                <w:bCs/>
              </w:rPr>
            </w:pPr>
          </w:p>
        </w:tc>
        <w:tc>
          <w:tcPr>
            <w:tcW w:w="1721" w:type="dxa"/>
            <w:noWrap/>
            <w:hideMark/>
          </w:tcPr>
          <w:p w14:paraId="7EEB548A"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Low</w:t>
            </w:r>
          </w:p>
        </w:tc>
        <w:tc>
          <w:tcPr>
            <w:tcW w:w="1635" w:type="dxa"/>
            <w:noWrap/>
            <w:hideMark/>
          </w:tcPr>
          <w:p w14:paraId="251727EC" w14:textId="1E96469F"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-7.74</w:t>
            </w:r>
          </w:p>
        </w:tc>
        <w:tc>
          <w:tcPr>
            <w:tcW w:w="909" w:type="dxa"/>
            <w:noWrap/>
            <w:hideMark/>
          </w:tcPr>
          <w:p w14:paraId="046350E5" w14:textId="12E4D8C6"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-29.12</w:t>
            </w:r>
          </w:p>
        </w:tc>
        <w:tc>
          <w:tcPr>
            <w:tcW w:w="891" w:type="dxa"/>
            <w:noWrap/>
            <w:hideMark/>
          </w:tcPr>
          <w:p w14:paraId="71231198" w14:textId="3832FAC0"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20.09</w:t>
            </w:r>
          </w:p>
        </w:tc>
      </w:tr>
      <w:tr w:rsidR="00280B70" w:rsidRPr="00616452" w14:paraId="3C1F53CF" w14:textId="77777777" w:rsidTr="00280B70">
        <w:trPr>
          <w:trHeight w:val="306"/>
        </w:trPr>
        <w:tc>
          <w:tcPr>
            <w:tcW w:w="963" w:type="dxa"/>
            <w:vMerge/>
            <w:vAlign w:val="bottom"/>
          </w:tcPr>
          <w:p w14:paraId="73BCF363" w14:textId="77777777" w:rsidR="00280B70" w:rsidRPr="00616452" w:rsidRDefault="00280B70" w:rsidP="00551434">
            <w:pPr>
              <w:jc w:val="center"/>
              <w:rPr>
                <w:rFonts w:ascii="Times New Roman" w:hAnsi="Times New Roman" w:cs="Times New Roman"/>
                <w:b/>
                <w:bCs/>
              </w:rPr>
            </w:pPr>
          </w:p>
        </w:tc>
        <w:tc>
          <w:tcPr>
            <w:tcW w:w="1329" w:type="dxa"/>
            <w:vMerge/>
            <w:noWrap/>
            <w:vAlign w:val="center"/>
            <w:hideMark/>
          </w:tcPr>
          <w:p w14:paraId="6CACE710" w14:textId="0FFCE3D4" w:rsidR="00280B70" w:rsidRPr="00616452" w:rsidRDefault="00280B70" w:rsidP="00551434">
            <w:pPr>
              <w:jc w:val="center"/>
              <w:rPr>
                <w:rFonts w:ascii="Times New Roman" w:hAnsi="Times New Roman" w:cs="Times New Roman"/>
                <w:b/>
                <w:bCs/>
              </w:rPr>
            </w:pPr>
          </w:p>
        </w:tc>
        <w:tc>
          <w:tcPr>
            <w:tcW w:w="1721" w:type="dxa"/>
            <w:noWrap/>
            <w:hideMark/>
          </w:tcPr>
          <w:p w14:paraId="0A32EDEE"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Very Low</w:t>
            </w:r>
          </w:p>
        </w:tc>
        <w:tc>
          <w:tcPr>
            <w:tcW w:w="1635" w:type="dxa"/>
            <w:noWrap/>
            <w:hideMark/>
          </w:tcPr>
          <w:p w14:paraId="5EDE7F41" w14:textId="381E4CD7"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-30.31</w:t>
            </w:r>
          </w:p>
        </w:tc>
        <w:tc>
          <w:tcPr>
            <w:tcW w:w="909" w:type="dxa"/>
            <w:noWrap/>
            <w:hideMark/>
          </w:tcPr>
          <w:p w14:paraId="18C4B882" w14:textId="4E82DCFF"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-48.6</w:t>
            </w:r>
          </w:p>
        </w:tc>
        <w:tc>
          <w:tcPr>
            <w:tcW w:w="891" w:type="dxa"/>
            <w:noWrap/>
            <w:hideMark/>
          </w:tcPr>
          <w:p w14:paraId="4DE7092D" w14:textId="78644CE6"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-5.52</w:t>
            </w:r>
          </w:p>
        </w:tc>
      </w:tr>
      <w:tr w:rsidR="00280B70" w:rsidRPr="00616452" w14:paraId="3D35C7C1" w14:textId="77777777" w:rsidTr="00280B70">
        <w:trPr>
          <w:trHeight w:val="306"/>
        </w:trPr>
        <w:tc>
          <w:tcPr>
            <w:tcW w:w="963" w:type="dxa"/>
            <w:vMerge w:val="restart"/>
            <w:vAlign w:val="center"/>
          </w:tcPr>
          <w:p w14:paraId="3D4C1F1E" w14:textId="62A57F3E" w:rsidR="00280B70" w:rsidRPr="00616452" w:rsidRDefault="00280B70" w:rsidP="003019B5">
            <w:pPr>
              <w:jc w:val="center"/>
              <w:rPr>
                <w:rFonts w:ascii="Times New Roman" w:hAnsi="Times New Roman" w:cs="Times New Roman"/>
                <w:b/>
                <w:bCs/>
              </w:rPr>
            </w:pPr>
            <w:r>
              <w:rPr>
                <w:rFonts w:ascii="Times New Roman" w:hAnsi="Times New Roman" w:cs="Times New Roman"/>
                <w:b/>
                <w:bCs/>
              </w:rPr>
              <w:t>Male</w:t>
            </w:r>
          </w:p>
        </w:tc>
        <w:tc>
          <w:tcPr>
            <w:tcW w:w="1329" w:type="dxa"/>
            <w:vMerge w:val="restart"/>
            <w:noWrap/>
            <w:vAlign w:val="center"/>
            <w:hideMark/>
          </w:tcPr>
          <w:p w14:paraId="18DEF6D5" w14:textId="3B919E0B" w:rsidR="00280B70" w:rsidRPr="00E75DAC" w:rsidRDefault="00280B70" w:rsidP="003019B5">
            <w:pPr>
              <w:jc w:val="center"/>
              <w:rPr>
                <w:rFonts w:ascii="Times New Roman" w:hAnsi="Times New Roman" w:cs="Times New Roman"/>
                <w:b/>
                <w:bCs/>
              </w:rPr>
            </w:pPr>
            <w:r w:rsidRPr="00E75DAC">
              <w:rPr>
                <w:rFonts w:ascii="Times New Roman" w:hAnsi="Times New Roman" w:cs="Times New Roman"/>
                <w:b/>
                <w:bCs/>
                <w:color w:val="000000" w:themeColor="text1"/>
              </w:rPr>
              <w:t>BUP</w:t>
            </w:r>
          </w:p>
        </w:tc>
        <w:tc>
          <w:tcPr>
            <w:tcW w:w="1721" w:type="dxa"/>
            <w:noWrap/>
            <w:vAlign w:val="center"/>
            <w:hideMark/>
          </w:tcPr>
          <w:p w14:paraId="4605B4EC" w14:textId="77777777" w:rsidR="00280B70" w:rsidRPr="00AE27F2" w:rsidRDefault="00280B70" w:rsidP="003019B5">
            <w:pPr>
              <w:jc w:val="center"/>
              <w:rPr>
                <w:rFonts w:ascii="Times New Roman" w:hAnsi="Times New Roman" w:cs="Times New Roman"/>
                <w:b/>
                <w:bCs/>
              </w:rPr>
            </w:pPr>
            <w:r w:rsidRPr="00AE27F2">
              <w:rPr>
                <w:rFonts w:ascii="Times New Roman" w:hAnsi="Times New Roman" w:cs="Times New Roman"/>
                <w:b/>
                <w:bCs/>
                <w:highlight w:val="green"/>
              </w:rPr>
              <w:t>High (Ref)</w:t>
            </w:r>
          </w:p>
        </w:tc>
        <w:tc>
          <w:tcPr>
            <w:tcW w:w="1635" w:type="dxa"/>
            <w:noWrap/>
            <w:hideMark/>
          </w:tcPr>
          <w:p w14:paraId="63FA90A2" w14:textId="77777777" w:rsidR="00280B70" w:rsidRPr="00616452" w:rsidRDefault="00280B70" w:rsidP="003019B5">
            <w:pPr>
              <w:jc w:val="center"/>
              <w:rPr>
                <w:rFonts w:ascii="Times New Roman" w:hAnsi="Times New Roman" w:cs="Times New Roman"/>
              </w:rPr>
            </w:pPr>
          </w:p>
        </w:tc>
        <w:tc>
          <w:tcPr>
            <w:tcW w:w="909" w:type="dxa"/>
            <w:noWrap/>
            <w:hideMark/>
          </w:tcPr>
          <w:p w14:paraId="1E8B7AF5" w14:textId="77777777" w:rsidR="00280B70" w:rsidRPr="00616452" w:rsidRDefault="00280B70" w:rsidP="003019B5">
            <w:pPr>
              <w:jc w:val="center"/>
              <w:rPr>
                <w:rFonts w:ascii="Times New Roman" w:hAnsi="Times New Roman" w:cs="Times New Roman"/>
              </w:rPr>
            </w:pPr>
          </w:p>
        </w:tc>
        <w:tc>
          <w:tcPr>
            <w:tcW w:w="891" w:type="dxa"/>
            <w:noWrap/>
            <w:hideMark/>
          </w:tcPr>
          <w:p w14:paraId="67F8D641" w14:textId="77777777" w:rsidR="00280B70" w:rsidRPr="00616452" w:rsidRDefault="00280B70" w:rsidP="003019B5">
            <w:pPr>
              <w:jc w:val="center"/>
              <w:rPr>
                <w:rFonts w:ascii="Times New Roman" w:hAnsi="Times New Roman" w:cs="Times New Roman"/>
              </w:rPr>
            </w:pPr>
          </w:p>
        </w:tc>
      </w:tr>
      <w:tr w:rsidR="00280B70" w:rsidRPr="00616452" w14:paraId="6C09C06B" w14:textId="77777777" w:rsidTr="00280B70">
        <w:trPr>
          <w:trHeight w:val="306"/>
        </w:trPr>
        <w:tc>
          <w:tcPr>
            <w:tcW w:w="963" w:type="dxa"/>
            <w:vMerge/>
            <w:vAlign w:val="bottom"/>
          </w:tcPr>
          <w:p w14:paraId="795B45C0" w14:textId="77777777" w:rsidR="00280B70" w:rsidRPr="00616452" w:rsidRDefault="00280B70" w:rsidP="00551434">
            <w:pPr>
              <w:jc w:val="center"/>
              <w:rPr>
                <w:rFonts w:ascii="Times New Roman" w:hAnsi="Times New Roman" w:cs="Times New Roman"/>
                <w:b/>
                <w:bCs/>
              </w:rPr>
            </w:pPr>
          </w:p>
        </w:tc>
        <w:tc>
          <w:tcPr>
            <w:tcW w:w="1329" w:type="dxa"/>
            <w:vMerge/>
            <w:noWrap/>
            <w:vAlign w:val="center"/>
          </w:tcPr>
          <w:p w14:paraId="533D130D" w14:textId="2C52A39B" w:rsidR="00280B70" w:rsidRPr="00616452" w:rsidRDefault="00280B70" w:rsidP="00551434">
            <w:pPr>
              <w:jc w:val="center"/>
              <w:rPr>
                <w:rFonts w:ascii="Times New Roman" w:hAnsi="Times New Roman" w:cs="Times New Roman"/>
                <w:b/>
                <w:bCs/>
              </w:rPr>
            </w:pPr>
          </w:p>
        </w:tc>
        <w:tc>
          <w:tcPr>
            <w:tcW w:w="1721" w:type="dxa"/>
            <w:noWrap/>
            <w:vAlign w:val="center"/>
          </w:tcPr>
          <w:p w14:paraId="400A9564"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Marginal</w:t>
            </w:r>
          </w:p>
        </w:tc>
        <w:tc>
          <w:tcPr>
            <w:tcW w:w="1635" w:type="dxa"/>
            <w:noWrap/>
          </w:tcPr>
          <w:p w14:paraId="7111F60A" w14:textId="0CB02545"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-0.83</w:t>
            </w:r>
          </w:p>
        </w:tc>
        <w:tc>
          <w:tcPr>
            <w:tcW w:w="909" w:type="dxa"/>
            <w:noWrap/>
          </w:tcPr>
          <w:p w14:paraId="5918E03B" w14:textId="7D54D5BD"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-14.6</w:t>
            </w:r>
          </w:p>
        </w:tc>
        <w:tc>
          <w:tcPr>
            <w:tcW w:w="891" w:type="dxa"/>
            <w:noWrap/>
          </w:tcPr>
          <w:p w14:paraId="2A5F285A" w14:textId="0E8F5E97"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15.17</w:t>
            </w:r>
          </w:p>
        </w:tc>
      </w:tr>
      <w:tr w:rsidR="00280B70" w:rsidRPr="00616452" w14:paraId="4E5C809C" w14:textId="77777777" w:rsidTr="00280B70">
        <w:trPr>
          <w:trHeight w:val="306"/>
        </w:trPr>
        <w:tc>
          <w:tcPr>
            <w:tcW w:w="963" w:type="dxa"/>
            <w:vMerge/>
            <w:vAlign w:val="bottom"/>
          </w:tcPr>
          <w:p w14:paraId="5089D395" w14:textId="77777777" w:rsidR="00280B70" w:rsidRPr="00616452" w:rsidRDefault="00280B70" w:rsidP="00551434">
            <w:pPr>
              <w:jc w:val="center"/>
              <w:rPr>
                <w:rFonts w:ascii="Times New Roman" w:hAnsi="Times New Roman" w:cs="Times New Roman"/>
                <w:b/>
                <w:bCs/>
              </w:rPr>
            </w:pPr>
          </w:p>
        </w:tc>
        <w:tc>
          <w:tcPr>
            <w:tcW w:w="1329" w:type="dxa"/>
            <w:vMerge/>
            <w:noWrap/>
            <w:vAlign w:val="center"/>
          </w:tcPr>
          <w:p w14:paraId="4D27B07F" w14:textId="3D8FCBCA" w:rsidR="00280B70" w:rsidRPr="00616452" w:rsidRDefault="00280B70" w:rsidP="00551434">
            <w:pPr>
              <w:jc w:val="center"/>
              <w:rPr>
                <w:rFonts w:ascii="Times New Roman" w:hAnsi="Times New Roman" w:cs="Times New Roman"/>
                <w:b/>
                <w:bCs/>
              </w:rPr>
            </w:pPr>
          </w:p>
        </w:tc>
        <w:tc>
          <w:tcPr>
            <w:tcW w:w="1721" w:type="dxa"/>
            <w:noWrap/>
            <w:vAlign w:val="center"/>
          </w:tcPr>
          <w:p w14:paraId="637CA786"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Low</w:t>
            </w:r>
          </w:p>
        </w:tc>
        <w:tc>
          <w:tcPr>
            <w:tcW w:w="1635" w:type="dxa"/>
            <w:noWrap/>
          </w:tcPr>
          <w:p w14:paraId="4033A85B" w14:textId="6E75591F"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2.28</w:t>
            </w:r>
          </w:p>
        </w:tc>
        <w:tc>
          <w:tcPr>
            <w:tcW w:w="909" w:type="dxa"/>
            <w:noWrap/>
          </w:tcPr>
          <w:p w14:paraId="18CE7B62" w14:textId="4EDB5E00"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-12.01</w:t>
            </w:r>
          </w:p>
        </w:tc>
        <w:tc>
          <w:tcPr>
            <w:tcW w:w="891" w:type="dxa"/>
            <w:noWrap/>
          </w:tcPr>
          <w:p w14:paraId="44602DA7" w14:textId="573AD214"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18.89</w:t>
            </w:r>
          </w:p>
        </w:tc>
      </w:tr>
      <w:tr w:rsidR="00280B70" w:rsidRPr="00616452" w14:paraId="3956401F" w14:textId="77777777" w:rsidTr="00280B70">
        <w:trPr>
          <w:trHeight w:val="306"/>
        </w:trPr>
        <w:tc>
          <w:tcPr>
            <w:tcW w:w="963" w:type="dxa"/>
            <w:vMerge/>
            <w:vAlign w:val="bottom"/>
          </w:tcPr>
          <w:p w14:paraId="199C6028" w14:textId="77777777" w:rsidR="00280B70" w:rsidRPr="00616452" w:rsidRDefault="00280B70" w:rsidP="00551434">
            <w:pPr>
              <w:jc w:val="center"/>
              <w:rPr>
                <w:rFonts w:ascii="Times New Roman" w:hAnsi="Times New Roman" w:cs="Times New Roman"/>
                <w:b/>
                <w:bCs/>
              </w:rPr>
            </w:pPr>
          </w:p>
        </w:tc>
        <w:tc>
          <w:tcPr>
            <w:tcW w:w="1329" w:type="dxa"/>
            <w:vMerge/>
            <w:noWrap/>
            <w:vAlign w:val="center"/>
          </w:tcPr>
          <w:p w14:paraId="4DBEB4D1" w14:textId="5286D4BE" w:rsidR="00280B70" w:rsidRPr="00616452" w:rsidRDefault="00280B70" w:rsidP="00551434">
            <w:pPr>
              <w:jc w:val="center"/>
              <w:rPr>
                <w:rFonts w:ascii="Times New Roman" w:hAnsi="Times New Roman" w:cs="Times New Roman"/>
                <w:b/>
                <w:bCs/>
              </w:rPr>
            </w:pPr>
          </w:p>
        </w:tc>
        <w:tc>
          <w:tcPr>
            <w:tcW w:w="1721" w:type="dxa"/>
            <w:noWrap/>
            <w:vAlign w:val="center"/>
          </w:tcPr>
          <w:p w14:paraId="2A1D450A" w14:textId="77777777" w:rsidR="00280B70" w:rsidRPr="00EF5CEF" w:rsidRDefault="00280B70" w:rsidP="00551434">
            <w:pPr>
              <w:jc w:val="center"/>
              <w:rPr>
                <w:rFonts w:ascii="Times New Roman" w:hAnsi="Times New Roman" w:cs="Times New Roman"/>
                <w:b/>
                <w:bCs/>
                <w:highlight w:val="green"/>
              </w:rPr>
            </w:pPr>
            <w:r w:rsidRPr="00EF5CEF">
              <w:rPr>
                <w:rFonts w:ascii="Times New Roman" w:hAnsi="Times New Roman" w:cs="Times New Roman"/>
                <w:b/>
                <w:bCs/>
                <w:highlight w:val="green"/>
              </w:rPr>
              <w:t>Very Low</w:t>
            </w:r>
          </w:p>
        </w:tc>
        <w:tc>
          <w:tcPr>
            <w:tcW w:w="1635" w:type="dxa"/>
            <w:noWrap/>
          </w:tcPr>
          <w:p w14:paraId="3FEE68C0" w14:textId="2CC8FBE3" w:rsidR="00280B70" w:rsidRPr="00EF5CEF" w:rsidRDefault="00280B70" w:rsidP="00551434">
            <w:pPr>
              <w:jc w:val="center"/>
              <w:rPr>
                <w:rFonts w:ascii="Times New Roman" w:hAnsi="Times New Roman" w:cs="Times New Roman"/>
                <w:b/>
                <w:bCs/>
                <w:highlight w:val="green"/>
              </w:rPr>
            </w:pPr>
            <w:r w:rsidRPr="00EF5CEF">
              <w:rPr>
                <w:rFonts w:ascii="Helvetica Neue" w:hAnsi="Helvetica Neue"/>
                <w:b/>
                <w:bCs/>
                <w:color w:val="000000"/>
                <w:sz w:val="15"/>
                <w:szCs w:val="15"/>
                <w:highlight w:val="green"/>
              </w:rPr>
              <w:t>5.93</w:t>
            </w:r>
          </w:p>
        </w:tc>
        <w:tc>
          <w:tcPr>
            <w:tcW w:w="909" w:type="dxa"/>
            <w:noWrap/>
          </w:tcPr>
          <w:p w14:paraId="3835589B" w14:textId="3B7AD132" w:rsidR="00280B70" w:rsidRPr="00EF5CEF" w:rsidRDefault="00280B70" w:rsidP="00551434">
            <w:pPr>
              <w:jc w:val="center"/>
              <w:rPr>
                <w:rFonts w:ascii="Times New Roman" w:hAnsi="Times New Roman" w:cs="Times New Roman"/>
                <w:b/>
                <w:bCs/>
                <w:highlight w:val="green"/>
              </w:rPr>
            </w:pPr>
            <w:r w:rsidRPr="00EF5CEF">
              <w:rPr>
                <w:rFonts w:ascii="Helvetica Neue" w:hAnsi="Helvetica Neue"/>
                <w:b/>
                <w:bCs/>
                <w:color w:val="000000"/>
                <w:sz w:val="15"/>
                <w:szCs w:val="15"/>
                <w:highlight w:val="green"/>
              </w:rPr>
              <w:t>-11.74</w:t>
            </w:r>
          </w:p>
        </w:tc>
        <w:tc>
          <w:tcPr>
            <w:tcW w:w="891" w:type="dxa"/>
            <w:noWrap/>
          </w:tcPr>
          <w:p w14:paraId="7194F764" w14:textId="4539292A" w:rsidR="00280B70" w:rsidRPr="00EF5CEF" w:rsidRDefault="00280B70" w:rsidP="00551434">
            <w:pPr>
              <w:jc w:val="center"/>
              <w:rPr>
                <w:rFonts w:ascii="Times New Roman" w:hAnsi="Times New Roman" w:cs="Times New Roman"/>
                <w:b/>
                <w:bCs/>
                <w:highlight w:val="green"/>
              </w:rPr>
            </w:pPr>
            <w:r w:rsidRPr="00EF5CEF">
              <w:rPr>
                <w:rFonts w:ascii="Helvetica Neue" w:hAnsi="Helvetica Neue"/>
                <w:b/>
                <w:bCs/>
                <w:color w:val="000000"/>
                <w:sz w:val="15"/>
                <w:szCs w:val="15"/>
                <w:highlight w:val="green"/>
              </w:rPr>
              <w:t>27.14</w:t>
            </w:r>
          </w:p>
        </w:tc>
      </w:tr>
      <w:tr w:rsidR="00280B70" w:rsidRPr="00616452" w14:paraId="137AD3D4" w14:textId="77777777" w:rsidTr="00E31BEF">
        <w:trPr>
          <w:trHeight w:val="405"/>
        </w:trPr>
        <w:tc>
          <w:tcPr>
            <w:tcW w:w="963" w:type="dxa"/>
            <w:vMerge w:val="restart"/>
            <w:vAlign w:val="center"/>
          </w:tcPr>
          <w:p w14:paraId="67B433D5" w14:textId="1FCCC57A" w:rsidR="00280B70" w:rsidRPr="00616452" w:rsidRDefault="00280B70" w:rsidP="003019B5">
            <w:pPr>
              <w:jc w:val="center"/>
              <w:rPr>
                <w:rFonts w:ascii="Times New Roman" w:hAnsi="Times New Roman" w:cs="Times New Roman"/>
                <w:b/>
                <w:bCs/>
              </w:rPr>
            </w:pPr>
            <w:r>
              <w:rPr>
                <w:rFonts w:ascii="Times New Roman" w:hAnsi="Times New Roman" w:cs="Times New Roman"/>
                <w:b/>
                <w:bCs/>
              </w:rPr>
              <w:t>Female</w:t>
            </w:r>
          </w:p>
        </w:tc>
        <w:tc>
          <w:tcPr>
            <w:tcW w:w="1329" w:type="dxa"/>
            <w:vMerge/>
            <w:noWrap/>
            <w:vAlign w:val="center"/>
          </w:tcPr>
          <w:p w14:paraId="3CE6C445" w14:textId="1F219DEC" w:rsidR="00280B70" w:rsidRPr="00616452" w:rsidRDefault="00280B70" w:rsidP="003019B5">
            <w:pPr>
              <w:jc w:val="center"/>
              <w:rPr>
                <w:rFonts w:ascii="Times New Roman" w:hAnsi="Times New Roman" w:cs="Times New Roman"/>
                <w:b/>
                <w:bCs/>
              </w:rPr>
            </w:pPr>
          </w:p>
        </w:tc>
        <w:tc>
          <w:tcPr>
            <w:tcW w:w="1721" w:type="dxa"/>
            <w:noWrap/>
          </w:tcPr>
          <w:p w14:paraId="517754BE" w14:textId="77777777" w:rsidR="00280B70" w:rsidRPr="00616452" w:rsidRDefault="00280B70" w:rsidP="003019B5">
            <w:pPr>
              <w:jc w:val="center"/>
              <w:rPr>
                <w:rFonts w:ascii="Times New Roman" w:hAnsi="Times New Roman" w:cs="Times New Roman"/>
              </w:rPr>
            </w:pPr>
            <w:r w:rsidRPr="00616452">
              <w:rPr>
                <w:rFonts w:ascii="Times New Roman" w:hAnsi="Times New Roman" w:cs="Times New Roman"/>
              </w:rPr>
              <w:t>High (Ref)</w:t>
            </w:r>
          </w:p>
        </w:tc>
        <w:tc>
          <w:tcPr>
            <w:tcW w:w="1635" w:type="dxa"/>
            <w:noWrap/>
          </w:tcPr>
          <w:p w14:paraId="69FAE519" w14:textId="77777777" w:rsidR="00280B70" w:rsidRPr="00616452" w:rsidRDefault="00280B70" w:rsidP="003019B5">
            <w:pPr>
              <w:jc w:val="center"/>
              <w:rPr>
                <w:rFonts w:ascii="Times New Roman" w:hAnsi="Times New Roman" w:cs="Times New Roman"/>
              </w:rPr>
            </w:pPr>
          </w:p>
        </w:tc>
        <w:tc>
          <w:tcPr>
            <w:tcW w:w="909" w:type="dxa"/>
            <w:noWrap/>
          </w:tcPr>
          <w:p w14:paraId="5933D562" w14:textId="77777777" w:rsidR="00280B70" w:rsidRPr="00616452" w:rsidRDefault="00280B70" w:rsidP="003019B5">
            <w:pPr>
              <w:jc w:val="center"/>
              <w:rPr>
                <w:rFonts w:ascii="Times New Roman" w:hAnsi="Times New Roman" w:cs="Times New Roman"/>
              </w:rPr>
            </w:pPr>
          </w:p>
        </w:tc>
        <w:tc>
          <w:tcPr>
            <w:tcW w:w="891" w:type="dxa"/>
            <w:noWrap/>
          </w:tcPr>
          <w:p w14:paraId="348E009F" w14:textId="77777777" w:rsidR="00280B70" w:rsidRPr="00616452" w:rsidRDefault="00280B70" w:rsidP="003019B5">
            <w:pPr>
              <w:jc w:val="center"/>
              <w:rPr>
                <w:rFonts w:ascii="Times New Roman" w:hAnsi="Times New Roman" w:cs="Times New Roman"/>
              </w:rPr>
            </w:pPr>
          </w:p>
        </w:tc>
      </w:tr>
      <w:tr w:rsidR="00280B70" w:rsidRPr="00616452" w14:paraId="06CCAFFE" w14:textId="77777777" w:rsidTr="00280B70">
        <w:trPr>
          <w:trHeight w:val="306"/>
        </w:trPr>
        <w:tc>
          <w:tcPr>
            <w:tcW w:w="963" w:type="dxa"/>
            <w:vMerge/>
            <w:vAlign w:val="bottom"/>
          </w:tcPr>
          <w:p w14:paraId="27F275E1" w14:textId="77777777" w:rsidR="00280B70" w:rsidRPr="00616452" w:rsidRDefault="00280B70" w:rsidP="00551434">
            <w:pPr>
              <w:jc w:val="center"/>
              <w:rPr>
                <w:rFonts w:ascii="Times New Roman" w:hAnsi="Times New Roman" w:cs="Times New Roman"/>
                <w:b/>
                <w:bCs/>
              </w:rPr>
            </w:pPr>
          </w:p>
        </w:tc>
        <w:tc>
          <w:tcPr>
            <w:tcW w:w="1329" w:type="dxa"/>
            <w:vMerge/>
            <w:noWrap/>
            <w:vAlign w:val="center"/>
            <w:hideMark/>
          </w:tcPr>
          <w:p w14:paraId="6A1D312C" w14:textId="07356F10" w:rsidR="00280B70" w:rsidRPr="00616452" w:rsidRDefault="00280B70" w:rsidP="00551434">
            <w:pPr>
              <w:jc w:val="center"/>
              <w:rPr>
                <w:rFonts w:ascii="Times New Roman" w:hAnsi="Times New Roman" w:cs="Times New Roman"/>
              </w:rPr>
            </w:pPr>
          </w:p>
        </w:tc>
        <w:tc>
          <w:tcPr>
            <w:tcW w:w="1721" w:type="dxa"/>
            <w:noWrap/>
            <w:hideMark/>
          </w:tcPr>
          <w:p w14:paraId="46E9CB69"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Marginal</w:t>
            </w:r>
          </w:p>
        </w:tc>
        <w:tc>
          <w:tcPr>
            <w:tcW w:w="1635" w:type="dxa"/>
            <w:noWrap/>
            <w:hideMark/>
          </w:tcPr>
          <w:p w14:paraId="122D6386" w14:textId="7F80F398" w:rsidR="00280B70" w:rsidRPr="00E31BEF" w:rsidRDefault="00280B70" w:rsidP="00551434">
            <w:pPr>
              <w:jc w:val="center"/>
              <w:rPr>
                <w:rFonts w:ascii="Times New Roman" w:hAnsi="Times New Roman" w:cs="Times New Roman"/>
                <w:color w:val="000000" w:themeColor="text1"/>
              </w:rPr>
            </w:pPr>
            <w:r w:rsidRPr="00E31BEF">
              <w:rPr>
                <w:rFonts w:ascii="Helvetica Neue" w:hAnsi="Helvetica Neue"/>
                <w:color w:val="000000" w:themeColor="text1"/>
                <w:sz w:val="15"/>
                <w:szCs w:val="15"/>
              </w:rPr>
              <w:t>-24.64</w:t>
            </w:r>
          </w:p>
        </w:tc>
        <w:tc>
          <w:tcPr>
            <w:tcW w:w="909" w:type="dxa"/>
            <w:noWrap/>
            <w:hideMark/>
          </w:tcPr>
          <w:p w14:paraId="724FC020" w14:textId="64742995"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-37.05</w:t>
            </w:r>
          </w:p>
        </w:tc>
        <w:tc>
          <w:tcPr>
            <w:tcW w:w="891" w:type="dxa"/>
            <w:noWrap/>
            <w:hideMark/>
          </w:tcPr>
          <w:p w14:paraId="788A9185" w14:textId="6D702898"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-9.77</w:t>
            </w:r>
          </w:p>
        </w:tc>
      </w:tr>
      <w:tr w:rsidR="00280B70" w:rsidRPr="00616452" w14:paraId="3E212610" w14:textId="77777777" w:rsidTr="00280B70">
        <w:trPr>
          <w:trHeight w:val="306"/>
        </w:trPr>
        <w:tc>
          <w:tcPr>
            <w:tcW w:w="963" w:type="dxa"/>
            <w:vMerge/>
            <w:vAlign w:val="bottom"/>
          </w:tcPr>
          <w:p w14:paraId="0D8926FC" w14:textId="77777777" w:rsidR="00280B70" w:rsidRPr="00616452" w:rsidRDefault="00280B70" w:rsidP="00551434">
            <w:pPr>
              <w:jc w:val="center"/>
              <w:rPr>
                <w:rFonts w:ascii="Times New Roman" w:hAnsi="Times New Roman" w:cs="Times New Roman"/>
                <w:b/>
                <w:bCs/>
              </w:rPr>
            </w:pPr>
          </w:p>
        </w:tc>
        <w:tc>
          <w:tcPr>
            <w:tcW w:w="1329" w:type="dxa"/>
            <w:vMerge/>
            <w:noWrap/>
            <w:vAlign w:val="center"/>
            <w:hideMark/>
          </w:tcPr>
          <w:p w14:paraId="75884CDB" w14:textId="1BA11401" w:rsidR="00280B70" w:rsidRPr="00616452" w:rsidRDefault="00280B70" w:rsidP="00551434">
            <w:pPr>
              <w:jc w:val="center"/>
              <w:rPr>
                <w:rFonts w:ascii="Times New Roman" w:hAnsi="Times New Roman" w:cs="Times New Roman"/>
              </w:rPr>
            </w:pPr>
          </w:p>
        </w:tc>
        <w:tc>
          <w:tcPr>
            <w:tcW w:w="1721" w:type="dxa"/>
            <w:noWrap/>
            <w:hideMark/>
          </w:tcPr>
          <w:p w14:paraId="62DDD00E"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Low</w:t>
            </w:r>
          </w:p>
        </w:tc>
        <w:tc>
          <w:tcPr>
            <w:tcW w:w="1635" w:type="dxa"/>
            <w:noWrap/>
            <w:hideMark/>
          </w:tcPr>
          <w:p w14:paraId="72839295" w14:textId="4BD95A59" w:rsidR="00280B70" w:rsidRPr="00E31BEF" w:rsidRDefault="00280B70" w:rsidP="00551434">
            <w:pPr>
              <w:jc w:val="center"/>
              <w:rPr>
                <w:rFonts w:ascii="Times New Roman" w:hAnsi="Times New Roman" w:cs="Times New Roman"/>
                <w:color w:val="000000" w:themeColor="text1"/>
              </w:rPr>
            </w:pPr>
            <w:r w:rsidRPr="00E31BEF">
              <w:rPr>
                <w:rFonts w:ascii="Helvetica Neue" w:hAnsi="Helvetica Neue"/>
                <w:color w:val="000000" w:themeColor="text1"/>
                <w:sz w:val="15"/>
                <w:szCs w:val="15"/>
              </w:rPr>
              <w:t>-24.73</w:t>
            </w:r>
          </w:p>
        </w:tc>
        <w:tc>
          <w:tcPr>
            <w:tcW w:w="909" w:type="dxa"/>
            <w:noWrap/>
            <w:hideMark/>
          </w:tcPr>
          <w:p w14:paraId="3C9B54BE" w14:textId="020FC0D1"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-41.24</w:t>
            </w:r>
          </w:p>
        </w:tc>
        <w:tc>
          <w:tcPr>
            <w:tcW w:w="891" w:type="dxa"/>
            <w:noWrap/>
            <w:hideMark/>
          </w:tcPr>
          <w:p w14:paraId="2E0EC52E" w14:textId="7FCDEAEB"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-3.58</w:t>
            </w:r>
          </w:p>
        </w:tc>
      </w:tr>
      <w:tr w:rsidR="00280B70" w:rsidRPr="00616452" w14:paraId="484DCAB9" w14:textId="77777777" w:rsidTr="00280B70">
        <w:trPr>
          <w:trHeight w:val="306"/>
        </w:trPr>
        <w:tc>
          <w:tcPr>
            <w:tcW w:w="963" w:type="dxa"/>
            <w:vMerge/>
            <w:vAlign w:val="bottom"/>
          </w:tcPr>
          <w:p w14:paraId="357C2C58" w14:textId="77777777" w:rsidR="00280B70" w:rsidRPr="00616452" w:rsidRDefault="00280B70" w:rsidP="00551434">
            <w:pPr>
              <w:jc w:val="center"/>
              <w:rPr>
                <w:rFonts w:ascii="Times New Roman" w:hAnsi="Times New Roman" w:cs="Times New Roman"/>
                <w:b/>
                <w:bCs/>
              </w:rPr>
            </w:pPr>
          </w:p>
        </w:tc>
        <w:tc>
          <w:tcPr>
            <w:tcW w:w="1329" w:type="dxa"/>
            <w:vMerge/>
            <w:noWrap/>
            <w:vAlign w:val="center"/>
            <w:hideMark/>
          </w:tcPr>
          <w:p w14:paraId="18BE190B" w14:textId="61A942FF" w:rsidR="00280B70" w:rsidRPr="00616452" w:rsidRDefault="00280B70" w:rsidP="00551434">
            <w:pPr>
              <w:jc w:val="center"/>
              <w:rPr>
                <w:rFonts w:ascii="Times New Roman" w:hAnsi="Times New Roman" w:cs="Times New Roman"/>
              </w:rPr>
            </w:pPr>
          </w:p>
        </w:tc>
        <w:tc>
          <w:tcPr>
            <w:tcW w:w="1721" w:type="dxa"/>
            <w:noWrap/>
            <w:hideMark/>
          </w:tcPr>
          <w:p w14:paraId="7F896F5F"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Very Low</w:t>
            </w:r>
          </w:p>
        </w:tc>
        <w:tc>
          <w:tcPr>
            <w:tcW w:w="1635" w:type="dxa"/>
            <w:noWrap/>
            <w:hideMark/>
          </w:tcPr>
          <w:p w14:paraId="568296AE" w14:textId="13725993" w:rsidR="00280B70" w:rsidRPr="00E31BEF" w:rsidRDefault="00280B70" w:rsidP="00551434">
            <w:pPr>
              <w:jc w:val="center"/>
              <w:rPr>
                <w:rFonts w:ascii="Times New Roman" w:hAnsi="Times New Roman" w:cs="Times New Roman"/>
                <w:color w:val="000000" w:themeColor="text1"/>
              </w:rPr>
            </w:pPr>
            <w:r w:rsidRPr="00E31BEF">
              <w:rPr>
                <w:rFonts w:ascii="Helvetica Neue" w:hAnsi="Helvetica Neue"/>
                <w:color w:val="000000" w:themeColor="text1"/>
                <w:sz w:val="15"/>
                <w:szCs w:val="15"/>
              </w:rPr>
              <w:t>-46.55</w:t>
            </w:r>
          </w:p>
        </w:tc>
        <w:tc>
          <w:tcPr>
            <w:tcW w:w="909" w:type="dxa"/>
            <w:noWrap/>
            <w:hideMark/>
          </w:tcPr>
          <w:p w14:paraId="6ADB851F" w14:textId="397FB2E6"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-59.43</w:t>
            </w:r>
          </w:p>
        </w:tc>
        <w:tc>
          <w:tcPr>
            <w:tcW w:w="891" w:type="dxa"/>
            <w:noWrap/>
            <w:hideMark/>
          </w:tcPr>
          <w:p w14:paraId="028EF665" w14:textId="3827E415"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-29.59</w:t>
            </w:r>
          </w:p>
        </w:tc>
      </w:tr>
      <w:tr w:rsidR="00280B70" w:rsidRPr="00616452" w14:paraId="48716A6E" w14:textId="77777777" w:rsidTr="00280B70">
        <w:trPr>
          <w:trHeight w:val="306"/>
        </w:trPr>
        <w:tc>
          <w:tcPr>
            <w:tcW w:w="963" w:type="dxa"/>
            <w:vMerge w:val="restart"/>
            <w:vAlign w:val="center"/>
          </w:tcPr>
          <w:p w14:paraId="4F4DCF3E" w14:textId="0533A945" w:rsidR="00280B70" w:rsidRPr="00616452" w:rsidRDefault="00280B70" w:rsidP="003019B5">
            <w:pPr>
              <w:jc w:val="center"/>
              <w:rPr>
                <w:rFonts w:ascii="Times New Roman" w:eastAsia="Aptos" w:hAnsi="Times New Roman" w:cs="Times New Roman"/>
                <w:b/>
                <w:bCs/>
              </w:rPr>
            </w:pPr>
            <w:r>
              <w:rPr>
                <w:rFonts w:ascii="Times New Roman" w:hAnsi="Times New Roman" w:cs="Times New Roman"/>
                <w:b/>
                <w:bCs/>
              </w:rPr>
              <w:t>Male</w:t>
            </w:r>
          </w:p>
        </w:tc>
        <w:tc>
          <w:tcPr>
            <w:tcW w:w="1329" w:type="dxa"/>
            <w:vMerge w:val="restart"/>
            <w:noWrap/>
            <w:vAlign w:val="center"/>
            <w:hideMark/>
          </w:tcPr>
          <w:p w14:paraId="6B6707C7" w14:textId="710717B5" w:rsidR="00280B70" w:rsidRPr="00616452" w:rsidRDefault="00280B70" w:rsidP="003019B5">
            <w:pPr>
              <w:jc w:val="center"/>
              <w:rPr>
                <w:rFonts w:ascii="Times New Roman" w:hAnsi="Times New Roman" w:cs="Times New Roman"/>
                <w:b/>
                <w:bCs/>
              </w:rPr>
            </w:pPr>
            <m:oMathPara>
              <m:oMath>
                <m:r>
                  <m:rPr>
                    <m:sty m:val="b"/>
                  </m:rPr>
                  <w:rPr>
                    <w:rFonts w:ascii="Cambria Math" w:eastAsiaTheme="minorEastAsia" w:hAnsi="Cambria Math" w:cs="Times New Roman"/>
                  </w:rPr>
                  <m:t>EPB</m:t>
                </m:r>
              </m:oMath>
            </m:oMathPara>
          </w:p>
        </w:tc>
        <w:tc>
          <w:tcPr>
            <w:tcW w:w="1721" w:type="dxa"/>
            <w:noWrap/>
            <w:vAlign w:val="center"/>
            <w:hideMark/>
          </w:tcPr>
          <w:p w14:paraId="6D4C37F6" w14:textId="77777777" w:rsidR="00280B70" w:rsidRPr="00616452" w:rsidRDefault="00280B70" w:rsidP="003019B5">
            <w:pPr>
              <w:jc w:val="center"/>
              <w:rPr>
                <w:rFonts w:ascii="Times New Roman" w:hAnsi="Times New Roman" w:cs="Times New Roman"/>
              </w:rPr>
            </w:pPr>
            <w:r w:rsidRPr="00616452">
              <w:rPr>
                <w:rFonts w:ascii="Times New Roman" w:hAnsi="Times New Roman" w:cs="Times New Roman"/>
              </w:rPr>
              <w:t>High (Ref)</w:t>
            </w:r>
          </w:p>
        </w:tc>
        <w:tc>
          <w:tcPr>
            <w:tcW w:w="1635" w:type="dxa"/>
            <w:noWrap/>
            <w:hideMark/>
          </w:tcPr>
          <w:p w14:paraId="200BB787" w14:textId="77777777" w:rsidR="00280B70" w:rsidRPr="00616452" w:rsidRDefault="00280B70" w:rsidP="003019B5">
            <w:pPr>
              <w:jc w:val="center"/>
              <w:rPr>
                <w:rFonts w:ascii="Times New Roman" w:hAnsi="Times New Roman" w:cs="Times New Roman"/>
              </w:rPr>
            </w:pPr>
          </w:p>
        </w:tc>
        <w:tc>
          <w:tcPr>
            <w:tcW w:w="909" w:type="dxa"/>
            <w:noWrap/>
            <w:hideMark/>
          </w:tcPr>
          <w:p w14:paraId="7C8C83BE" w14:textId="77777777" w:rsidR="00280B70" w:rsidRPr="00616452" w:rsidRDefault="00280B70" w:rsidP="003019B5">
            <w:pPr>
              <w:jc w:val="center"/>
              <w:rPr>
                <w:rFonts w:ascii="Times New Roman" w:hAnsi="Times New Roman" w:cs="Times New Roman"/>
              </w:rPr>
            </w:pPr>
          </w:p>
        </w:tc>
        <w:tc>
          <w:tcPr>
            <w:tcW w:w="891" w:type="dxa"/>
            <w:noWrap/>
            <w:hideMark/>
          </w:tcPr>
          <w:p w14:paraId="35A6F7BA" w14:textId="77777777" w:rsidR="00280B70" w:rsidRPr="00616452" w:rsidRDefault="00280B70" w:rsidP="003019B5">
            <w:pPr>
              <w:jc w:val="center"/>
              <w:rPr>
                <w:rFonts w:ascii="Times New Roman" w:hAnsi="Times New Roman" w:cs="Times New Roman"/>
              </w:rPr>
            </w:pPr>
          </w:p>
        </w:tc>
      </w:tr>
      <w:tr w:rsidR="00280B70" w:rsidRPr="00616452" w14:paraId="1E83C69E" w14:textId="77777777" w:rsidTr="00280B70">
        <w:trPr>
          <w:trHeight w:val="306"/>
        </w:trPr>
        <w:tc>
          <w:tcPr>
            <w:tcW w:w="963" w:type="dxa"/>
            <w:vMerge/>
            <w:vAlign w:val="bottom"/>
          </w:tcPr>
          <w:p w14:paraId="630F14F4" w14:textId="77777777" w:rsidR="00280B70" w:rsidRPr="00616452" w:rsidRDefault="00280B70" w:rsidP="00551434">
            <w:pPr>
              <w:jc w:val="center"/>
              <w:rPr>
                <w:rFonts w:ascii="Times New Roman" w:eastAsia="Aptos" w:hAnsi="Times New Roman" w:cs="Times New Roman"/>
                <w:b/>
                <w:bCs/>
              </w:rPr>
            </w:pPr>
          </w:p>
        </w:tc>
        <w:tc>
          <w:tcPr>
            <w:tcW w:w="1329" w:type="dxa"/>
            <w:vMerge/>
            <w:noWrap/>
            <w:vAlign w:val="center"/>
          </w:tcPr>
          <w:p w14:paraId="420CCA63" w14:textId="77145BB5" w:rsidR="00280B70" w:rsidRPr="00616452" w:rsidRDefault="00280B70" w:rsidP="00551434">
            <w:pPr>
              <w:jc w:val="center"/>
              <w:rPr>
                <w:rFonts w:ascii="Times New Roman" w:eastAsia="Aptos" w:hAnsi="Times New Roman" w:cs="Times New Roman"/>
                <w:b/>
              </w:rPr>
            </w:pPr>
          </w:p>
        </w:tc>
        <w:tc>
          <w:tcPr>
            <w:tcW w:w="1721" w:type="dxa"/>
            <w:noWrap/>
            <w:vAlign w:val="center"/>
          </w:tcPr>
          <w:p w14:paraId="14F34B68"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Marginal</w:t>
            </w:r>
          </w:p>
        </w:tc>
        <w:tc>
          <w:tcPr>
            <w:tcW w:w="1635" w:type="dxa"/>
            <w:noWrap/>
          </w:tcPr>
          <w:p w14:paraId="54A0864F" w14:textId="3631E118"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0.12</w:t>
            </w:r>
          </w:p>
        </w:tc>
        <w:tc>
          <w:tcPr>
            <w:tcW w:w="909" w:type="dxa"/>
            <w:noWrap/>
          </w:tcPr>
          <w:p w14:paraId="2D4D6103" w14:textId="1FCCF871"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-17.97</w:t>
            </w:r>
          </w:p>
        </w:tc>
        <w:tc>
          <w:tcPr>
            <w:tcW w:w="891" w:type="dxa"/>
            <w:noWrap/>
          </w:tcPr>
          <w:p w14:paraId="0C8F818A" w14:textId="32B1C845"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22.2</w:t>
            </w:r>
          </w:p>
        </w:tc>
      </w:tr>
      <w:tr w:rsidR="00280B70" w:rsidRPr="00616452" w14:paraId="6AE19164" w14:textId="77777777" w:rsidTr="00280B70">
        <w:trPr>
          <w:trHeight w:val="306"/>
        </w:trPr>
        <w:tc>
          <w:tcPr>
            <w:tcW w:w="963" w:type="dxa"/>
            <w:vMerge/>
            <w:vAlign w:val="bottom"/>
          </w:tcPr>
          <w:p w14:paraId="2AC4C42E" w14:textId="77777777" w:rsidR="00280B70" w:rsidRPr="00616452" w:rsidRDefault="00280B70" w:rsidP="00551434">
            <w:pPr>
              <w:jc w:val="center"/>
              <w:rPr>
                <w:rFonts w:ascii="Times New Roman" w:eastAsia="Aptos" w:hAnsi="Times New Roman" w:cs="Times New Roman"/>
                <w:b/>
                <w:bCs/>
              </w:rPr>
            </w:pPr>
          </w:p>
        </w:tc>
        <w:tc>
          <w:tcPr>
            <w:tcW w:w="1329" w:type="dxa"/>
            <w:vMerge/>
            <w:noWrap/>
            <w:vAlign w:val="center"/>
          </w:tcPr>
          <w:p w14:paraId="4067529F" w14:textId="54A3CB8D" w:rsidR="00280B70" w:rsidRPr="00616452" w:rsidRDefault="00280B70" w:rsidP="00551434">
            <w:pPr>
              <w:jc w:val="center"/>
              <w:rPr>
                <w:rFonts w:ascii="Times New Roman" w:eastAsia="Aptos" w:hAnsi="Times New Roman" w:cs="Times New Roman"/>
                <w:b/>
              </w:rPr>
            </w:pPr>
          </w:p>
        </w:tc>
        <w:tc>
          <w:tcPr>
            <w:tcW w:w="1721" w:type="dxa"/>
            <w:noWrap/>
            <w:vAlign w:val="center"/>
          </w:tcPr>
          <w:p w14:paraId="6F0D8948"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Low</w:t>
            </w:r>
          </w:p>
        </w:tc>
        <w:tc>
          <w:tcPr>
            <w:tcW w:w="1635" w:type="dxa"/>
            <w:noWrap/>
          </w:tcPr>
          <w:p w14:paraId="7558701C" w14:textId="0698CF9A"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13.78</w:t>
            </w:r>
          </w:p>
        </w:tc>
        <w:tc>
          <w:tcPr>
            <w:tcW w:w="909" w:type="dxa"/>
            <w:noWrap/>
          </w:tcPr>
          <w:p w14:paraId="5CD1E405" w14:textId="34F5841C"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-9.33</w:t>
            </w:r>
          </w:p>
        </w:tc>
        <w:tc>
          <w:tcPr>
            <w:tcW w:w="891" w:type="dxa"/>
            <w:noWrap/>
          </w:tcPr>
          <w:p w14:paraId="7B258BC6" w14:textId="4714D4BE"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42.78</w:t>
            </w:r>
          </w:p>
        </w:tc>
      </w:tr>
      <w:tr w:rsidR="00280B70" w:rsidRPr="00616452" w14:paraId="1D36EFDB" w14:textId="77777777" w:rsidTr="00280B70">
        <w:trPr>
          <w:trHeight w:val="306"/>
        </w:trPr>
        <w:tc>
          <w:tcPr>
            <w:tcW w:w="963" w:type="dxa"/>
            <w:vMerge/>
            <w:vAlign w:val="bottom"/>
          </w:tcPr>
          <w:p w14:paraId="70BA4AAC" w14:textId="77777777" w:rsidR="00280B70" w:rsidRPr="00616452" w:rsidRDefault="00280B70" w:rsidP="00551434">
            <w:pPr>
              <w:jc w:val="center"/>
              <w:rPr>
                <w:rFonts w:ascii="Times New Roman" w:eastAsia="Aptos" w:hAnsi="Times New Roman" w:cs="Times New Roman"/>
                <w:b/>
                <w:bCs/>
              </w:rPr>
            </w:pPr>
          </w:p>
        </w:tc>
        <w:tc>
          <w:tcPr>
            <w:tcW w:w="1329" w:type="dxa"/>
            <w:vMerge/>
            <w:noWrap/>
            <w:vAlign w:val="center"/>
          </w:tcPr>
          <w:p w14:paraId="6A939F30" w14:textId="59A6D806" w:rsidR="00280B70" w:rsidRPr="00616452" w:rsidRDefault="00280B70" w:rsidP="00551434">
            <w:pPr>
              <w:jc w:val="center"/>
              <w:rPr>
                <w:rFonts w:ascii="Times New Roman" w:eastAsia="Aptos" w:hAnsi="Times New Roman" w:cs="Times New Roman"/>
                <w:b/>
              </w:rPr>
            </w:pPr>
          </w:p>
        </w:tc>
        <w:tc>
          <w:tcPr>
            <w:tcW w:w="1721" w:type="dxa"/>
            <w:noWrap/>
            <w:vAlign w:val="center"/>
          </w:tcPr>
          <w:p w14:paraId="3A73DB9D"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Very Low</w:t>
            </w:r>
          </w:p>
        </w:tc>
        <w:tc>
          <w:tcPr>
            <w:tcW w:w="1635" w:type="dxa"/>
            <w:noWrap/>
          </w:tcPr>
          <w:p w14:paraId="09BCF92B" w14:textId="2D07357E"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-9.31</w:t>
            </w:r>
          </w:p>
        </w:tc>
        <w:tc>
          <w:tcPr>
            <w:tcW w:w="909" w:type="dxa"/>
            <w:noWrap/>
          </w:tcPr>
          <w:p w14:paraId="31AFA603" w14:textId="639B802E"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-25.94</w:t>
            </w:r>
          </w:p>
        </w:tc>
        <w:tc>
          <w:tcPr>
            <w:tcW w:w="891" w:type="dxa"/>
            <w:noWrap/>
          </w:tcPr>
          <w:p w14:paraId="3A808E31" w14:textId="6369C9C3"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11.07</w:t>
            </w:r>
          </w:p>
        </w:tc>
      </w:tr>
      <w:tr w:rsidR="00280B70" w:rsidRPr="00616452" w14:paraId="21CBB89F" w14:textId="77777777" w:rsidTr="00280B70">
        <w:trPr>
          <w:trHeight w:val="306"/>
        </w:trPr>
        <w:tc>
          <w:tcPr>
            <w:tcW w:w="963" w:type="dxa"/>
            <w:vMerge w:val="restart"/>
            <w:vAlign w:val="center"/>
          </w:tcPr>
          <w:p w14:paraId="7A9E38A5" w14:textId="2C628F6A" w:rsidR="00280B70" w:rsidRPr="00616452" w:rsidRDefault="00280B70" w:rsidP="003019B5">
            <w:pPr>
              <w:jc w:val="center"/>
              <w:rPr>
                <w:rFonts w:ascii="Times New Roman" w:eastAsia="Aptos" w:hAnsi="Times New Roman" w:cs="Times New Roman"/>
                <w:b/>
                <w:bCs/>
              </w:rPr>
            </w:pPr>
            <w:r>
              <w:rPr>
                <w:rFonts w:ascii="Times New Roman" w:hAnsi="Times New Roman" w:cs="Times New Roman"/>
                <w:b/>
                <w:bCs/>
              </w:rPr>
              <w:t>Female</w:t>
            </w:r>
          </w:p>
        </w:tc>
        <w:tc>
          <w:tcPr>
            <w:tcW w:w="1329" w:type="dxa"/>
            <w:vMerge/>
            <w:noWrap/>
            <w:vAlign w:val="center"/>
          </w:tcPr>
          <w:p w14:paraId="5F9C6824" w14:textId="35CFA949" w:rsidR="00280B70" w:rsidRPr="00616452" w:rsidRDefault="00280B70" w:rsidP="003019B5">
            <w:pPr>
              <w:jc w:val="center"/>
              <w:rPr>
                <w:rFonts w:ascii="Times New Roman" w:eastAsia="Aptos" w:hAnsi="Times New Roman" w:cs="Times New Roman"/>
                <w:b/>
              </w:rPr>
            </w:pPr>
          </w:p>
        </w:tc>
        <w:tc>
          <w:tcPr>
            <w:tcW w:w="1721" w:type="dxa"/>
            <w:noWrap/>
          </w:tcPr>
          <w:p w14:paraId="4D6E3F6F" w14:textId="77777777" w:rsidR="00280B70" w:rsidRPr="00616452" w:rsidRDefault="00280B70" w:rsidP="003019B5">
            <w:pPr>
              <w:jc w:val="center"/>
              <w:rPr>
                <w:rFonts w:ascii="Times New Roman" w:hAnsi="Times New Roman" w:cs="Times New Roman"/>
              </w:rPr>
            </w:pPr>
            <w:r w:rsidRPr="00616452">
              <w:rPr>
                <w:rFonts w:ascii="Times New Roman" w:hAnsi="Times New Roman" w:cs="Times New Roman"/>
              </w:rPr>
              <w:t>High (Ref)</w:t>
            </w:r>
          </w:p>
        </w:tc>
        <w:tc>
          <w:tcPr>
            <w:tcW w:w="1635" w:type="dxa"/>
            <w:noWrap/>
          </w:tcPr>
          <w:p w14:paraId="19845760" w14:textId="77777777" w:rsidR="00280B70" w:rsidRPr="00616452" w:rsidRDefault="00280B70" w:rsidP="003019B5">
            <w:pPr>
              <w:jc w:val="center"/>
              <w:rPr>
                <w:rFonts w:ascii="Times New Roman" w:hAnsi="Times New Roman" w:cs="Times New Roman"/>
              </w:rPr>
            </w:pPr>
          </w:p>
        </w:tc>
        <w:tc>
          <w:tcPr>
            <w:tcW w:w="909" w:type="dxa"/>
            <w:noWrap/>
          </w:tcPr>
          <w:p w14:paraId="0518AD62" w14:textId="77777777" w:rsidR="00280B70" w:rsidRPr="00616452" w:rsidRDefault="00280B70" w:rsidP="003019B5">
            <w:pPr>
              <w:jc w:val="center"/>
              <w:rPr>
                <w:rFonts w:ascii="Times New Roman" w:hAnsi="Times New Roman" w:cs="Times New Roman"/>
              </w:rPr>
            </w:pPr>
          </w:p>
        </w:tc>
        <w:tc>
          <w:tcPr>
            <w:tcW w:w="891" w:type="dxa"/>
            <w:noWrap/>
          </w:tcPr>
          <w:p w14:paraId="1EC04239" w14:textId="77777777" w:rsidR="00280B70" w:rsidRPr="00616452" w:rsidRDefault="00280B70" w:rsidP="003019B5">
            <w:pPr>
              <w:jc w:val="center"/>
              <w:rPr>
                <w:rFonts w:ascii="Times New Roman" w:hAnsi="Times New Roman" w:cs="Times New Roman"/>
              </w:rPr>
            </w:pPr>
          </w:p>
        </w:tc>
      </w:tr>
      <w:tr w:rsidR="00280B70" w:rsidRPr="00616452" w14:paraId="3DF1EB26" w14:textId="77777777" w:rsidTr="00280B70">
        <w:trPr>
          <w:trHeight w:val="306"/>
        </w:trPr>
        <w:tc>
          <w:tcPr>
            <w:tcW w:w="963" w:type="dxa"/>
            <w:vMerge/>
            <w:vAlign w:val="center"/>
          </w:tcPr>
          <w:p w14:paraId="70BDF28C" w14:textId="77777777" w:rsidR="00280B70" w:rsidRPr="00616452" w:rsidRDefault="00280B70" w:rsidP="00551434">
            <w:pPr>
              <w:jc w:val="center"/>
              <w:rPr>
                <w:rFonts w:ascii="Times New Roman" w:hAnsi="Times New Roman" w:cs="Times New Roman"/>
              </w:rPr>
            </w:pPr>
          </w:p>
        </w:tc>
        <w:tc>
          <w:tcPr>
            <w:tcW w:w="1329" w:type="dxa"/>
            <w:vMerge/>
            <w:noWrap/>
            <w:hideMark/>
          </w:tcPr>
          <w:p w14:paraId="1F766349" w14:textId="22F01E0F" w:rsidR="00280B70" w:rsidRPr="00616452" w:rsidRDefault="00280B70" w:rsidP="00551434">
            <w:pPr>
              <w:rPr>
                <w:rFonts w:ascii="Times New Roman" w:hAnsi="Times New Roman" w:cs="Times New Roman"/>
              </w:rPr>
            </w:pPr>
          </w:p>
        </w:tc>
        <w:tc>
          <w:tcPr>
            <w:tcW w:w="1721" w:type="dxa"/>
            <w:noWrap/>
            <w:hideMark/>
          </w:tcPr>
          <w:p w14:paraId="7072B2DD"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Marginal</w:t>
            </w:r>
          </w:p>
        </w:tc>
        <w:tc>
          <w:tcPr>
            <w:tcW w:w="1635" w:type="dxa"/>
            <w:noWrap/>
            <w:hideMark/>
          </w:tcPr>
          <w:p w14:paraId="7B44AABD" w14:textId="022DD85B"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-20.04</w:t>
            </w:r>
          </w:p>
        </w:tc>
        <w:tc>
          <w:tcPr>
            <w:tcW w:w="909" w:type="dxa"/>
            <w:noWrap/>
            <w:hideMark/>
          </w:tcPr>
          <w:p w14:paraId="1457086D" w14:textId="13E46453"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-38.24</w:t>
            </w:r>
          </w:p>
        </w:tc>
        <w:tc>
          <w:tcPr>
            <w:tcW w:w="891" w:type="dxa"/>
            <w:noWrap/>
            <w:hideMark/>
          </w:tcPr>
          <w:p w14:paraId="69EB097F" w14:textId="08A1B604"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3.51</w:t>
            </w:r>
          </w:p>
        </w:tc>
      </w:tr>
      <w:tr w:rsidR="00280B70" w:rsidRPr="00616452" w14:paraId="70DD63B7" w14:textId="77777777" w:rsidTr="00280B70">
        <w:trPr>
          <w:trHeight w:val="306"/>
        </w:trPr>
        <w:tc>
          <w:tcPr>
            <w:tcW w:w="963" w:type="dxa"/>
            <w:vMerge/>
            <w:vAlign w:val="center"/>
          </w:tcPr>
          <w:p w14:paraId="4FEF4E90" w14:textId="77777777" w:rsidR="00280B70" w:rsidRPr="00616452" w:rsidRDefault="00280B70" w:rsidP="00551434">
            <w:pPr>
              <w:jc w:val="center"/>
              <w:rPr>
                <w:rFonts w:ascii="Times New Roman" w:hAnsi="Times New Roman" w:cs="Times New Roman"/>
              </w:rPr>
            </w:pPr>
          </w:p>
        </w:tc>
        <w:tc>
          <w:tcPr>
            <w:tcW w:w="1329" w:type="dxa"/>
            <w:vMerge/>
            <w:noWrap/>
            <w:hideMark/>
          </w:tcPr>
          <w:p w14:paraId="04D6E660" w14:textId="420EE18A" w:rsidR="00280B70" w:rsidRPr="00616452" w:rsidRDefault="00280B70" w:rsidP="00551434">
            <w:pPr>
              <w:rPr>
                <w:rFonts w:ascii="Times New Roman" w:hAnsi="Times New Roman" w:cs="Times New Roman"/>
              </w:rPr>
            </w:pPr>
          </w:p>
        </w:tc>
        <w:tc>
          <w:tcPr>
            <w:tcW w:w="1721" w:type="dxa"/>
            <w:noWrap/>
            <w:hideMark/>
          </w:tcPr>
          <w:p w14:paraId="0A3C05A9"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Low</w:t>
            </w:r>
          </w:p>
        </w:tc>
        <w:tc>
          <w:tcPr>
            <w:tcW w:w="1635" w:type="dxa"/>
            <w:noWrap/>
            <w:hideMark/>
          </w:tcPr>
          <w:p w14:paraId="3BB1DD44" w14:textId="1848B950"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-20.29</w:t>
            </w:r>
          </w:p>
        </w:tc>
        <w:tc>
          <w:tcPr>
            <w:tcW w:w="909" w:type="dxa"/>
            <w:noWrap/>
            <w:hideMark/>
          </w:tcPr>
          <w:p w14:paraId="31824E60" w14:textId="657A75B8"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-38.25</w:t>
            </w:r>
          </w:p>
        </w:tc>
        <w:tc>
          <w:tcPr>
            <w:tcW w:w="891" w:type="dxa"/>
            <w:noWrap/>
            <w:hideMark/>
          </w:tcPr>
          <w:p w14:paraId="6F057617" w14:textId="59CC9F97"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2.89</w:t>
            </w:r>
          </w:p>
        </w:tc>
      </w:tr>
      <w:tr w:rsidR="00280B70" w:rsidRPr="00C04C41" w14:paraId="46254DB2" w14:textId="77777777" w:rsidTr="00280B70">
        <w:trPr>
          <w:trHeight w:val="306"/>
        </w:trPr>
        <w:tc>
          <w:tcPr>
            <w:tcW w:w="963" w:type="dxa"/>
            <w:vMerge/>
            <w:vAlign w:val="center"/>
          </w:tcPr>
          <w:p w14:paraId="34997B62" w14:textId="77777777" w:rsidR="00280B70" w:rsidRPr="00616452" w:rsidRDefault="00280B70" w:rsidP="00551434">
            <w:pPr>
              <w:jc w:val="center"/>
              <w:rPr>
                <w:rFonts w:ascii="Times New Roman" w:hAnsi="Times New Roman" w:cs="Times New Roman"/>
                <w:b/>
                <w:bCs/>
              </w:rPr>
            </w:pPr>
          </w:p>
        </w:tc>
        <w:tc>
          <w:tcPr>
            <w:tcW w:w="1329" w:type="dxa"/>
            <w:vMerge/>
            <w:noWrap/>
            <w:hideMark/>
          </w:tcPr>
          <w:p w14:paraId="78475824" w14:textId="2AA5C594" w:rsidR="00280B70" w:rsidRPr="00616452" w:rsidRDefault="00280B70" w:rsidP="00551434">
            <w:pPr>
              <w:rPr>
                <w:rFonts w:ascii="Times New Roman" w:hAnsi="Times New Roman" w:cs="Times New Roman"/>
                <w:b/>
                <w:bCs/>
              </w:rPr>
            </w:pPr>
          </w:p>
        </w:tc>
        <w:tc>
          <w:tcPr>
            <w:tcW w:w="1721" w:type="dxa"/>
            <w:noWrap/>
            <w:hideMark/>
          </w:tcPr>
          <w:p w14:paraId="6EB2310F" w14:textId="77777777" w:rsidR="00280B70" w:rsidRPr="00E31BEF" w:rsidRDefault="00280B70" w:rsidP="00551434">
            <w:pPr>
              <w:jc w:val="center"/>
              <w:rPr>
                <w:rFonts w:ascii="Times New Roman" w:hAnsi="Times New Roman" w:cs="Times New Roman"/>
                <w:color w:val="000000" w:themeColor="text1"/>
              </w:rPr>
            </w:pPr>
            <w:r w:rsidRPr="00E31BEF">
              <w:rPr>
                <w:rFonts w:ascii="Times New Roman" w:hAnsi="Times New Roman" w:cs="Times New Roman"/>
                <w:color w:val="000000" w:themeColor="text1"/>
              </w:rPr>
              <w:t>Very Low</w:t>
            </w:r>
          </w:p>
        </w:tc>
        <w:tc>
          <w:tcPr>
            <w:tcW w:w="1635" w:type="dxa"/>
            <w:noWrap/>
            <w:hideMark/>
          </w:tcPr>
          <w:p w14:paraId="4510F08E" w14:textId="5EF1ECB9" w:rsidR="00280B70" w:rsidRPr="00E31BEF" w:rsidRDefault="00280B70" w:rsidP="00551434">
            <w:pPr>
              <w:jc w:val="center"/>
              <w:rPr>
                <w:rFonts w:ascii="Times New Roman" w:hAnsi="Times New Roman" w:cs="Times New Roman"/>
                <w:color w:val="000000" w:themeColor="text1"/>
              </w:rPr>
            </w:pPr>
            <w:r w:rsidRPr="00E31BEF">
              <w:rPr>
                <w:rFonts w:ascii="Helvetica Neue" w:hAnsi="Helvetica Neue"/>
                <w:color w:val="000000" w:themeColor="text1"/>
                <w:sz w:val="15"/>
                <w:szCs w:val="15"/>
              </w:rPr>
              <w:t>-38.94</w:t>
            </w:r>
          </w:p>
        </w:tc>
        <w:tc>
          <w:tcPr>
            <w:tcW w:w="909" w:type="dxa"/>
            <w:noWrap/>
            <w:hideMark/>
          </w:tcPr>
          <w:p w14:paraId="35E944D7" w14:textId="3A8168E2" w:rsidR="00280B70" w:rsidRPr="00E31BEF" w:rsidRDefault="00280B70" w:rsidP="00551434">
            <w:pPr>
              <w:jc w:val="center"/>
              <w:rPr>
                <w:rFonts w:ascii="Times New Roman" w:hAnsi="Times New Roman" w:cs="Times New Roman"/>
                <w:color w:val="000000" w:themeColor="text1"/>
              </w:rPr>
            </w:pPr>
            <w:r w:rsidRPr="00E31BEF">
              <w:rPr>
                <w:rFonts w:ascii="Helvetica Neue" w:hAnsi="Helvetica Neue"/>
                <w:color w:val="000000" w:themeColor="text1"/>
                <w:sz w:val="15"/>
                <w:szCs w:val="15"/>
              </w:rPr>
              <w:t>-53.86</w:t>
            </w:r>
          </w:p>
        </w:tc>
        <w:tc>
          <w:tcPr>
            <w:tcW w:w="891" w:type="dxa"/>
            <w:noWrap/>
            <w:hideMark/>
          </w:tcPr>
          <w:p w14:paraId="5102A9FF" w14:textId="7CFAFA9C" w:rsidR="00280B70" w:rsidRPr="00E31BEF" w:rsidRDefault="00280B70" w:rsidP="00551434">
            <w:pPr>
              <w:jc w:val="center"/>
              <w:rPr>
                <w:rFonts w:ascii="Times New Roman" w:hAnsi="Times New Roman" w:cs="Times New Roman"/>
                <w:color w:val="000000" w:themeColor="text1"/>
              </w:rPr>
            </w:pPr>
            <w:r w:rsidRPr="00E31BEF">
              <w:rPr>
                <w:rFonts w:ascii="Helvetica Neue" w:hAnsi="Helvetica Neue"/>
                <w:color w:val="000000" w:themeColor="text1"/>
                <w:sz w:val="15"/>
                <w:szCs w:val="15"/>
              </w:rPr>
              <w:t>-19.21</w:t>
            </w:r>
          </w:p>
        </w:tc>
      </w:tr>
      <w:tr w:rsidR="00280B70" w:rsidRPr="00616452" w14:paraId="029473B3" w14:textId="77777777" w:rsidTr="00280B70">
        <w:trPr>
          <w:trHeight w:val="306"/>
        </w:trPr>
        <w:tc>
          <w:tcPr>
            <w:tcW w:w="963" w:type="dxa"/>
            <w:vMerge w:val="restart"/>
            <w:vAlign w:val="center"/>
          </w:tcPr>
          <w:p w14:paraId="6B777C36" w14:textId="7472A175" w:rsidR="00280B70" w:rsidRPr="00616452" w:rsidRDefault="00280B70" w:rsidP="00EC37FD">
            <w:pPr>
              <w:jc w:val="center"/>
              <w:rPr>
                <w:rFonts w:ascii="Times New Roman" w:eastAsia="Aptos" w:hAnsi="Times New Roman" w:cs="Times New Roman"/>
                <w:b/>
                <w:bCs/>
              </w:rPr>
            </w:pPr>
            <w:r w:rsidRPr="00616452">
              <w:rPr>
                <w:rFonts w:ascii="Times New Roman" w:hAnsi="Times New Roman" w:cs="Times New Roman"/>
                <w:b/>
                <w:bCs/>
              </w:rPr>
              <w:lastRenderedPageBreak/>
              <w:t>Female</w:t>
            </w:r>
          </w:p>
        </w:tc>
        <w:tc>
          <w:tcPr>
            <w:tcW w:w="1329" w:type="dxa"/>
            <w:vMerge w:val="restart"/>
            <w:noWrap/>
            <w:vAlign w:val="center"/>
            <w:hideMark/>
          </w:tcPr>
          <w:p w14:paraId="20227AA3" w14:textId="77ED0475" w:rsidR="00280B70" w:rsidRPr="00616452" w:rsidRDefault="00280B70" w:rsidP="00EC37FD">
            <w:pPr>
              <w:jc w:val="center"/>
              <w:rPr>
                <w:rFonts w:ascii="Times New Roman" w:hAnsi="Times New Roman" w:cs="Times New Roman"/>
                <w:b/>
                <w:bCs/>
              </w:rPr>
            </w:pPr>
            <m:oMathPara>
              <m:oMath>
                <m:r>
                  <m:rPr>
                    <m:sty m:val="b"/>
                  </m:rPr>
                  <w:rPr>
                    <w:rFonts w:ascii="Cambria Math" w:eastAsiaTheme="minorEastAsia" w:hAnsi="Cambria Math" w:cs="Times New Roman"/>
                  </w:rPr>
                  <m:t>MPB</m:t>
                </m:r>
              </m:oMath>
            </m:oMathPara>
          </w:p>
        </w:tc>
        <w:tc>
          <w:tcPr>
            <w:tcW w:w="1721" w:type="dxa"/>
            <w:noWrap/>
            <w:vAlign w:val="center"/>
            <w:hideMark/>
          </w:tcPr>
          <w:p w14:paraId="2F6B0344" w14:textId="77777777" w:rsidR="00280B70" w:rsidRPr="00616452" w:rsidRDefault="00280B70" w:rsidP="00EC37FD">
            <w:pPr>
              <w:jc w:val="center"/>
              <w:rPr>
                <w:rFonts w:ascii="Times New Roman" w:hAnsi="Times New Roman" w:cs="Times New Roman"/>
              </w:rPr>
            </w:pPr>
            <w:r w:rsidRPr="00616452">
              <w:rPr>
                <w:rFonts w:ascii="Times New Roman" w:hAnsi="Times New Roman" w:cs="Times New Roman"/>
              </w:rPr>
              <w:t>High (Ref)</w:t>
            </w:r>
          </w:p>
        </w:tc>
        <w:tc>
          <w:tcPr>
            <w:tcW w:w="1635" w:type="dxa"/>
            <w:noWrap/>
            <w:hideMark/>
          </w:tcPr>
          <w:p w14:paraId="376923F1" w14:textId="77777777" w:rsidR="00280B70" w:rsidRPr="00616452" w:rsidRDefault="00280B70" w:rsidP="00EC37FD">
            <w:pPr>
              <w:jc w:val="center"/>
              <w:rPr>
                <w:rFonts w:ascii="Times New Roman" w:hAnsi="Times New Roman" w:cs="Times New Roman"/>
              </w:rPr>
            </w:pPr>
          </w:p>
        </w:tc>
        <w:tc>
          <w:tcPr>
            <w:tcW w:w="909" w:type="dxa"/>
            <w:noWrap/>
            <w:hideMark/>
          </w:tcPr>
          <w:p w14:paraId="57949F07" w14:textId="77777777" w:rsidR="00280B70" w:rsidRPr="00616452" w:rsidRDefault="00280B70" w:rsidP="00EC37FD">
            <w:pPr>
              <w:jc w:val="center"/>
              <w:rPr>
                <w:rFonts w:ascii="Times New Roman" w:hAnsi="Times New Roman" w:cs="Times New Roman"/>
              </w:rPr>
            </w:pPr>
          </w:p>
        </w:tc>
        <w:tc>
          <w:tcPr>
            <w:tcW w:w="891" w:type="dxa"/>
            <w:noWrap/>
            <w:hideMark/>
          </w:tcPr>
          <w:p w14:paraId="7BA5BE82" w14:textId="77777777" w:rsidR="00280B70" w:rsidRPr="00616452" w:rsidRDefault="00280B70" w:rsidP="00EC37FD">
            <w:pPr>
              <w:jc w:val="center"/>
              <w:rPr>
                <w:rFonts w:ascii="Times New Roman" w:hAnsi="Times New Roman" w:cs="Times New Roman"/>
              </w:rPr>
            </w:pPr>
          </w:p>
        </w:tc>
      </w:tr>
      <w:tr w:rsidR="00280B70" w:rsidRPr="00616452" w14:paraId="0FB62F43" w14:textId="77777777" w:rsidTr="00280B70">
        <w:trPr>
          <w:trHeight w:val="306"/>
        </w:trPr>
        <w:tc>
          <w:tcPr>
            <w:tcW w:w="963" w:type="dxa"/>
            <w:vMerge/>
            <w:vAlign w:val="center"/>
          </w:tcPr>
          <w:p w14:paraId="2DFB0848" w14:textId="18684D85" w:rsidR="00280B70" w:rsidRPr="00616452" w:rsidRDefault="00280B70" w:rsidP="00551434">
            <w:pPr>
              <w:jc w:val="center"/>
              <w:rPr>
                <w:rFonts w:ascii="Times New Roman" w:eastAsia="Aptos" w:hAnsi="Times New Roman" w:cs="Times New Roman"/>
                <w:b/>
                <w:bCs/>
              </w:rPr>
            </w:pPr>
          </w:p>
        </w:tc>
        <w:tc>
          <w:tcPr>
            <w:tcW w:w="1329" w:type="dxa"/>
            <w:vMerge/>
            <w:noWrap/>
            <w:vAlign w:val="center"/>
          </w:tcPr>
          <w:p w14:paraId="142743C4" w14:textId="61E51F9F" w:rsidR="00280B70" w:rsidRPr="00616452" w:rsidRDefault="00280B70" w:rsidP="00551434">
            <w:pPr>
              <w:jc w:val="center"/>
              <w:rPr>
                <w:rFonts w:ascii="Times New Roman" w:eastAsia="Aptos" w:hAnsi="Times New Roman" w:cs="Times New Roman"/>
                <w:b/>
              </w:rPr>
            </w:pPr>
          </w:p>
        </w:tc>
        <w:tc>
          <w:tcPr>
            <w:tcW w:w="1721" w:type="dxa"/>
            <w:noWrap/>
            <w:vAlign w:val="center"/>
          </w:tcPr>
          <w:p w14:paraId="0565F561"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Marginal</w:t>
            </w:r>
          </w:p>
        </w:tc>
        <w:tc>
          <w:tcPr>
            <w:tcW w:w="1635" w:type="dxa"/>
            <w:noWrap/>
          </w:tcPr>
          <w:p w14:paraId="3383450F" w14:textId="6892EA96"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-3.93</w:t>
            </w:r>
          </w:p>
        </w:tc>
        <w:tc>
          <w:tcPr>
            <w:tcW w:w="909" w:type="dxa"/>
            <w:noWrap/>
          </w:tcPr>
          <w:p w14:paraId="4DFD1A7A" w14:textId="5FCD322B"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-25.21</w:t>
            </w:r>
          </w:p>
        </w:tc>
        <w:tc>
          <w:tcPr>
            <w:tcW w:w="891" w:type="dxa"/>
            <w:noWrap/>
          </w:tcPr>
          <w:p w14:paraId="01EDA5D9" w14:textId="52B63CA0"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23.42</w:t>
            </w:r>
          </w:p>
        </w:tc>
      </w:tr>
      <w:tr w:rsidR="00280B70" w:rsidRPr="00616452" w14:paraId="0DF32CCE" w14:textId="77777777" w:rsidTr="00280B70">
        <w:trPr>
          <w:trHeight w:val="306"/>
        </w:trPr>
        <w:tc>
          <w:tcPr>
            <w:tcW w:w="963" w:type="dxa"/>
            <w:vMerge/>
          </w:tcPr>
          <w:p w14:paraId="574DDD3D" w14:textId="77777777" w:rsidR="00280B70" w:rsidRPr="00616452" w:rsidRDefault="00280B70" w:rsidP="00551434">
            <w:pPr>
              <w:jc w:val="center"/>
              <w:rPr>
                <w:rFonts w:ascii="Times New Roman" w:eastAsia="Aptos" w:hAnsi="Times New Roman" w:cs="Times New Roman"/>
                <w:b/>
                <w:bCs/>
              </w:rPr>
            </w:pPr>
          </w:p>
        </w:tc>
        <w:tc>
          <w:tcPr>
            <w:tcW w:w="1329" w:type="dxa"/>
            <w:vMerge/>
            <w:noWrap/>
            <w:vAlign w:val="center"/>
          </w:tcPr>
          <w:p w14:paraId="5B3FC68D" w14:textId="12796CC1" w:rsidR="00280B70" w:rsidRPr="00616452" w:rsidRDefault="00280B70" w:rsidP="00551434">
            <w:pPr>
              <w:jc w:val="center"/>
              <w:rPr>
                <w:rFonts w:ascii="Times New Roman" w:eastAsia="Aptos" w:hAnsi="Times New Roman" w:cs="Times New Roman"/>
                <w:b/>
              </w:rPr>
            </w:pPr>
          </w:p>
        </w:tc>
        <w:tc>
          <w:tcPr>
            <w:tcW w:w="1721" w:type="dxa"/>
            <w:noWrap/>
            <w:vAlign w:val="center"/>
          </w:tcPr>
          <w:p w14:paraId="755A22F3"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Low</w:t>
            </w:r>
          </w:p>
        </w:tc>
        <w:tc>
          <w:tcPr>
            <w:tcW w:w="1635" w:type="dxa"/>
            <w:noWrap/>
          </w:tcPr>
          <w:p w14:paraId="1DFBABE8" w14:textId="26AF49B2"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8.59</w:t>
            </w:r>
          </w:p>
        </w:tc>
        <w:tc>
          <w:tcPr>
            <w:tcW w:w="909" w:type="dxa"/>
            <w:noWrap/>
          </w:tcPr>
          <w:p w14:paraId="5AFE9ED9" w14:textId="105EE52B"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-19.99</w:t>
            </w:r>
          </w:p>
        </w:tc>
        <w:tc>
          <w:tcPr>
            <w:tcW w:w="891" w:type="dxa"/>
            <w:noWrap/>
          </w:tcPr>
          <w:p w14:paraId="7520D42E" w14:textId="0C2A195D"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47.37</w:t>
            </w:r>
          </w:p>
        </w:tc>
      </w:tr>
      <w:tr w:rsidR="00280B70" w:rsidRPr="00616452" w14:paraId="701EA6C1" w14:textId="77777777" w:rsidTr="00280B70">
        <w:trPr>
          <w:trHeight w:val="306"/>
        </w:trPr>
        <w:tc>
          <w:tcPr>
            <w:tcW w:w="963" w:type="dxa"/>
            <w:vMerge/>
          </w:tcPr>
          <w:p w14:paraId="1FCA8B08" w14:textId="77777777" w:rsidR="00280B70" w:rsidRPr="00616452" w:rsidRDefault="00280B70" w:rsidP="00551434">
            <w:pPr>
              <w:jc w:val="center"/>
              <w:rPr>
                <w:rFonts w:ascii="Times New Roman" w:eastAsia="Aptos" w:hAnsi="Times New Roman" w:cs="Times New Roman"/>
                <w:b/>
                <w:bCs/>
              </w:rPr>
            </w:pPr>
          </w:p>
        </w:tc>
        <w:tc>
          <w:tcPr>
            <w:tcW w:w="1329" w:type="dxa"/>
            <w:vMerge/>
            <w:noWrap/>
            <w:vAlign w:val="center"/>
          </w:tcPr>
          <w:p w14:paraId="450AA264" w14:textId="612D3EAE" w:rsidR="00280B70" w:rsidRPr="00616452" w:rsidRDefault="00280B70" w:rsidP="00551434">
            <w:pPr>
              <w:jc w:val="center"/>
              <w:rPr>
                <w:rFonts w:ascii="Times New Roman" w:eastAsia="Aptos" w:hAnsi="Times New Roman" w:cs="Times New Roman"/>
                <w:b/>
              </w:rPr>
            </w:pPr>
          </w:p>
        </w:tc>
        <w:tc>
          <w:tcPr>
            <w:tcW w:w="1721" w:type="dxa"/>
            <w:noWrap/>
            <w:vAlign w:val="center"/>
          </w:tcPr>
          <w:p w14:paraId="05963463" w14:textId="77777777" w:rsidR="00280B70" w:rsidRPr="00616452" w:rsidRDefault="00280B70" w:rsidP="00551434">
            <w:pPr>
              <w:jc w:val="center"/>
              <w:rPr>
                <w:rFonts w:ascii="Times New Roman" w:hAnsi="Times New Roman" w:cs="Times New Roman"/>
              </w:rPr>
            </w:pPr>
            <w:r w:rsidRPr="00616452">
              <w:rPr>
                <w:rFonts w:ascii="Times New Roman" w:hAnsi="Times New Roman" w:cs="Times New Roman"/>
              </w:rPr>
              <w:t>Very Low</w:t>
            </w:r>
          </w:p>
        </w:tc>
        <w:tc>
          <w:tcPr>
            <w:tcW w:w="1635" w:type="dxa"/>
            <w:noWrap/>
          </w:tcPr>
          <w:p w14:paraId="6E647980" w14:textId="08E497D3"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6.41</w:t>
            </w:r>
          </w:p>
        </w:tc>
        <w:tc>
          <w:tcPr>
            <w:tcW w:w="909" w:type="dxa"/>
            <w:noWrap/>
          </w:tcPr>
          <w:p w14:paraId="1F9624E7" w14:textId="775590C2"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-26.1</w:t>
            </w:r>
          </w:p>
        </w:tc>
        <w:tc>
          <w:tcPr>
            <w:tcW w:w="891" w:type="dxa"/>
            <w:noWrap/>
          </w:tcPr>
          <w:p w14:paraId="5E128011" w14:textId="0634B7FA" w:rsidR="00280B70" w:rsidRPr="00616452" w:rsidRDefault="00280B70" w:rsidP="00551434">
            <w:pPr>
              <w:jc w:val="center"/>
              <w:rPr>
                <w:rFonts w:ascii="Times New Roman" w:hAnsi="Times New Roman" w:cs="Times New Roman"/>
              </w:rPr>
            </w:pPr>
            <w:r>
              <w:rPr>
                <w:rFonts w:ascii="Helvetica Neue" w:hAnsi="Helvetica Neue"/>
                <w:color w:val="000000"/>
                <w:sz w:val="15"/>
                <w:szCs w:val="15"/>
              </w:rPr>
              <w:t>53.22</w:t>
            </w:r>
          </w:p>
        </w:tc>
      </w:tr>
      <w:tr w:rsidR="00280B70" w:rsidRPr="00616452" w14:paraId="5E1D5508" w14:textId="77777777" w:rsidTr="00280B70">
        <w:trPr>
          <w:trHeight w:val="306"/>
        </w:trPr>
        <w:tc>
          <w:tcPr>
            <w:tcW w:w="963" w:type="dxa"/>
            <w:vMerge w:val="restart"/>
            <w:vAlign w:val="center"/>
          </w:tcPr>
          <w:p w14:paraId="3270D818" w14:textId="4963B545" w:rsidR="00280B70" w:rsidRPr="00616452" w:rsidRDefault="00280B70" w:rsidP="00124583">
            <w:pPr>
              <w:jc w:val="center"/>
              <w:rPr>
                <w:rFonts w:ascii="Times New Roman" w:eastAsia="Aptos" w:hAnsi="Times New Roman" w:cs="Times New Roman"/>
                <w:b/>
                <w:bCs/>
              </w:rPr>
            </w:pPr>
            <w:r w:rsidRPr="00616452">
              <w:rPr>
                <w:rFonts w:ascii="Times New Roman" w:hAnsi="Times New Roman" w:cs="Times New Roman"/>
                <w:b/>
                <w:bCs/>
              </w:rPr>
              <w:t>Male</w:t>
            </w:r>
          </w:p>
        </w:tc>
        <w:tc>
          <w:tcPr>
            <w:tcW w:w="1329" w:type="dxa"/>
            <w:vMerge/>
            <w:noWrap/>
            <w:vAlign w:val="center"/>
          </w:tcPr>
          <w:p w14:paraId="62F03884" w14:textId="38446203" w:rsidR="00280B70" w:rsidRPr="00616452" w:rsidRDefault="00280B70" w:rsidP="00EC37FD">
            <w:pPr>
              <w:jc w:val="center"/>
              <w:rPr>
                <w:rFonts w:ascii="Times New Roman" w:eastAsia="Aptos" w:hAnsi="Times New Roman" w:cs="Times New Roman"/>
                <w:b/>
              </w:rPr>
            </w:pPr>
          </w:p>
        </w:tc>
        <w:tc>
          <w:tcPr>
            <w:tcW w:w="1721" w:type="dxa"/>
            <w:noWrap/>
          </w:tcPr>
          <w:p w14:paraId="205815F8" w14:textId="77777777" w:rsidR="00280B70" w:rsidRPr="00616452" w:rsidRDefault="00280B70" w:rsidP="00EC37FD">
            <w:pPr>
              <w:jc w:val="center"/>
              <w:rPr>
                <w:rFonts w:ascii="Times New Roman" w:hAnsi="Times New Roman" w:cs="Times New Roman"/>
              </w:rPr>
            </w:pPr>
            <w:r w:rsidRPr="00616452">
              <w:rPr>
                <w:rFonts w:ascii="Times New Roman" w:hAnsi="Times New Roman" w:cs="Times New Roman"/>
              </w:rPr>
              <w:t>High (Ref)</w:t>
            </w:r>
          </w:p>
        </w:tc>
        <w:tc>
          <w:tcPr>
            <w:tcW w:w="1635" w:type="dxa"/>
            <w:noWrap/>
          </w:tcPr>
          <w:p w14:paraId="6E4F8C34" w14:textId="77777777" w:rsidR="00280B70" w:rsidRPr="00616452" w:rsidRDefault="00280B70" w:rsidP="00EC37FD">
            <w:pPr>
              <w:jc w:val="center"/>
              <w:rPr>
                <w:rFonts w:ascii="Times New Roman" w:hAnsi="Times New Roman" w:cs="Times New Roman"/>
              </w:rPr>
            </w:pPr>
          </w:p>
        </w:tc>
        <w:tc>
          <w:tcPr>
            <w:tcW w:w="909" w:type="dxa"/>
            <w:noWrap/>
          </w:tcPr>
          <w:p w14:paraId="7CC2A12C" w14:textId="77777777" w:rsidR="00280B70" w:rsidRPr="00616452" w:rsidRDefault="00280B70" w:rsidP="00EC37FD">
            <w:pPr>
              <w:jc w:val="center"/>
              <w:rPr>
                <w:rFonts w:ascii="Times New Roman" w:hAnsi="Times New Roman" w:cs="Times New Roman"/>
              </w:rPr>
            </w:pPr>
          </w:p>
        </w:tc>
        <w:tc>
          <w:tcPr>
            <w:tcW w:w="891" w:type="dxa"/>
            <w:noWrap/>
          </w:tcPr>
          <w:p w14:paraId="51ADFF9B" w14:textId="77777777" w:rsidR="00280B70" w:rsidRPr="00616452" w:rsidRDefault="00280B70" w:rsidP="00EC37FD">
            <w:pPr>
              <w:jc w:val="center"/>
              <w:rPr>
                <w:rFonts w:ascii="Times New Roman" w:hAnsi="Times New Roman" w:cs="Times New Roman"/>
              </w:rPr>
            </w:pPr>
          </w:p>
        </w:tc>
      </w:tr>
      <w:tr w:rsidR="00280B70" w:rsidRPr="00616452" w14:paraId="08B43F43" w14:textId="77777777" w:rsidTr="00280B70">
        <w:trPr>
          <w:trHeight w:val="306"/>
        </w:trPr>
        <w:tc>
          <w:tcPr>
            <w:tcW w:w="963" w:type="dxa"/>
            <w:vMerge/>
            <w:vAlign w:val="center"/>
          </w:tcPr>
          <w:p w14:paraId="7213AD63" w14:textId="3444AB13" w:rsidR="00280B70" w:rsidRPr="00616452" w:rsidRDefault="00280B70" w:rsidP="00634BDC">
            <w:pPr>
              <w:jc w:val="center"/>
              <w:rPr>
                <w:rFonts w:ascii="Times New Roman" w:hAnsi="Times New Roman" w:cs="Times New Roman"/>
                <w:b/>
                <w:bCs/>
              </w:rPr>
            </w:pPr>
          </w:p>
        </w:tc>
        <w:tc>
          <w:tcPr>
            <w:tcW w:w="1329" w:type="dxa"/>
            <w:vMerge/>
            <w:noWrap/>
            <w:vAlign w:val="center"/>
            <w:hideMark/>
          </w:tcPr>
          <w:p w14:paraId="2653F0D2" w14:textId="2E1EE3BE" w:rsidR="00280B70" w:rsidRPr="00616452" w:rsidRDefault="00280B70" w:rsidP="00634BDC">
            <w:pPr>
              <w:jc w:val="center"/>
              <w:rPr>
                <w:rFonts w:ascii="Times New Roman" w:hAnsi="Times New Roman" w:cs="Times New Roman"/>
              </w:rPr>
            </w:pPr>
          </w:p>
        </w:tc>
        <w:tc>
          <w:tcPr>
            <w:tcW w:w="1721" w:type="dxa"/>
            <w:noWrap/>
            <w:hideMark/>
          </w:tcPr>
          <w:p w14:paraId="2A08305C" w14:textId="77777777" w:rsidR="00280B70" w:rsidRPr="00616452" w:rsidRDefault="00280B70" w:rsidP="00634BDC">
            <w:pPr>
              <w:jc w:val="center"/>
              <w:rPr>
                <w:rFonts w:ascii="Times New Roman" w:hAnsi="Times New Roman" w:cs="Times New Roman"/>
              </w:rPr>
            </w:pPr>
            <w:r w:rsidRPr="00616452">
              <w:rPr>
                <w:rFonts w:ascii="Times New Roman" w:hAnsi="Times New Roman" w:cs="Times New Roman"/>
              </w:rPr>
              <w:t>Marginal</w:t>
            </w:r>
          </w:p>
        </w:tc>
        <w:tc>
          <w:tcPr>
            <w:tcW w:w="1635" w:type="dxa"/>
            <w:noWrap/>
            <w:hideMark/>
          </w:tcPr>
          <w:p w14:paraId="1733F0A6" w14:textId="033BE33C"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-14.99</w:t>
            </w:r>
          </w:p>
        </w:tc>
        <w:tc>
          <w:tcPr>
            <w:tcW w:w="909" w:type="dxa"/>
            <w:noWrap/>
            <w:hideMark/>
          </w:tcPr>
          <w:p w14:paraId="3EA3BEC3" w14:textId="4764FC68"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-33.01</w:t>
            </w:r>
          </w:p>
        </w:tc>
        <w:tc>
          <w:tcPr>
            <w:tcW w:w="891" w:type="dxa"/>
            <w:noWrap/>
            <w:hideMark/>
          </w:tcPr>
          <w:p w14:paraId="2ADA09FF" w14:textId="4D3D54F3"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7.87</w:t>
            </w:r>
          </w:p>
        </w:tc>
      </w:tr>
      <w:tr w:rsidR="00280B70" w:rsidRPr="00616452" w14:paraId="68EAC6A0" w14:textId="77777777" w:rsidTr="00280B70">
        <w:trPr>
          <w:trHeight w:val="306"/>
        </w:trPr>
        <w:tc>
          <w:tcPr>
            <w:tcW w:w="963" w:type="dxa"/>
            <w:vMerge/>
            <w:vAlign w:val="center"/>
          </w:tcPr>
          <w:p w14:paraId="3FC405F1" w14:textId="77777777" w:rsidR="00280B70" w:rsidRPr="00616452" w:rsidRDefault="00280B70" w:rsidP="00634BDC">
            <w:pPr>
              <w:jc w:val="center"/>
              <w:rPr>
                <w:rFonts w:ascii="Times New Roman" w:hAnsi="Times New Roman" w:cs="Times New Roman"/>
                <w:b/>
                <w:bCs/>
              </w:rPr>
            </w:pPr>
          </w:p>
        </w:tc>
        <w:tc>
          <w:tcPr>
            <w:tcW w:w="1329" w:type="dxa"/>
            <w:vMerge/>
            <w:noWrap/>
            <w:vAlign w:val="center"/>
            <w:hideMark/>
          </w:tcPr>
          <w:p w14:paraId="05EB926F" w14:textId="77EFA619" w:rsidR="00280B70" w:rsidRPr="00616452" w:rsidRDefault="00280B70" w:rsidP="00634BDC">
            <w:pPr>
              <w:jc w:val="center"/>
              <w:rPr>
                <w:rFonts w:ascii="Times New Roman" w:hAnsi="Times New Roman" w:cs="Times New Roman"/>
              </w:rPr>
            </w:pPr>
          </w:p>
        </w:tc>
        <w:tc>
          <w:tcPr>
            <w:tcW w:w="1721" w:type="dxa"/>
            <w:noWrap/>
            <w:hideMark/>
          </w:tcPr>
          <w:p w14:paraId="4DAFB2F7" w14:textId="77777777" w:rsidR="00280B70" w:rsidRPr="00616452" w:rsidRDefault="00280B70" w:rsidP="00634BDC">
            <w:pPr>
              <w:jc w:val="center"/>
              <w:rPr>
                <w:rFonts w:ascii="Times New Roman" w:hAnsi="Times New Roman" w:cs="Times New Roman"/>
              </w:rPr>
            </w:pPr>
            <w:r w:rsidRPr="00616452">
              <w:rPr>
                <w:rFonts w:ascii="Times New Roman" w:hAnsi="Times New Roman" w:cs="Times New Roman"/>
              </w:rPr>
              <w:t>Low</w:t>
            </w:r>
          </w:p>
        </w:tc>
        <w:tc>
          <w:tcPr>
            <w:tcW w:w="1635" w:type="dxa"/>
            <w:noWrap/>
            <w:hideMark/>
          </w:tcPr>
          <w:p w14:paraId="687180C0" w14:textId="65BD9F93"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-17.85</w:t>
            </w:r>
          </w:p>
        </w:tc>
        <w:tc>
          <w:tcPr>
            <w:tcW w:w="909" w:type="dxa"/>
            <w:noWrap/>
            <w:hideMark/>
          </w:tcPr>
          <w:p w14:paraId="6565297A" w14:textId="2B1B2EC2"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-37.03</w:t>
            </w:r>
          </w:p>
        </w:tc>
        <w:tc>
          <w:tcPr>
            <w:tcW w:w="891" w:type="dxa"/>
            <w:noWrap/>
            <w:hideMark/>
          </w:tcPr>
          <w:p w14:paraId="74F52474" w14:textId="6B8C6769"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7.18</w:t>
            </w:r>
          </w:p>
        </w:tc>
      </w:tr>
      <w:tr w:rsidR="00280B70" w:rsidRPr="00616452" w14:paraId="7E707A75" w14:textId="77777777" w:rsidTr="00280B70">
        <w:trPr>
          <w:trHeight w:val="306"/>
        </w:trPr>
        <w:tc>
          <w:tcPr>
            <w:tcW w:w="963" w:type="dxa"/>
            <w:vMerge/>
            <w:vAlign w:val="center"/>
          </w:tcPr>
          <w:p w14:paraId="441736C7" w14:textId="77777777" w:rsidR="00280B70" w:rsidRPr="00616452" w:rsidRDefault="00280B70" w:rsidP="00634BDC">
            <w:pPr>
              <w:jc w:val="center"/>
              <w:rPr>
                <w:rFonts w:ascii="Times New Roman" w:hAnsi="Times New Roman" w:cs="Times New Roman"/>
                <w:b/>
                <w:bCs/>
              </w:rPr>
            </w:pPr>
          </w:p>
        </w:tc>
        <w:tc>
          <w:tcPr>
            <w:tcW w:w="1329" w:type="dxa"/>
            <w:vMerge/>
            <w:noWrap/>
            <w:vAlign w:val="center"/>
            <w:hideMark/>
          </w:tcPr>
          <w:p w14:paraId="11D2E136" w14:textId="5E24C7F0" w:rsidR="00280B70" w:rsidRPr="00616452" w:rsidRDefault="00280B70" w:rsidP="00634BDC">
            <w:pPr>
              <w:jc w:val="center"/>
              <w:rPr>
                <w:rFonts w:ascii="Times New Roman" w:hAnsi="Times New Roman" w:cs="Times New Roman"/>
                <w:b/>
                <w:bCs/>
              </w:rPr>
            </w:pPr>
          </w:p>
        </w:tc>
        <w:tc>
          <w:tcPr>
            <w:tcW w:w="1721" w:type="dxa"/>
            <w:noWrap/>
            <w:hideMark/>
          </w:tcPr>
          <w:p w14:paraId="187DAF37" w14:textId="77777777" w:rsidR="00280B70" w:rsidRPr="00616452" w:rsidRDefault="00280B70" w:rsidP="00634BDC">
            <w:pPr>
              <w:jc w:val="center"/>
              <w:rPr>
                <w:rFonts w:ascii="Times New Roman" w:hAnsi="Times New Roman" w:cs="Times New Roman"/>
              </w:rPr>
            </w:pPr>
            <w:r w:rsidRPr="00616452">
              <w:rPr>
                <w:rFonts w:ascii="Times New Roman" w:hAnsi="Times New Roman" w:cs="Times New Roman"/>
              </w:rPr>
              <w:t>Very Low</w:t>
            </w:r>
          </w:p>
        </w:tc>
        <w:tc>
          <w:tcPr>
            <w:tcW w:w="1635" w:type="dxa"/>
            <w:noWrap/>
            <w:hideMark/>
          </w:tcPr>
          <w:p w14:paraId="28B7A1FB" w14:textId="70F9FD78"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-26.1</w:t>
            </w:r>
          </w:p>
        </w:tc>
        <w:tc>
          <w:tcPr>
            <w:tcW w:w="909" w:type="dxa"/>
            <w:noWrap/>
            <w:hideMark/>
          </w:tcPr>
          <w:p w14:paraId="27CDDB39" w14:textId="15D356E1"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-46.97</w:t>
            </w:r>
          </w:p>
        </w:tc>
        <w:tc>
          <w:tcPr>
            <w:tcW w:w="891" w:type="dxa"/>
            <w:noWrap/>
            <w:hideMark/>
          </w:tcPr>
          <w:p w14:paraId="1F5FE6A9" w14:textId="339C4501"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2.98</w:t>
            </w:r>
          </w:p>
        </w:tc>
      </w:tr>
      <w:tr w:rsidR="00280B70" w:rsidRPr="00616452" w14:paraId="1486011A" w14:textId="77777777" w:rsidTr="00280B70">
        <w:trPr>
          <w:trHeight w:val="306"/>
        </w:trPr>
        <w:tc>
          <w:tcPr>
            <w:tcW w:w="963" w:type="dxa"/>
            <w:vMerge w:val="restart"/>
            <w:vAlign w:val="center"/>
          </w:tcPr>
          <w:p w14:paraId="30156457" w14:textId="1DE88196" w:rsidR="00280B70" w:rsidRPr="00616452" w:rsidRDefault="00280B70" w:rsidP="00EC37FD">
            <w:pPr>
              <w:jc w:val="center"/>
              <w:rPr>
                <w:rFonts w:ascii="Times New Roman" w:eastAsia="Aptos" w:hAnsi="Times New Roman" w:cs="Times New Roman"/>
                <w:b/>
                <w:bCs/>
              </w:rPr>
            </w:pPr>
            <w:r w:rsidRPr="00616452">
              <w:rPr>
                <w:rFonts w:ascii="Times New Roman" w:hAnsi="Times New Roman" w:cs="Times New Roman"/>
                <w:b/>
                <w:bCs/>
              </w:rPr>
              <w:t>Female</w:t>
            </w:r>
          </w:p>
        </w:tc>
        <w:tc>
          <w:tcPr>
            <w:tcW w:w="1329" w:type="dxa"/>
            <w:vMerge w:val="restart"/>
            <w:noWrap/>
            <w:vAlign w:val="center"/>
            <w:hideMark/>
          </w:tcPr>
          <w:p w14:paraId="3C16C487" w14:textId="59C2EEA8" w:rsidR="00280B70" w:rsidRPr="00616452" w:rsidRDefault="00280B70" w:rsidP="00EC37FD">
            <w:pPr>
              <w:jc w:val="center"/>
              <w:rPr>
                <w:rFonts w:ascii="Times New Roman" w:hAnsi="Times New Roman" w:cs="Times New Roman"/>
                <w:b/>
                <w:bCs/>
              </w:rPr>
            </w:pPr>
            <m:oMathPara>
              <m:oMath>
                <m:r>
                  <m:rPr>
                    <m:sty m:val="b"/>
                  </m:rPr>
                  <w:rPr>
                    <w:rFonts w:ascii="Cambria Math" w:eastAsiaTheme="minorEastAsia" w:hAnsi="Cambria Math" w:cs="Times New Roman"/>
                  </w:rPr>
                  <m:t>PPB</m:t>
                </m:r>
              </m:oMath>
            </m:oMathPara>
          </w:p>
        </w:tc>
        <w:tc>
          <w:tcPr>
            <w:tcW w:w="1721" w:type="dxa"/>
            <w:noWrap/>
            <w:vAlign w:val="center"/>
            <w:hideMark/>
          </w:tcPr>
          <w:p w14:paraId="17E15639" w14:textId="77777777" w:rsidR="00280B70" w:rsidRPr="00616452" w:rsidRDefault="00280B70" w:rsidP="00EC37FD">
            <w:pPr>
              <w:jc w:val="center"/>
              <w:rPr>
                <w:rFonts w:ascii="Times New Roman" w:hAnsi="Times New Roman" w:cs="Times New Roman"/>
              </w:rPr>
            </w:pPr>
            <w:r w:rsidRPr="00616452">
              <w:rPr>
                <w:rFonts w:ascii="Times New Roman" w:hAnsi="Times New Roman" w:cs="Times New Roman"/>
              </w:rPr>
              <w:t>High (Ref)</w:t>
            </w:r>
          </w:p>
        </w:tc>
        <w:tc>
          <w:tcPr>
            <w:tcW w:w="1635" w:type="dxa"/>
            <w:noWrap/>
            <w:hideMark/>
          </w:tcPr>
          <w:p w14:paraId="3AB59702" w14:textId="77777777" w:rsidR="00280B70" w:rsidRPr="00616452" w:rsidRDefault="00280B70" w:rsidP="00EC37FD">
            <w:pPr>
              <w:jc w:val="center"/>
              <w:rPr>
                <w:rFonts w:ascii="Times New Roman" w:hAnsi="Times New Roman" w:cs="Times New Roman"/>
              </w:rPr>
            </w:pPr>
          </w:p>
        </w:tc>
        <w:tc>
          <w:tcPr>
            <w:tcW w:w="909" w:type="dxa"/>
            <w:noWrap/>
            <w:hideMark/>
          </w:tcPr>
          <w:p w14:paraId="636EFA72" w14:textId="77777777" w:rsidR="00280B70" w:rsidRPr="00616452" w:rsidRDefault="00280B70" w:rsidP="00EC37FD">
            <w:pPr>
              <w:jc w:val="center"/>
              <w:rPr>
                <w:rFonts w:ascii="Times New Roman" w:hAnsi="Times New Roman" w:cs="Times New Roman"/>
              </w:rPr>
            </w:pPr>
          </w:p>
        </w:tc>
        <w:tc>
          <w:tcPr>
            <w:tcW w:w="891" w:type="dxa"/>
            <w:noWrap/>
            <w:hideMark/>
          </w:tcPr>
          <w:p w14:paraId="338AD5A2" w14:textId="77777777" w:rsidR="00280B70" w:rsidRPr="00616452" w:rsidRDefault="00280B70" w:rsidP="00EC37FD">
            <w:pPr>
              <w:jc w:val="center"/>
              <w:rPr>
                <w:rFonts w:ascii="Times New Roman" w:hAnsi="Times New Roman" w:cs="Times New Roman"/>
              </w:rPr>
            </w:pPr>
          </w:p>
        </w:tc>
      </w:tr>
      <w:tr w:rsidR="00280B70" w:rsidRPr="00616452" w14:paraId="09FE63FA" w14:textId="77777777" w:rsidTr="00280B70">
        <w:trPr>
          <w:trHeight w:val="306"/>
        </w:trPr>
        <w:tc>
          <w:tcPr>
            <w:tcW w:w="963" w:type="dxa"/>
            <w:vMerge/>
            <w:vAlign w:val="center"/>
          </w:tcPr>
          <w:p w14:paraId="6E255824" w14:textId="3ACB221D" w:rsidR="00280B70" w:rsidRPr="00616452" w:rsidRDefault="00280B70" w:rsidP="00634BDC">
            <w:pPr>
              <w:jc w:val="center"/>
              <w:rPr>
                <w:rFonts w:ascii="Times New Roman" w:eastAsia="Aptos" w:hAnsi="Times New Roman" w:cs="Times New Roman"/>
                <w:b/>
                <w:bCs/>
              </w:rPr>
            </w:pPr>
          </w:p>
        </w:tc>
        <w:tc>
          <w:tcPr>
            <w:tcW w:w="1329" w:type="dxa"/>
            <w:vMerge/>
            <w:noWrap/>
            <w:vAlign w:val="center"/>
          </w:tcPr>
          <w:p w14:paraId="73E4F000" w14:textId="3FB71820" w:rsidR="00280B70" w:rsidRPr="00616452" w:rsidRDefault="00280B70" w:rsidP="00634BDC">
            <w:pPr>
              <w:jc w:val="center"/>
              <w:rPr>
                <w:rFonts w:ascii="Times New Roman" w:eastAsia="Aptos" w:hAnsi="Times New Roman" w:cs="Times New Roman"/>
                <w:b/>
              </w:rPr>
            </w:pPr>
          </w:p>
        </w:tc>
        <w:tc>
          <w:tcPr>
            <w:tcW w:w="1721" w:type="dxa"/>
            <w:noWrap/>
            <w:vAlign w:val="center"/>
          </w:tcPr>
          <w:p w14:paraId="6D8231E1" w14:textId="77777777" w:rsidR="00280B70" w:rsidRPr="00616452" w:rsidRDefault="00280B70" w:rsidP="00634BDC">
            <w:pPr>
              <w:jc w:val="center"/>
              <w:rPr>
                <w:rFonts w:ascii="Times New Roman" w:hAnsi="Times New Roman" w:cs="Times New Roman"/>
              </w:rPr>
            </w:pPr>
            <w:r w:rsidRPr="00616452">
              <w:rPr>
                <w:rFonts w:ascii="Times New Roman" w:hAnsi="Times New Roman" w:cs="Times New Roman"/>
              </w:rPr>
              <w:t>Marginal</w:t>
            </w:r>
          </w:p>
        </w:tc>
        <w:tc>
          <w:tcPr>
            <w:tcW w:w="1635" w:type="dxa"/>
            <w:noWrap/>
          </w:tcPr>
          <w:p w14:paraId="36C08910" w14:textId="40FB1DDE"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-4.53</w:t>
            </w:r>
          </w:p>
        </w:tc>
        <w:tc>
          <w:tcPr>
            <w:tcW w:w="909" w:type="dxa"/>
            <w:noWrap/>
          </w:tcPr>
          <w:p w14:paraId="1356FC1D" w14:textId="61E12152"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-28.3</w:t>
            </w:r>
          </w:p>
        </w:tc>
        <w:tc>
          <w:tcPr>
            <w:tcW w:w="891" w:type="dxa"/>
            <w:noWrap/>
          </w:tcPr>
          <w:p w14:paraId="0B129B16" w14:textId="5D114CBA"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27.13</w:t>
            </w:r>
          </w:p>
        </w:tc>
      </w:tr>
      <w:tr w:rsidR="00280B70" w:rsidRPr="00616452" w14:paraId="3AB6096A" w14:textId="77777777" w:rsidTr="00280B70">
        <w:trPr>
          <w:trHeight w:val="306"/>
        </w:trPr>
        <w:tc>
          <w:tcPr>
            <w:tcW w:w="963" w:type="dxa"/>
            <w:vMerge/>
          </w:tcPr>
          <w:p w14:paraId="606D6C25" w14:textId="77777777" w:rsidR="00280B70" w:rsidRPr="00616452" w:rsidRDefault="00280B70" w:rsidP="00634BDC">
            <w:pPr>
              <w:jc w:val="center"/>
              <w:rPr>
                <w:rFonts w:ascii="Times New Roman" w:eastAsia="Aptos" w:hAnsi="Times New Roman" w:cs="Times New Roman"/>
                <w:b/>
                <w:bCs/>
              </w:rPr>
            </w:pPr>
          </w:p>
        </w:tc>
        <w:tc>
          <w:tcPr>
            <w:tcW w:w="1329" w:type="dxa"/>
            <w:vMerge/>
            <w:noWrap/>
            <w:vAlign w:val="center"/>
          </w:tcPr>
          <w:p w14:paraId="7F4E1C46" w14:textId="29B35916" w:rsidR="00280B70" w:rsidRPr="00616452" w:rsidRDefault="00280B70" w:rsidP="00634BDC">
            <w:pPr>
              <w:jc w:val="center"/>
              <w:rPr>
                <w:rFonts w:ascii="Times New Roman" w:eastAsia="Aptos" w:hAnsi="Times New Roman" w:cs="Times New Roman"/>
                <w:b/>
              </w:rPr>
            </w:pPr>
          </w:p>
        </w:tc>
        <w:tc>
          <w:tcPr>
            <w:tcW w:w="1721" w:type="dxa"/>
            <w:noWrap/>
            <w:vAlign w:val="center"/>
          </w:tcPr>
          <w:p w14:paraId="700816F2" w14:textId="77777777" w:rsidR="00280B70" w:rsidRPr="00616452" w:rsidRDefault="00280B70" w:rsidP="00634BDC">
            <w:pPr>
              <w:jc w:val="center"/>
              <w:rPr>
                <w:rFonts w:ascii="Times New Roman" w:hAnsi="Times New Roman" w:cs="Times New Roman"/>
              </w:rPr>
            </w:pPr>
            <w:r w:rsidRPr="00616452">
              <w:rPr>
                <w:rFonts w:ascii="Times New Roman" w:hAnsi="Times New Roman" w:cs="Times New Roman"/>
              </w:rPr>
              <w:t>Low</w:t>
            </w:r>
          </w:p>
        </w:tc>
        <w:tc>
          <w:tcPr>
            <w:tcW w:w="1635" w:type="dxa"/>
            <w:noWrap/>
          </w:tcPr>
          <w:p w14:paraId="01652473" w14:textId="01CD6021"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-5.65</w:t>
            </w:r>
          </w:p>
        </w:tc>
        <w:tc>
          <w:tcPr>
            <w:tcW w:w="909" w:type="dxa"/>
            <w:noWrap/>
          </w:tcPr>
          <w:p w14:paraId="2033FDDC" w14:textId="3A7EE863"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-34.7</w:t>
            </w:r>
          </w:p>
        </w:tc>
        <w:tc>
          <w:tcPr>
            <w:tcW w:w="891" w:type="dxa"/>
            <w:noWrap/>
          </w:tcPr>
          <w:p w14:paraId="059EAF9A" w14:textId="4562DF8E"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36.34</w:t>
            </w:r>
          </w:p>
        </w:tc>
      </w:tr>
      <w:tr w:rsidR="00280B70" w:rsidRPr="00616452" w14:paraId="55C226F6" w14:textId="77777777" w:rsidTr="00280B70">
        <w:trPr>
          <w:trHeight w:val="306"/>
        </w:trPr>
        <w:tc>
          <w:tcPr>
            <w:tcW w:w="963" w:type="dxa"/>
            <w:vMerge/>
          </w:tcPr>
          <w:p w14:paraId="3F7B2C8B" w14:textId="77777777" w:rsidR="00280B70" w:rsidRPr="00616452" w:rsidRDefault="00280B70" w:rsidP="00634BDC">
            <w:pPr>
              <w:jc w:val="center"/>
              <w:rPr>
                <w:rFonts w:ascii="Times New Roman" w:eastAsia="Aptos" w:hAnsi="Times New Roman" w:cs="Times New Roman"/>
                <w:b/>
                <w:bCs/>
              </w:rPr>
            </w:pPr>
          </w:p>
        </w:tc>
        <w:tc>
          <w:tcPr>
            <w:tcW w:w="1329" w:type="dxa"/>
            <w:vMerge/>
            <w:noWrap/>
            <w:vAlign w:val="center"/>
          </w:tcPr>
          <w:p w14:paraId="7493FA13" w14:textId="60DAA866" w:rsidR="00280B70" w:rsidRPr="00616452" w:rsidRDefault="00280B70" w:rsidP="00634BDC">
            <w:pPr>
              <w:jc w:val="center"/>
              <w:rPr>
                <w:rFonts w:ascii="Times New Roman" w:eastAsia="Aptos" w:hAnsi="Times New Roman" w:cs="Times New Roman"/>
                <w:b/>
              </w:rPr>
            </w:pPr>
          </w:p>
        </w:tc>
        <w:tc>
          <w:tcPr>
            <w:tcW w:w="1721" w:type="dxa"/>
            <w:noWrap/>
            <w:vAlign w:val="center"/>
          </w:tcPr>
          <w:p w14:paraId="18C13170" w14:textId="77777777" w:rsidR="00280B70" w:rsidRPr="00616452" w:rsidRDefault="00280B70" w:rsidP="00634BDC">
            <w:pPr>
              <w:jc w:val="center"/>
              <w:rPr>
                <w:rFonts w:ascii="Times New Roman" w:hAnsi="Times New Roman" w:cs="Times New Roman"/>
              </w:rPr>
            </w:pPr>
            <w:r w:rsidRPr="00616452">
              <w:rPr>
                <w:rFonts w:ascii="Times New Roman" w:hAnsi="Times New Roman" w:cs="Times New Roman"/>
              </w:rPr>
              <w:t>Very Low</w:t>
            </w:r>
          </w:p>
        </w:tc>
        <w:tc>
          <w:tcPr>
            <w:tcW w:w="1635" w:type="dxa"/>
            <w:noWrap/>
          </w:tcPr>
          <w:p w14:paraId="4692469E" w14:textId="1C1A0417"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3.64</w:t>
            </w:r>
          </w:p>
        </w:tc>
        <w:tc>
          <w:tcPr>
            <w:tcW w:w="909" w:type="dxa"/>
            <w:noWrap/>
          </w:tcPr>
          <w:p w14:paraId="74ABE653" w14:textId="19D4B06E"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-30.68</w:t>
            </w:r>
          </w:p>
        </w:tc>
        <w:tc>
          <w:tcPr>
            <w:tcW w:w="891" w:type="dxa"/>
            <w:noWrap/>
          </w:tcPr>
          <w:p w14:paraId="01AFF092" w14:textId="67F6197A"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54.94</w:t>
            </w:r>
          </w:p>
        </w:tc>
      </w:tr>
      <w:tr w:rsidR="00280B70" w:rsidRPr="00616452" w14:paraId="56D5B406" w14:textId="77777777" w:rsidTr="00280B70">
        <w:trPr>
          <w:trHeight w:val="306"/>
        </w:trPr>
        <w:tc>
          <w:tcPr>
            <w:tcW w:w="963" w:type="dxa"/>
            <w:vMerge w:val="restart"/>
            <w:vAlign w:val="center"/>
          </w:tcPr>
          <w:p w14:paraId="101C6546" w14:textId="153E6FA3" w:rsidR="00280B70" w:rsidRPr="00616452" w:rsidRDefault="00280B70" w:rsidP="00EC37FD">
            <w:pPr>
              <w:jc w:val="center"/>
              <w:rPr>
                <w:rFonts w:ascii="Times New Roman" w:eastAsia="Aptos" w:hAnsi="Times New Roman" w:cs="Times New Roman"/>
                <w:b/>
                <w:bCs/>
              </w:rPr>
            </w:pPr>
            <w:r w:rsidRPr="00616452">
              <w:rPr>
                <w:rFonts w:ascii="Times New Roman" w:hAnsi="Times New Roman" w:cs="Times New Roman"/>
                <w:b/>
                <w:bCs/>
              </w:rPr>
              <w:t>Male</w:t>
            </w:r>
          </w:p>
        </w:tc>
        <w:tc>
          <w:tcPr>
            <w:tcW w:w="1329" w:type="dxa"/>
            <w:vMerge/>
            <w:noWrap/>
            <w:vAlign w:val="center"/>
          </w:tcPr>
          <w:p w14:paraId="145D9099" w14:textId="7368A204" w:rsidR="00280B70" w:rsidRPr="00616452" w:rsidRDefault="00280B70" w:rsidP="00EC37FD">
            <w:pPr>
              <w:jc w:val="center"/>
              <w:rPr>
                <w:rFonts w:ascii="Times New Roman" w:eastAsia="Aptos" w:hAnsi="Times New Roman" w:cs="Times New Roman"/>
                <w:b/>
              </w:rPr>
            </w:pPr>
          </w:p>
        </w:tc>
        <w:tc>
          <w:tcPr>
            <w:tcW w:w="1721" w:type="dxa"/>
            <w:noWrap/>
          </w:tcPr>
          <w:p w14:paraId="43F423DE" w14:textId="77777777" w:rsidR="00280B70" w:rsidRPr="00616452" w:rsidRDefault="00280B70" w:rsidP="00EC37FD">
            <w:pPr>
              <w:jc w:val="center"/>
              <w:rPr>
                <w:rFonts w:ascii="Times New Roman" w:hAnsi="Times New Roman" w:cs="Times New Roman"/>
              </w:rPr>
            </w:pPr>
            <w:r w:rsidRPr="00616452">
              <w:rPr>
                <w:rFonts w:ascii="Times New Roman" w:hAnsi="Times New Roman" w:cs="Times New Roman"/>
              </w:rPr>
              <w:t>High (Ref)</w:t>
            </w:r>
          </w:p>
        </w:tc>
        <w:tc>
          <w:tcPr>
            <w:tcW w:w="1635" w:type="dxa"/>
            <w:noWrap/>
          </w:tcPr>
          <w:p w14:paraId="0810DC76" w14:textId="77777777" w:rsidR="00280B70" w:rsidRPr="00616452" w:rsidRDefault="00280B70" w:rsidP="00EC37FD">
            <w:pPr>
              <w:jc w:val="center"/>
              <w:rPr>
                <w:rFonts w:ascii="Times New Roman" w:hAnsi="Times New Roman" w:cs="Times New Roman"/>
              </w:rPr>
            </w:pPr>
          </w:p>
        </w:tc>
        <w:tc>
          <w:tcPr>
            <w:tcW w:w="909" w:type="dxa"/>
            <w:noWrap/>
          </w:tcPr>
          <w:p w14:paraId="09E6420F" w14:textId="77777777" w:rsidR="00280B70" w:rsidRPr="00616452" w:rsidRDefault="00280B70" w:rsidP="00EC37FD">
            <w:pPr>
              <w:jc w:val="center"/>
              <w:rPr>
                <w:rFonts w:ascii="Times New Roman" w:hAnsi="Times New Roman" w:cs="Times New Roman"/>
              </w:rPr>
            </w:pPr>
          </w:p>
        </w:tc>
        <w:tc>
          <w:tcPr>
            <w:tcW w:w="891" w:type="dxa"/>
            <w:noWrap/>
          </w:tcPr>
          <w:p w14:paraId="6180ECD9" w14:textId="77777777" w:rsidR="00280B70" w:rsidRPr="00616452" w:rsidRDefault="00280B70" w:rsidP="00EC37FD">
            <w:pPr>
              <w:jc w:val="center"/>
              <w:rPr>
                <w:rFonts w:ascii="Times New Roman" w:hAnsi="Times New Roman" w:cs="Times New Roman"/>
              </w:rPr>
            </w:pPr>
          </w:p>
        </w:tc>
      </w:tr>
      <w:tr w:rsidR="00280B70" w:rsidRPr="00616452" w14:paraId="3E0376C7" w14:textId="77777777" w:rsidTr="00280B70">
        <w:trPr>
          <w:trHeight w:val="306"/>
        </w:trPr>
        <w:tc>
          <w:tcPr>
            <w:tcW w:w="963" w:type="dxa"/>
            <w:vMerge/>
            <w:vAlign w:val="center"/>
          </w:tcPr>
          <w:p w14:paraId="5B19D8A4" w14:textId="1EC8B7C3" w:rsidR="00280B70" w:rsidRPr="00616452" w:rsidRDefault="00280B70" w:rsidP="00634BDC">
            <w:pPr>
              <w:jc w:val="center"/>
              <w:rPr>
                <w:rFonts w:ascii="Times New Roman" w:hAnsi="Times New Roman" w:cs="Times New Roman"/>
                <w:b/>
                <w:bCs/>
              </w:rPr>
            </w:pPr>
          </w:p>
        </w:tc>
        <w:tc>
          <w:tcPr>
            <w:tcW w:w="1329" w:type="dxa"/>
            <w:vMerge/>
            <w:noWrap/>
            <w:vAlign w:val="center"/>
            <w:hideMark/>
          </w:tcPr>
          <w:p w14:paraId="5F683FD1" w14:textId="2C65DE9C" w:rsidR="00280B70" w:rsidRPr="00616452" w:rsidRDefault="00280B70" w:rsidP="00634BDC">
            <w:pPr>
              <w:jc w:val="center"/>
              <w:rPr>
                <w:rFonts w:ascii="Times New Roman" w:hAnsi="Times New Roman" w:cs="Times New Roman"/>
              </w:rPr>
            </w:pPr>
          </w:p>
        </w:tc>
        <w:tc>
          <w:tcPr>
            <w:tcW w:w="1721" w:type="dxa"/>
            <w:noWrap/>
            <w:hideMark/>
          </w:tcPr>
          <w:p w14:paraId="69F6FB3C" w14:textId="77777777" w:rsidR="00280B70" w:rsidRPr="00616452" w:rsidRDefault="00280B70" w:rsidP="00634BDC">
            <w:pPr>
              <w:jc w:val="center"/>
              <w:rPr>
                <w:rFonts w:ascii="Times New Roman" w:hAnsi="Times New Roman" w:cs="Times New Roman"/>
              </w:rPr>
            </w:pPr>
            <w:r w:rsidRPr="00616452">
              <w:rPr>
                <w:rFonts w:ascii="Times New Roman" w:hAnsi="Times New Roman" w:cs="Times New Roman"/>
              </w:rPr>
              <w:t>Marginal</w:t>
            </w:r>
          </w:p>
        </w:tc>
        <w:tc>
          <w:tcPr>
            <w:tcW w:w="1635" w:type="dxa"/>
            <w:noWrap/>
            <w:hideMark/>
          </w:tcPr>
          <w:p w14:paraId="431112ED" w14:textId="7E068A7C"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-25.71</w:t>
            </w:r>
          </w:p>
        </w:tc>
        <w:tc>
          <w:tcPr>
            <w:tcW w:w="909" w:type="dxa"/>
            <w:noWrap/>
            <w:hideMark/>
          </w:tcPr>
          <w:p w14:paraId="010FD7AE" w14:textId="621F4A84"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-44.96</w:t>
            </w:r>
          </w:p>
        </w:tc>
        <w:tc>
          <w:tcPr>
            <w:tcW w:w="891" w:type="dxa"/>
            <w:noWrap/>
            <w:hideMark/>
          </w:tcPr>
          <w:p w14:paraId="57D1EFEC" w14:textId="2ACDD583"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0.27</w:t>
            </w:r>
          </w:p>
        </w:tc>
      </w:tr>
      <w:tr w:rsidR="00280B70" w:rsidRPr="00616452" w14:paraId="7D541F13" w14:textId="77777777" w:rsidTr="00280B70">
        <w:trPr>
          <w:trHeight w:val="208"/>
        </w:trPr>
        <w:tc>
          <w:tcPr>
            <w:tcW w:w="963" w:type="dxa"/>
            <w:vMerge/>
          </w:tcPr>
          <w:p w14:paraId="4DC21C36" w14:textId="77777777" w:rsidR="00280B70" w:rsidRPr="00616452" w:rsidRDefault="00280B70" w:rsidP="00634BDC">
            <w:pPr>
              <w:jc w:val="center"/>
              <w:rPr>
                <w:rFonts w:ascii="Times New Roman" w:hAnsi="Times New Roman" w:cs="Times New Roman"/>
                <w:b/>
                <w:bCs/>
              </w:rPr>
            </w:pPr>
          </w:p>
        </w:tc>
        <w:tc>
          <w:tcPr>
            <w:tcW w:w="1329" w:type="dxa"/>
            <w:vMerge/>
            <w:noWrap/>
            <w:vAlign w:val="center"/>
            <w:hideMark/>
          </w:tcPr>
          <w:p w14:paraId="25F080C5" w14:textId="099900D8" w:rsidR="00280B70" w:rsidRPr="00616452" w:rsidRDefault="00280B70" w:rsidP="00634BDC">
            <w:pPr>
              <w:jc w:val="center"/>
              <w:rPr>
                <w:rFonts w:ascii="Times New Roman" w:hAnsi="Times New Roman" w:cs="Times New Roman"/>
                <w:b/>
                <w:bCs/>
              </w:rPr>
            </w:pPr>
          </w:p>
        </w:tc>
        <w:tc>
          <w:tcPr>
            <w:tcW w:w="1721" w:type="dxa"/>
            <w:noWrap/>
            <w:hideMark/>
          </w:tcPr>
          <w:p w14:paraId="16A8673D" w14:textId="77777777" w:rsidR="00280B70" w:rsidRPr="00616452" w:rsidRDefault="00280B70" w:rsidP="00634BDC">
            <w:pPr>
              <w:jc w:val="center"/>
              <w:rPr>
                <w:rFonts w:ascii="Times New Roman" w:hAnsi="Times New Roman" w:cs="Times New Roman"/>
              </w:rPr>
            </w:pPr>
            <w:r w:rsidRPr="00616452">
              <w:rPr>
                <w:rFonts w:ascii="Times New Roman" w:hAnsi="Times New Roman" w:cs="Times New Roman"/>
              </w:rPr>
              <w:t>Low</w:t>
            </w:r>
          </w:p>
        </w:tc>
        <w:tc>
          <w:tcPr>
            <w:tcW w:w="1635" w:type="dxa"/>
            <w:noWrap/>
            <w:hideMark/>
          </w:tcPr>
          <w:p w14:paraId="558D54EB" w14:textId="7F038293"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-22.96</w:t>
            </w:r>
          </w:p>
        </w:tc>
        <w:tc>
          <w:tcPr>
            <w:tcW w:w="909" w:type="dxa"/>
            <w:noWrap/>
            <w:hideMark/>
          </w:tcPr>
          <w:p w14:paraId="29FF9955" w14:textId="77CB12AD"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-46.2</w:t>
            </w:r>
          </w:p>
        </w:tc>
        <w:tc>
          <w:tcPr>
            <w:tcW w:w="891" w:type="dxa"/>
            <w:noWrap/>
            <w:hideMark/>
          </w:tcPr>
          <w:p w14:paraId="4DAA232D" w14:textId="285E1C6C"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10.31</w:t>
            </w:r>
          </w:p>
        </w:tc>
      </w:tr>
      <w:tr w:rsidR="00280B70" w:rsidRPr="00616452" w14:paraId="468A321C" w14:textId="77777777" w:rsidTr="00280B70">
        <w:trPr>
          <w:trHeight w:val="306"/>
        </w:trPr>
        <w:tc>
          <w:tcPr>
            <w:tcW w:w="963" w:type="dxa"/>
            <w:vMerge/>
          </w:tcPr>
          <w:p w14:paraId="4BB0F8E7" w14:textId="77777777" w:rsidR="00280B70" w:rsidRPr="00616452" w:rsidRDefault="00280B70" w:rsidP="00634BDC">
            <w:pPr>
              <w:jc w:val="center"/>
              <w:rPr>
                <w:rFonts w:ascii="Times New Roman" w:hAnsi="Times New Roman" w:cs="Times New Roman"/>
                <w:b/>
                <w:bCs/>
              </w:rPr>
            </w:pPr>
          </w:p>
        </w:tc>
        <w:tc>
          <w:tcPr>
            <w:tcW w:w="1329" w:type="dxa"/>
            <w:vMerge/>
            <w:noWrap/>
            <w:vAlign w:val="center"/>
            <w:hideMark/>
          </w:tcPr>
          <w:p w14:paraId="1F391FDA" w14:textId="2AC110DF" w:rsidR="00280B70" w:rsidRPr="00616452" w:rsidRDefault="00280B70" w:rsidP="00634BDC">
            <w:pPr>
              <w:jc w:val="center"/>
              <w:rPr>
                <w:rFonts w:ascii="Times New Roman" w:hAnsi="Times New Roman" w:cs="Times New Roman"/>
                <w:b/>
                <w:bCs/>
              </w:rPr>
            </w:pPr>
          </w:p>
        </w:tc>
        <w:tc>
          <w:tcPr>
            <w:tcW w:w="1721" w:type="dxa"/>
            <w:noWrap/>
            <w:hideMark/>
          </w:tcPr>
          <w:p w14:paraId="0C541B7B" w14:textId="77777777" w:rsidR="00280B70" w:rsidRPr="00616452" w:rsidRDefault="00280B70" w:rsidP="00634BDC">
            <w:pPr>
              <w:jc w:val="center"/>
              <w:rPr>
                <w:rFonts w:ascii="Times New Roman" w:hAnsi="Times New Roman" w:cs="Times New Roman"/>
              </w:rPr>
            </w:pPr>
            <w:r w:rsidRPr="00616452">
              <w:rPr>
                <w:rFonts w:ascii="Times New Roman" w:hAnsi="Times New Roman" w:cs="Times New Roman"/>
              </w:rPr>
              <w:t>Very Low</w:t>
            </w:r>
          </w:p>
        </w:tc>
        <w:tc>
          <w:tcPr>
            <w:tcW w:w="1635" w:type="dxa"/>
            <w:noWrap/>
            <w:hideMark/>
          </w:tcPr>
          <w:p w14:paraId="11AEF429" w14:textId="0EF5BAE4"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-44.82</w:t>
            </w:r>
          </w:p>
        </w:tc>
        <w:tc>
          <w:tcPr>
            <w:tcW w:w="909" w:type="dxa"/>
            <w:noWrap/>
            <w:hideMark/>
          </w:tcPr>
          <w:p w14:paraId="7FD97E64" w14:textId="61177DB4"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-63.63</w:t>
            </w:r>
          </w:p>
        </w:tc>
        <w:tc>
          <w:tcPr>
            <w:tcW w:w="891" w:type="dxa"/>
            <w:noWrap/>
            <w:hideMark/>
          </w:tcPr>
          <w:p w14:paraId="55D2B6B1" w14:textId="384E8CF5" w:rsidR="00280B70" w:rsidRPr="00616452" w:rsidRDefault="00280B70" w:rsidP="00634BDC">
            <w:pPr>
              <w:jc w:val="center"/>
              <w:rPr>
                <w:rFonts w:ascii="Times New Roman" w:hAnsi="Times New Roman" w:cs="Times New Roman"/>
              </w:rPr>
            </w:pPr>
            <w:r>
              <w:rPr>
                <w:rFonts w:ascii="Helvetica Neue" w:hAnsi="Helvetica Neue"/>
                <w:color w:val="000000"/>
                <w:sz w:val="15"/>
                <w:szCs w:val="15"/>
              </w:rPr>
              <w:t>-16.28</w:t>
            </w:r>
          </w:p>
        </w:tc>
      </w:tr>
      <w:tr w:rsidR="00280B70" w:rsidRPr="00616452" w14:paraId="5B8A3510" w14:textId="77777777" w:rsidTr="00280B70">
        <w:trPr>
          <w:trHeight w:val="306"/>
        </w:trPr>
        <w:tc>
          <w:tcPr>
            <w:tcW w:w="963" w:type="dxa"/>
          </w:tcPr>
          <w:p w14:paraId="5B089E48" w14:textId="77777777" w:rsidR="00280B70" w:rsidRPr="00616452" w:rsidRDefault="00280B70" w:rsidP="00280B70">
            <w:pPr>
              <w:rPr>
                <w:rFonts w:ascii="Times New Roman" w:hAnsi="Times New Roman" w:cs="Times New Roman"/>
                <w:b/>
                <w:bCs/>
              </w:rPr>
            </w:pPr>
          </w:p>
        </w:tc>
        <w:tc>
          <w:tcPr>
            <w:tcW w:w="1329" w:type="dxa"/>
            <w:noWrap/>
            <w:vAlign w:val="center"/>
          </w:tcPr>
          <w:p w14:paraId="74AD2232" w14:textId="77777777" w:rsidR="00280B70" w:rsidRPr="00616452" w:rsidRDefault="00280B70" w:rsidP="00634BDC">
            <w:pPr>
              <w:jc w:val="center"/>
              <w:rPr>
                <w:rFonts w:ascii="Times New Roman" w:hAnsi="Times New Roman" w:cs="Times New Roman"/>
                <w:b/>
                <w:bCs/>
              </w:rPr>
            </w:pPr>
          </w:p>
        </w:tc>
        <w:tc>
          <w:tcPr>
            <w:tcW w:w="1721" w:type="dxa"/>
            <w:noWrap/>
          </w:tcPr>
          <w:p w14:paraId="3105C38A" w14:textId="77777777" w:rsidR="00280B70" w:rsidRPr="00616452" w:rsidRDefault="00280B70" w:rsidP="00634BDC">
            <w:pPr>
              <w:jc w:val="center"/>
              <w:rPr>
                <w:rFonts w:ascii="Times New Roman" w:hAnsi="Times New Roman" w:cs="Times New Roman"/>
              </w:rPr>
            </w:pPr>
          </w:p>
        </w:tc>
        <w:tc>
          <w:tcPr>
            <w:tcW w:w="1635" w:type="dxa"/>
            <w:noWrap/>
          </w:tcPr>
          <w:p w14:paraId="452B43D9" w14:textId="77777777" w:rsidR="00280B70" w:rsidRDefault="00280B70" w:rsidP="00634BDC">
            <w:pPr>
              <w:jc w:val="center"/>
              <w:rPr>
                <w:rFonts w:ascii="Helvetica Neue" w:hAnsi="Helvetica Neue"/>
                <w:color w:val="000000"/>
                <w:sz w:val="15"/>
                <w:szCs w:val="15"/>
              </w:rPr>
            </w:pPr>
          </w:p>
        </w:tc>
        <w:tc>
          <w:tcPr>
            <w:tcW w:w="909" w:type="dxa"/>
            <w:noWrap/>
          </w:tcPr>
          <w:p w14:paraId="27D6B6F2" w14:textId="77777777" w:rsidR="00280B70" w:rsidRDefault="00280B70" w:rsidP="00634BDC">
            <w:pPr>
              <w:jc w:val="center"/>
              <w:rPr>
                <w:rFonts w:ascii="Helvetica Neue" w:hAnsi="Helvetica Neue"/>
                <w:color w:val="000000"/>
                <w:sz w:val="15"/>
                <w:szCs w:val="15"/>
              </w:rPr>
            </w:pPr>
          </w:p>
        </w:tc>
        <w:tc>
          <w:tcPr>
            <w:tcW w:w="891" w:type="dxa"/>
            <w:noWrap/>
          </w:tcPr>
          <w:p w14:paraId="733536F4" w14:textId="77777777" w:rsidR="00280B70" w:rsidRDefault="00280B70" w:rsidP="00634BDC">
            <w:pPr>
              <w:jc w:val="center"/>
              <w:rPr>
                <w:rFonts w:ascii="Helvetica Neue" w:hAnsi="Helvetica Neue"/>
                <w:color w:val="000000"/>
                <w:sz w:val="15"/>
                <w:szCs w:val="15"/>
              </w:rPr>
            </w:pPr>
          </w:p>
        </w:tc>
      </w:tr>
    </w:tbl>
    <w:p w14:paraId="01C128FC" w14:textId="77777777" w:rsidR="00EC37FD" w:rsidRPr="00616452" w:rsidRDefault="00EC37FD" w:rsidP="006F5DB7">
      <w:pPr>
        <w:pStyle w:val="Heading1"/>
        <w:rPr>
          <w:rFonts w:ascii="Times New Roman" w:hAnsi="Times New Roman" w:cs="Times New Roman"/>
          <w:b/>
          <w:bCs/>
          <w:color w:val="000000" w:themeColor="text1"/>
          <w:sz w:val="28"/>
          <w:szCs w:val="28"/>
        </w:rPr>
      </w:pPr>
    </w:p>
    <w:p w14:paraId="4A4F1C9C" w14:textId="77777777" w:rsidR="00EC37FD" w:rsidRPr="00616452" w:rsidRDefault="00EC37FD">
      <w:pPr>
        <w:spacing w:after="160" w:line="278" w:lineRule="auto"/>
        <w:rPr>
          <w:rFonts w:ascii="Times New Roman" w:eastAsiaTheme="majorEastAsia"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br w:type="page"/>
      </w:r>
    </w:p>
    <w:p w14:paraId="2E589C72" w14:textId="2FB7FDC2" w:rsidR="006F5DB7" w:rsidRPr="00616452" w:rsidRDefault="006F5DB7" w:rsidP="006F5DB7">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lastRenderedPageBreak/>
        <w:t xml:space="preserve">Supplemental Table 3:  Strata Specific Adjusted Linear Regression Full Table: Self-Reported Food Security Status and Urinary </w:t>
      </w:r>
      <w:r w:rsidR="00D17CAB">
        <w:rPr>
          <w:rFonts w:ascii="Times New Roman" w:hAnsi="Times New Roman" w:cs="Times New Roman"/>
          <w:b/>
          <w:bCs/>
          <w:color w:val="000000" w:themeColor="text1"/>
          <w:sz w:val="28"/>
          <w:szCs w:val="28"/>
        </w:rPr>
        <w:t>Bisphenol A</w:t>
      </w:r>
      <w:r w:rsidRPr="00616452">
        <w:rPr>
          <w:rFonts w:ascii="Times New Roman" w:hAnsi="Times New Roman" w:cs="Times New Roman"/>
          <w:b/>
          <w:bCs/>
          <w:color w:val="000000" w:themeColor="text1"/>
          <w:sz w:val="28"/>
          <w:szCs w:val="28"/>
        </w:rPr>
        <w:t xml:space="preserve"> </w:t>
      </w:r>
      <w:r w:rsidR="00B01B8A">
        <w:rPr>
          <w:rFonts w:ascii="Times New Roman" w:hAnsi="Times New Roman" w:cs="Times New Roman"/>
          <w:b/>
          <w:bCs/>
          <w:color w:val="000000" w:themeColor="text1"/>
          <w:sz w:val="28"/>
          <w:szCs w:val="28"/>
        </w:rPr>
        <w:t>Phenol</w:t>
      </w:r>
      <w:r w:rsidRPr="00616452">
        <w:rPr>
          <w:rFonts w:ascii="Times New Roman" w:hAnsi="Times New Roman" w:cs="Times New Roman"/>
          <w:b/>
          <w:bCs/>
          <w:color w:val="000000" w:themeColor="text1"/>
          <w:sz w:val="28"/>
          <w:szCs w:val="28"/>
        </w:rPr>
        <w:t xml:space="preserve"> Metabolites with Race and Ethnicity Interaction</w:t>
      </w:r>
    </w:p>
    <w:p w14:paraId="2DBB5A9A" w14:textId="77777777" w:rsidR="006F5DB7" w:rsidRPr="00616452" w:rsidRDefault="006F5DB7" w:rsidP="006F5DB7">
      <w:pPr>
        <w:rPr>
          <w:rFonts w:ascii="Times New Roman" w:hAnsi="Times New Roman" w:cs="Times New Roman"/>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860"/>
        <w:gridCol w:w="1613"/>
        <w:gridCol w:w="1915"/>
        <w:gridCol w:w="1897"/>
        <w:gridCol w:w="827"/>
        <w:gridCol w:w="1002"/>
        <w:gridCol w:w="901"/>
      </w:tblGrid>
      <w:tr w:rsidR="006438B2" w:rsidRPr="00616452" w14:paraId="329ACA20" w14:textId="77777777" w:rsidTr="00A209BE">
        <w:trPr>
          <w:trHeight w:val="300"/>
        </w:trPr>
        <w:tc>
          <w:tcPr>
            <w:tcW w:w="1860" w:type="dxa"/>
            <w:shd w:val="clear" w:color="auto" w:fill="000000" w:themeFill="text1"/>
            <w:noWrap/>
            <w:vAlign w:val="center"/>
            <w:hideMark/>
          </w:tcPr>
          <w:p w14:paraId="18767E7C" w14:textId="77777777" w:rsidR="006438B2" w:rsidRPr="00616452" w:rsidRDefault="006438B2" w:rsidP="00C609B6">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Race/Ethnicity Category</w:t>
            </w:r>
          </w:p>
        </w:tc>
        <w:tc>
          <w:tcPr>
            <w:tcW w:w="1613" w:type="dxa"/>
            <w:shd w:val="clear" w:color="auto" w:fill="000000" w:themeFill="text1"/>
            <w:noWrap/>
            <w:vAlign w:val="center"/>
            <w:hideMark/>
          </w:tcPr>
          <w:p w14:paraId="14DF0FF3" w14:textId="77777777" w:rsidR="006438B2" w:rsidRPr="00616452" w:rsidRDefault="006438B2" w:rsidP="00C609B6">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Model</w:t>
            </w:r>
          </w:p>
        </w:tc>
        <w:tc>
          <w:tcPr>
            <w:tcW w:w="1915" w:type="dxa"/>
            <w:shd w:val="clear" w:color="auto" w:fill="000000" w:themeFill="text1"/>
            <w:noWrap/>
            <w:vAlign w:val="center"/>
            <w:hideMark/>
          </w:tcPr>
          <w:p w14:paraId="4C7399E5" w14:textId="77777777" w:rsidR="006438B2" w:rsidRPr="00616452" w:rsidRDefault="006438B2" w:rsidP="00C609B6">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Food Security Contrast</w:t>
            </w:r>
          </w:p>
        </w:tc>
        <w:tc>
          <w:tcPr>
            <w:tcW w:w="1897" w:type="dxa"/>
            <w:shd w:val="clear" w:color="auto" w:fill="000000" w:themeFill="text1"/>
            <w:noWrap/>
            <w:vAlign w:val="center"/>
            <w:hideMark/>
          </w:tcPr>
          <w:p w14:paraId="09E3BE03" w14:textId="77777777" w:rsidR="006438B2" w:rsidRPr="00616452" w:rsidRDefault="006438B2" w:rsidP="00C609B6">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Difference</w:t>
            </w:r>
          </w:p>
        </w:tc>
        <w:tc>
          <w:tcPr>
            <w:tcW w:w="827" w:type="dxa"/>
            <w:shd w:val="clear" w:color="auto" w:fill="000000" w:themeFill="text1"/>
            <w:noWrap/>
            <w:vAlign w:val="center"/>
            <w:hideMark/>
          </w:tcPr>
          <w:p w14:paraId="00FD2813" w14:textId="77777777" w:rsidR="006438B2" w:rsidRPr="00616452" w:rsidRDefault="006438B2" w:rsidP="00C609B6">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Lower</w:t>
            </w:r>
          </w:p>
        </w:tc>
        <w:tc>
          <w:tcPr>
            <w:tcW w:w="1002" w:type="dxa"/>
            <w:shd w:val="clear" w:color="auto" w:fill="000000" w:themeFill="text1"/>
            <w:noWrap/>
            <w:vAlign w:val="center"/>
            <w:hideMark/>
          </w:tcPr>
          <w:p w14:paraId="0AF7101C" w14:textId="77777777" w:rsidR="006438B2" w:rsidRPr="00616452" w:rsidRDefault="006438B2" w:rsidP="00C609B6">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Upper</w:t>
            </w:r>
          </w:p>
        </w:tc>
        <w:tc>
          <w:tcPr>
            <w:tcW w:w="901" w:type="dxa"/>
            <w:shd w:val="clear" w:color="auto" w:fill="000000" w:themeFill="text1"/>
            <w:noWrap/>
            <w:vAlign w:val="center"/>
            <w:hideMark/>
          </w:tcPr>
          <w:p w14:paraId="6790A1C4" w14:textId="77777777" w:rsidR="006438B2" w:rsidRPr="00616452" w:rsidRDefault="006438B2" w:rsidP="00C609B6">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P-Value</w:t>
            </w:r>
          </w:p>
        </w:tc>
      </w:tr>
      <w:tr w:rsidR="006438B2" w:rsidRPr="00616452" w14:paraId="15F3DFD1" w14:textId="77777777" w:rsidTr="00A209BE">
        <w:trPr>
          <w:trHeight w:val="216"/>
        </w:trPr>
        <w:tc>
          <w:tcPr>
            <w:tcW w:w="1860" w:type="dxa"/>
            <w:vMerge w:val="restart"/>
            <w:noWrap/>
            <w:vAlign w:val="center"/>
            <w:hideMark/>
          </w:tcPr>
          <w:p w14:paraId="7748F301" w14:textId="77777777" w:rsidR="006438B2" w:rsidRPr="00616452" w:rsidRDefault="006438B2" w:rsidP="00C609B6">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White</w:t>
            </w:r>
          </w:p>
        </w:tc>
        <w:tc>
          <w:tcPr>
            <w:tcW w:w="1613" w:type="dxa"/>
            <w:vMerge w:val="restart"/>
            <w:noWrap/>
            <w:vAlign w:val="center"/>
            <w:hideMark/>
          </w:tcPr>
          <w:p w14:paraId="449F7535" w14:textId="1CF8292D" w:rsidR="006438B2" w:rsidRPr="00616452" w:rsidRDefault="00242F1B" w:rsidP="00C609B6">
            <w:pPr>
              <w:jc w:val="center"/>
              <w:rPr>
                <w:rFonts w:ascii="Times New Roman" w:hAnsi="Times New Roman" w:cs="Times New Roman"/>
                <w:b/>
                <w:bCs/>
                <w:color w:val="000000" w:themeColor="text1"/>
              </w:rPr>
            </w:pPr>
            <w:r>
              <w:rPr>
                <w:rFonts w:ascii="Times New Roman" w:hAnsi="Times New Roman" w:cs="Times New Roman"/>
                <w:b/>
                <w:bCs/>
                <w:color w:val="000000" w:themeColor="text1"/>
              </w:rPr>
              <w:t>BPA</w:t>
            </w:r>
          </w:p>
        </w:tc>
        <w:tc>
          <w:tcPr>
            <w:tcW w:w="1915" w:type="dxa"/>
            <w:noWrap/>
            <w:vAlign w:val="center"/>
            <w:hideMark/>
          </w:tcPr>
          <w:p w14:paraId="3460583B" w14:textId="77777777" w:rsidR="006438B2" w:rsidRPr="0028053D" w:rsidRDefault="006438B2" w:rsidP="00C609B6">
            <w:pPr>
              <w:jc w:val="center"/>
              <w:rPr>
                <w:rFonts w:ascii="Times New Roman" w:hAnsi="Times New Roman" w:cs="Times New Roman"/>
                <w:b/>
                <w:bCs/>
                <w:color w:val="000000" w:themeColor="text1"/>
                <w:sz w:val="22"/>
                <w:szCs w:val="22"/>
              </w:rPr>
            </w:pPr>
            <w:r w:rsidRPr="0028053D">
              <w:rPr>
                <w:rFonts w:ascii="Times New Roman" w:hAnsi="Times New Roman" w:cs="Times New Roman"/>
                <w:b/>
                <w:bCs/>
                <w:color w:val="000000" w:themeColor="text1"/>
                <w:sz w:val="22"/>
                <w:szCs w:val="22"/>
                <w:highlight w:val="green"/>
              </w:rPr>
              <w:t>High (Ref)</w:t>
            </w:r>
          </w:p>
        </w:tc>
        <w:tc>
          <w:tcPr>
            <w:tcW w:w="1897" w:type="dxa"/>
            <w:noWrap/>
            <w:vAlign w:val="bottom"/>
            <w:hideMark/>
          </w:tcPr>
          <w:p w14:paraId="6F25B170" w14:textId="77777777" w:rsidR="006438B2" w:rsidRPr="00616452" w:rsidRDefault="006438B2" w:rsidP="00C609B6">
            <w:pPr>
              <w:jc w:val="center"/>
              <w:rPr>
                <w:rFonts w:ascii="Times New Roman" w:hAnsi="Times New Roman" w:cs="Times New Roman"/>
                <w:color w:val="000000" w:themeColor="text1"/>
                <w:sz w:val="22"/>
                <w:szCs w:val="22"/>
              </w:rPr>
            </w:pPr>
          </w:p>
        </w:tc>
        <w:tc>
          <w:tcPr>
            <w:tcW w:w="827" w:type="dxa"/>
            <w:noWrap/>
            <w:vAlign w:val="bottom"/>
            <w:hideMark/>
          </w:tcPr>
          <w:p w14:paraId="14150602" w14:textId="77777777" w:rsidR="006438B2" w:rsidRPr="00616452" w:rsidRDefault="006438B2" w:rsidP="00C609B6">
            <w:pPr>
              <w:jc w:val="center"/>
              <w:rPr>
                <w:rFonts w:ascii="Times New Roman" w:hAnsi="Times New Roman" w:cs="Times New Roman"/>
                <w:color w:val="000000" w:themeColor="text1"/>
                <w:sz w:val="22"/>
                <w:szCs w:val="22"/>
              </w:rPr>
            </w:pPr>
          </w:p>
        </w:tc>
        <w:tc>
          <w:tcPr>
            <w:tcW w:w="1002" w:type="dxa"/>
            <w:noWrap/>
            <w:vAlign w:val="bottom"/>
            <w:hideMark/>
          </w:tcPr>
          <w:p w14:paraId="059438FF" w14:textId="77777777" w:rsidR="006438B2" w:rsidRPr="00616452" w:rsidRDefault="006438B2" w:rsidP="00C609B6">
            <w:pPr>
              <w:jc w:val="center"/>
              <w:rPr>
                <w:rFonts w:ascii="Times New Roman" w:hAnsi="Times New Roman" w:cs="Times New Roman"/>
                <w:color w:val="000000" w:themeColor="text1"/>
                <w:sz w:val="22"/>
                <w:szCs w:val="22"/>
              </w:rPr>
            </w:pPr>
          </w:p>
        </w:tc>
        <w:tc>
          <w:tcPr>
            <w:tcW w:w="901" w:type="dxa"/>
            <w:noWrap/>
            <w:vAlign w:val="bottom"/>
            <w:hideMark/>
          </w:tcPr>
          <w:p w14:paraId="21B0C7F6" w14:textId="77777777" w:rsidR="006438B2" w:rsidRPr="00616452" w:rsidRDefault="006438B2" w:rsidP="00C609B6">
            <w:pPr>
              <w:jc w:val="center"/>
              <w:rPr>
                <w:rFonts w:ascii="Times New Roman" w:hAnsi="Times New Roman" w:cs="Times New Roman"/>
                <w:color w:val="000000" w:themeColor="text1"/>
                <w:sz w:val="22"/>
                <w:szCs w:val="22"/>
              </w:rPr>
            </w:pPr>
          </w:p>
        </w:tc>
      </w:tr>
      <w:tr w:rsidR="00A209BE" w:rsidRPr="00616452" w14:paraId="09824258" w14:textId="77777777" w:rsidTr="00A209BE">
        <w:trPr>
          <w:trHeight w:val="300"/>
        </w:trPr>
        <w:tc>
          <w:tcPr>
            <w:tcW w:w="1860" w:type="dxa"/>
            <w:vMerge/>
            <w:hideMark/>
          </w:tcPr>
          <w:p w14:paraId="47DE1849"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2E568DAD" w14:textId="77777777" w:rsidR="00A209BE" w:rsidRPr="00616452" w:rsidRDefault="00A209BE" w:rsidP="00A209BE">
            <w:pPr>
              <w:rPr>
                <w:rFonts w:ascii="Times New Roman" w:hAnsi="Times New Roman" w:cs="Times New Roman"/>
                <w:b/>
                <w:bCs/>
                <w:color w:val="000000" w:themeColor="text1"/>
              </w:rPr>
            </w:pPr>
          </w:p>
        </w:tc>
        <w:tc>
          <w:tcPr>
            <w:tcW w:w="1915" w:type="dxa"/>
            <w:noWrap/>
            <w:vAlign w:val="center"/>
            <w:hideMark/>
          </w:tcPr>
          <w:p w14:paraId="4985E191"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themeColor="text1"/>
                <w:sz w:val="22"/>
                <w:szCs w:val="22"/>
              </w:rPr>
              <w:t xml:space="preserve">Marginal </w:t>
            </w:r>
          </w:p>
        </w:tc>
        <w:tc>
          <w:tcPr>
            <w:tcW w:w="1897" w:type="dxa"/>
            <w:noWrap/>
            <w:hideMark/>
          </w:tcPr>
          <w:p w14:paraId="302B489A" w14:textId="359C2BEC"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7.19</w:t>
            </w:r>
          </w:p>
        </w:tc>
        <w:tc>
          <w:tcPr>
            <w:tcW w:w="827" w:type="dxa"/>
            <w:noWrap/>
            <w:hideMark/>
          </w:tcPr>
          <w:p w14:paraId="078CF605" w14:textId="1936B938"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-9.91</w:t>
            </w:r>
          </w:p>
        </w:tc>
        <w:tc>
          <w:tcPr>
            <w:tcW w:w="1002" w:type="dxa"/>
            <w:noWrap/>
            <w:hideMark/>
          </w:tcPr>
          <w:p w14:paraId="45C6C887" w14:textId="4ECB8EF1"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27.53</w:t>
            </w:r>
          </w:p>
        </w:tc>
        <w:tc>
          <w:tcPr>
            <w:tcW w:w="901" w:type="dxa"/>
            <w:noWrap/>
            <w:hideMark/>
          </w:tcPr>
          <w:p w14:paraId="1F39DA8E" w14:textId="57748FCB"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0.72</w:t>
            </w:r>
          </w:p>
        </w:tc>
      </w:tr>
      <w:tr w:rsidR="00A209BE" w:rsidRPr="00616452" w14:paraId="30F6AC82" w14:textId="77777777" w:rsidTr="00A209BE">
        <w:trPr>
          <w:trHeight w:val="300"/>
        </w:trPr>
        <w:tc>
          <w:tcPr>
            <w:tcW w:w="1860" w:type="dxa"/>
            <w:vMerge/>
            <w:hideMark/>
          </w:tcPr>
          <w:p w14:paraId="6537EBC1"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2D5C3763" w14:textId="77777777" w:rsidR="00A209BE" w:rsidRPr="00616452" w:rsidRDefault="00A209BE" w:rsidP="00A209BE">
            <w:pPr>
              <w:rPr>
                <w:rFonts w:ascii="Times New Roman" w:hAnsi="Times New Roman" w:cs="Times New Roman"/>
                <w:b/>
                <w:bCs/>
                <w:color w:val="000000" w:themeColor="text1"/>
              </w:rPr>
            </w:pPr>
          </w:p>
        </w:tc>
        <w:tc>
          <w:tcPr>
            <w:tcW w:w="1915" w:type="dxa"/>
            <w:noWrap/>
            <w:vAlign w:val="center"/>
            <w:hideMark/>
          </w:tcPr>
          <w:p w14:paraId="45C59680"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themeColor="text1"/>
                <w:sz w:val="22"/>
                <w:szCs w:val="22"/>
              </w:rPr>
              <w:t>Low</w:t>
            </w:r>
          </w:p>
        </w:tc>
        <w:tc>
          <w:tcPr>
            <w:tcW w:w="1897" w:type="dxa"/>
            <w:noWrap/>
            <w:hideMark/>
          </w:tcPr>
          <w:p w14:paraId="482B758E" w14:textId="50DFD0C4"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9.41</w:t>
            </w:r>
          </w:p>
        </w:tc>
        <w:tc>
          <w:tcPr>
            <w:tcW w:w="827" w:type="dxa"/>
            <w:noWrap/>
            <w:hideMark/>
          </w:tcPr>
          <w:p w14:paraId="4649A63F" w14:textId="296D84F2"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-8.42</w:t>
            </w:r>
          </w:p>
        </w:tc>
        <w:tc>
          <w:tcPr>
            <w:tcW w:w="1002" w:type="dxa"/>
            <w:noWrap/>
            <w:hideMark/>
          </w:tcPr>
          <w:p w14:paraId="127B9AAD" w14:textId="22F6B3D7"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30.71</w:t>
            </w:r>
          </w:p>
        </w:tc>
        <w:tc>
          <w:tcPr>
            <w:tcW w:w="901" w:type="dxa"/>
            <w:noWrap/>
            <w:hideMark/>
          </w:tcPr>
          <w:p w14:paraId="608D8A12" w14:textId="4B1B6E2D"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0.54</w:t>
            </w:r>
          </w:p>
        </w:tc>
      </w:tr>
      <w:tr w:rsidR="00A209BE" w:rsidRPr="00616452" w14:paraId="46D50DAC" w14:textId="77777777" w:rsidTr="00A209BE">
        <w:trPr>
          <w:trHeight w:val="278"/>
        </w:trPr>
        <w:tc>
          <w:tcPr>
            <w:tcW w:w="1860" w:type="dxa"/>
            <w:vMerge/>
            <w:hideMark/>
          </w:tcPr>
          <w:p w14:paraId="0244B426"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20BFBCC5" w14:textId="77777777" w:rsidR="00A209BE" w:rsidRPr="00616452" w:rsidRDefault="00A209BE" w:rsidP="00A209BE">
            <w:pPr>
              <w:rPr>
                <w:rFonts w:ascii="Times New Roman" w:hAnsi="Times New Roman" w:cs="Times New Roman"/>
                <w:b/>
                <w:bCs/>
                <w:color w:val="000000" w:themeColor="text1"/>
              </w:rPr>
            </w:pPr>
          </w:p>
        </w:tc>
        <w:tc>
          <w:tcPr>
            <w:tcW w:w="1915" w:type="dxa"/>
            <w:noWrap/>
            <w:vAlign w:val="center"/>
            <w:hideMark/>
          </w:tcPr>
          <w:p w14:paraId="76B9966D" w14:textId="77777777" w:rsidR="00A209BE" w:rsidRPr="007424EB" w:rsidRDefault="00A209BE" w:rsidP="00A209BE">
            <w:pPr>
              <w:jc w:val="center"/>
              <w:rPr>
                <w:rFonts w:ascii="Times New Roman" w:hAnsi="Times New Roman" w:cs="Times New Roman"/>
                <w:b/>
                <w:bCs/>
                <w:color w:val="000000" w:themeColor="text1"/>
                <w:sz w:val="22"/>
                <w:szCs w:val="22"/>
                <w:highlight w:val="green"/>
              </w:rPr>
            </w:pPr>
            <w:r w:rsidRPr="007424EB">
              <w:rPr>
                <w:rFonts w:ascii="Times New Roman" w:hAnsi="Times New Roman" w:cs="Times New Roman"/>
                <w:b/>
                <w:bCs/>
                <w:color w:val="000000" w:themeColor="text1"/>
                <w:sz w:val="22"/>
                <w:szCs w:val="22"/>
                <w:highlight w:val="green"/>
              </w:rPr>
              <w:t>Very Low</w:t>
            </w:r>
          </w:p>
        </w:tc>
        <w:tc>
          <w:tcPr>
            <w:tcW w:w="1897" w:type="dxa"/>
            <w:noWrap/>
            <w:hideMark/>
          </w:tcPr>
          <w:p w14:paraId="48CCC1AB" w14:textId="24D7D53B" w:rsidR="00A209BE" w:rsidRPr="007424EB" w:rsidRDefault="00A209BE" w:rsidP="00A209BE">
            <w:pPr>
              <w:jc w:val="center"/>
              <w:rPr>
                <w:rFonts w:ascii="Times New Roman" w:hAnsi="Times New Roman" w:cs="Times New Roman"/>
                <w:b/>
                <w:bCs/>
                <w:color w:val="000000" w:themeColor="text1"/>
                <w:sz w:val="22"/>
                <w:szCs w:val="22"/>
                <w:highlight w:val="green"/>
              </w:rPr>
            </w:pPr>
            <w:r w:rsidRPr="007424EB">
              <w:rPr>
                <w:rFonts w:ascii="Times New Roman" w:hAnsi="Times New Roman" w:cs="Times New Roman"/>
                <w:b/>
                <w:bCs/>
                <w:color w:val="000000" w:themeColor="text1"/>
                <w:sz w:val="22"/>
                <w:szCs w:val="22"/>
                <w:highlight w:val="green"/>
              </w:rPr>
              <w:t>13.96</w:t>
            </w:r>
          </w:p>
        </w:tc>
        <w:tc>
          <w:tcPr>
            <w:tcW w:w="827" w:type="dxa"/>
            <w:noWrap/>
            <w:hideMark/>
          </w:tcPr>
          <w:p w14:paraId="722E9083" w14:textId="599CE89F" w:rsidR="00A209BE" w:rsidRPr="007424EB" w:rsidRDefault="00A209BE" w:rsidP="00A209BE">
            <w:pPr>
              <w:jc w:val="center"/>
              <w:rPr>
                <w:rFonts w:ascii="Times New Roman" w:hAnsi="Times New Roman" w:cs="Times New Roman"/>
                <w:b/>
                <w:bCs/>
                <w:color w:val="000000" w:themeColor="text1"/>
                <w:sz w:val="22"/>
                <w:szCs w:val="22"/>
                <w:highlight w:val="green"/>
              </w:rPr>
            </w:pPr>
            <w:r w:rsidRPr="007424EB">
              <w:rPr>
                <w:rFonts w:ascii="Times New Roman" w:hAnsi="Times New Roman" w:cs="Times New Roman"/>
                <w:b/>
                <w:bCs/>
                <w:color w:val="000000" w:themeColor="text1"/>
                <w:sz w:val="22"/>
                <w:szCs w:val="22"/>
                <w:highlight w:val="green"/>
              </w:rPr>
              <w:t>-11.85</w:t>
            </w:r>
          </w:p>
        </w:tc>
        <w:tc>
          <w:tcPr>
            <w:tcW w:w="1002" w:type="dxa"/>
            <w:noWrap/>
            <w:hideMark/>
          </w:tcPr>
          <w:p w14:paraId="7F6AF828" w14:textId="33ECAEA3" w:rsidR="00A209BE" w:rsidRPr="007424EB" w:rsidRDefault="00A209BE" w:rsidP="00A209BE">
            <w:pPr>
              <w:jc w:val="center"/>
              <w:rPr>
                <w:rFonts w:ascii="Times New Roman" w:hAnsi="Times New Roman" w:cs="Times New Roman"/>
                <w:b/>
                <w:bCs/>
                <w:color w:val="000000" w:themeColor="text1"/>
                <w:sz w:val="22"/>
                <w:szCs w:val="22"/>
                <w:highlight w:val="green"/>
              </w:rPr>
            </w:pPr>
            <w:r w:rsidRPr="007424EB">
              <w:rPr>
                <w:rFonts w:ascii="Times New Roman" w:hAnsi="Times New Roman" w:cs="Times New Roman"/>
                <w:b/>
                <w:bCs/>
                <w:color w:val="000000" w:themeColor="text1"/>
                <w:sz w:val="22"/>
                <w:szCs w:val="22"/>
                <w:highlight w:val="green"/>
              </w:rPr>
              <w:t>47.32</w:t>
            </w:r>
          </w:p>
        </w:tc>
        <w:tc>
          <w:tcPr>
            <w:tcW w:w="901" w:type="dxa"/>
            <w:noWrap/>
            <w:hideMark/>
          </w:tcPr>
          <w:p w14:paraId="50256D0B" w14:textId="5168EB09" w:rsidR="00A209BE" w:rsidRPr="007424EB" w:rsidRDefault="00A209BE" w:rsidP="00A209BE">
            <w:pPr>
              <w:jc w:val="center"/>
              <w:rPr>
                <w:rFonts w:ascii="Times New Roman" w:hAnsi="Times New Roman" w:cs="Times New Roman"/>
                <w:b/>
                <w:bCs/>
                <w:color w:val="000000" w:themeColor="text1"/>
                <w:sz w:val="22"/>
                <w:szCs w:val="22"/>
                <w:highlight w:val="green"/>
              </w:rPr>
            </w:pPr>
            <w:r w:rsidRPr="007424EB">
              <w:rPr>
                <w:rFonts w:ascii="Times New Roman" w:hAnsi="Times New Roman" w:cs="Times New Roman"/>
                <w:b/>
                <w:bCs/>
                <w:color w:val="000000" w:themeColor="text1"/>
                <w:sz w:val="22"/>
                <w:szCs w:val="22"/>
                <w:highlight w:val="green"/>
              </w:rPr>
              <w:t>0.54</w:t>
            </w:r>
          </w:p>
        </w:tc>
      </w:tr>
      <w:tr w:rsidR="006438B2" w:rsidRPr="00616452" w14:paraId="4A6CEED2" w14:textId="77777777" w:rsidTr="00A209BE">
        <w:trPr>
          <w:trHeight w:val="300"/>
        </w:trPr>
        <w:tc>
          <w:tcPr>
            <w:tcW w:w="1860" w:type="dxa"/>
            <w:vMerge w:val="restart"/>
            <w:noWrap/>
            <w:vAlign w:val="center"/>
            <w:hideMark/>
          </w:tcPr>
          <w:p w14:paraId="767A4EAE" w14:textId="77777777" w:rsidR="006438B2" w:rsidRPr="00616452" w:rsidRDefault="006438B2" w:rsidP="00C609B6">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Black</w:t>
            </w:r>
          </w:p>
        </w:tc>
        <w:tc>
          <w:tcPr>
            <w:tcW w:w="1613" w:type="dxa"/>
            <w:vMerge/>
            <w:hideMark/>
          </w:tcPr>
          <w:p w14:paraId="4D296930" w14:textId="77777777" w:rsidR="006438B2" w:rsidRPr="00616452" w:rsidRDefault="006438B2" w:rsidP="00C609B6">
            <w:pPr>
              <w:rPr>
                <w:rFonts w:ascii="Times New Roman" w:hAnsi="Times New Roman" w:cs="Times New Roman"/>
                <w:b/>
                <w:bCs/>
                <w:color w:val="000000" w:themeColor="text1"/>
              </w:rPr>
            </w:pPr>
          </w:p>
        </w:tc>
        <w:tc>
          <w:tcPr>
            <w:tcW w:w="1915" w:type="dxa"/>
            <w:noWrap/>
            <w:hideMark/>
          </w:tcPr>
          <w:p w14:paraId="48B53991"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High (Ref)</w:t>
            </w:r>
          </w:p>
        </w:tc>
        <w:tc>
          <w:tcPr>
            <w:tcW w:w="1897" w:type="dxa"/>
            <w:noWrap/>
            <w:vAlign w:val="bottom"/>
            <w:hideMark/>
          </w:tcPr>
          <w:p w14:paraId="6B6E556D" w14:textId="77777777" w:rsidR="006438B2" w:rsidRPr="007424EB" w:rsidRDefault="006438B2" w:rsidP="00C609B6">
            <w:pPr>
              <w:jc w:val="center"/>
              <w:rPr>
                <w:rFonts w:ascii="Times New Roman" w:hAnsi="Times New Roman" w:cs="Times New Roman"/>
                <w:color w:val="000000" w:themeColor="text1"/>
                <w:sz w:val="22"/>
                <w:szCs w:val="22"/>
              </w:rPr>
            </w:pPr>
          </w:p>
        </w:tc>
        <w:tc>
          <w:tcPr>
            <w:tcW w:w="827" w:type="dxa"/>
            <w:noWrap/>
            <w:vAlign w:val="bottom"/>
            <w:hideMark/>
          </w:tcPr>
          <w:p w14:paraId="02D02A11" w14:textId="77777777" w:rsidR="006438B2" w:rsidRPr="007424EB" w:rsidRDefault="006438B2" w:rsidP="00C609B6">
            <w:pPr>
              <w:jc w:val="center"/>
              <w:rPr>
                <w:rFonts w:ascii="Times New Roman" w:hAnsi="Times New Roman" w:cs="Times New Roman"/>
                <w:color w:val="000000" w:themeColor="text1"/>
                <w:sz w:val="22"/>
                <w:szCs w:val="22"/>
              </w:rPr>
            </w:pPr>
          </w:p>
        </w:tc>
        <w:tc>
          <w:tcPr>
            <w:tcW w:w="1002" w:type="dxa"/>
            <w:noWrap/>
            <w:vAlign w:val="bottom"/>
            <w:hideMark/>
          </w:tcPr>
          <w:p w14:paraId="06EA7E35" w14:textId="77777777" w:rsidR="006438B2" w:rsidRPr="007424EB" w:rsidRDefault="006438B2" w:rsidP="00C609B6">
            <w:pPr>
              <w:jc w:val="center"/>
              <w:rPr>
                <w:rFonts w:ascii="Times New Roman" w:hAnsi="Times New Roman" w:cs="Times New Roman"/>
                <w:color w:val="000000" w:themeColor="text1"/>
                <w:sz w:val="22"/>
                <w:szCs w:val="22"/>
              </w:rPr>
            </w:pPr>
          </w:p>
        </w:tc>
        <w:tc>
          <w:tcPr>
            <w:tcW w:w="901" w:type="dxa"/>
            <w:noWrap/>
            <w:vAlign w:val="bottom"/>
            <w:hideMark/>
          </w:tcPr>
          <w:p w14:paraId="139EB405" w14:textId="77777777" w:rsidR="006438B2" w:rsidRPr="007424EB" w:rsidRDefault="006438B2" w:rsidP="00C609B6">
            <w:pPr>
              <w:jc w:val="center"/>
              <w:rPr>
                <w:rFonts w:ascii="Times New Roman" w:hAnsi="Times New Roman" w:cs="Times New Roman"/>
                <w:color w:val="000000" w:themeColor="text1"/>
                <w:sz w:val="22"/>
                <w:szCs w:val="22"/>
              </w:rPr>
            </w:pPr>
          </w:p>
        </w:tc>
      </w:tr>
      <w:tr w:rsidR="004E228B" w:rsidRPr="00616452" w14:paraId="0C29C994" w14:textId="77777777" w:rsidTr="00A209BE">
        <w:trPr>
          <w:trHeight w:val="300"/>
        </w:trPr>
        <w:tc>
          <w:tcPr>
            <w:tcW w:w="1860" w:type="dxa"/>
            <w:vMerge/>
            <w:hideMark/>
          </w:tcPr>
          <w:p w14:paraId="5012C14F" w14:textId="77777777" w:rsidR="004E228B" w:rsidRPr="00616452" w:rsidRDefault="004E228B" w:rsidP="004E228B">
            <w:pPr>
              <w:rPr>
                <w:rFonts w:ascii="Times New Roman" w:hAnsi="Times New Roman" w:cs="Times New Roman"/>
                <w:b/>
                <w:bCs/>
                <w:color w:val="000000" w:themeColor="text1"/>
              </w:rPr>
            </w:pPr>
          </w:p>
        </w:tc>
        <w:tc>
          <w:tcPr>
            <w:tcW w:w="1613" w:type="dxa"/>
            <w:vMerge/>
            <w:hideMark/>
          </w:tcPr>
          <w:p w14:paraId="7A8ED76D" w14:textId="77777777" w:rsidR="004E228B" w:rsidRPr="00616452" w:rsidRDefault="004E228B" w:rsidP="004E228B">
            <w:pPr>
              <w:rPr>
                <w:rFonts w:ascii="Times New Roman" w:hAnsi="Times New Roman" w:cs="Times New Roman"/>
                <w:b/>
                <w:bCs/>
                <w:color w:val="000000" w:themeColor="text1"/>
              </w:rPr>
            </w:pPr>
          </w:p>
        </w:tc>
        <w:tc>
          <w:tcPr>
            <w:tcW w:w="1915" w:type="dxa"/>
            <w:noWrap/>
            <w:hideMark/>
          </w:tcPr>
          <w:p w14:paraId="54EB67BC" w14:textId="77777777" w:rsidR="004E228B" w:rsidRPr="00616452" w:rsidRDefault="004E228B" w:rsidP="004E228B">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 xml:space="preserve">Marginal </w:t>
            </w:r>
          </w:p>
        </w:tc>
        <w:tc>
          <w:tcPr>
            <w:tcW w:w="1897" w:type="dxa"/>
            <w:noWrap/>
            <w:hideMark/>
          </w:tcPr>
          <w:p w14:paraId="65F769CA" w14:textId="23F6BA44" w:rsidR="004E228B" w:rsidRPr="007424EB" w:rsidRDefault="004E228B" w:rsidP="004E228B">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-5.26</w:t>
            </w:r>
          </w:p>
        </w:tc>
        <w:tc>
          <w:tcPr>
            <w:tcW w:w="827" w:type="dxa"/>
            <w:noWrap/>
            <w:hideMark/>
          </w:tcPr>
          <w:p w14:paraId="5FA26A0F" w14:textId="0562D090" w:rsidR="004E228B" w:rsidRPr="007424EB" w:rsidRDefault="004E228B" w:rsidP="004E228B">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-18.24</w:t>
            </w:r>
          </w:p>
        </w:tc>
        <w:tc>
          <w:tcPr>
            <w:tcW w:w="1002" w:type="dxa"/>
            <w:noWrap/>
            <w:hideMark/>
          </w:tcPr>
          <w:p w14:paraId="74CBAF11" w14:textId="6CA442AA" w:rsidR="004E228B" w:rsidRPr="007424EB" w:rsidRDefault="004E228B" w:rsidP="004E228B">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9.77</w:t>
            </w:r>
          </w:p>
        </w:tc>
        <w:tc>
          <w:tcPr>
            <w:tcW w:w="901" w:type="dxa"/>
            <w:noWrap/>
            <w:hideMark/>
          </w:tcPr>
          <w:p w14:paraId="622A4F1C" w14:textId="79418AAC" w:rsidR="004E228B" w:rsidRPr="007424EB" w:rsidRDefault="004E228B" w:rsidP="004E228B">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0.77</w:t>
            </w:r>
          </w:p>
        </w:tc>
      </w:tr>
      <w:tr w:rsidR="004E228B" w:rsidRPr="00616452" w14:paraId="4A5B002C" w14:textId="77777777" w:rsidTr="00A209BE">
        <w:trPr>
          <w:trHeight w:val="300"/>
        </w:trPr>
        <w:tc>
          <w:tcPr>
            <w:tcW w:w="1860" w:type="dxa"/>
            <w:vMerge/>
            <w:hideMark/>
          </w:tcPr>
          <w:p w14:paraId="3A26F587" w14:textId="77777777" w:rsidR="004E228B" w:rsidRPr="00616452" w:rsidRDefault="004E228B" w:rsidP="004E228B">
            <w:pPr>
              <w:rPr>
                <w:rFonts w:ascii="Times New Roman" w:hAnsi="Times New Roman" w:cs="Times New Roman"/>
                <w:b/>
                <w:bCs/>
                <w:color w:val="000000" w:themeColor="text1"/>
              </w:rPr>
            </w:pPr>
          </w:p>
        </w:tc>
        <w:tc>
          <w:tcPr>
            <w:tcW w:w="1613" w:type="dxa"/>
            <w:vMerge/>
            <w:hideMark/>
          </w:tcPr>
          <w:p w14:paraId="03A60FD1" w14:textId="77777777" w:rsidR="004E228B" w:rsidRPr="00616452" w:rsidRDefault="004E228B" w:rsidP="004E228B">
            <w:pPr>
              <w:rPr>
                <w:rFonts w:ascii="Times New Roman" w:hAnsi="Times New Roman" w:cs="Times New Roman"/>
                <w:b/>
                <w:bCs/>
                <w:color w:val="000000" w:themeColor="text1"/>
              </w:rPr>
            </w:pPr>
          </w:p>
        </w:tc>
        <w:tc>
          <w:tcPr>
            <w:tcW w:w="1915" w:type="dxa"/>
            <w:noWrap/>
            <w:hideMark/>
          </w:tcPr>
          <w:p w14:paraId="14B97B40" w14:textId="77777777" w:rsidR="004E228B" w:rsidRPr="00616452" w:rsidRDefault="004E228B" w:rsidP="004E228B">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Low</w:t>
            </w:r>
          </w:p>
        </w:tc>
        <w:tc>
          <w:tcPr>
            <w:tcW w:w="1897" w:type="dxa"/>
            <w:noWrap/>
            <w:hideMark/>
          </w:tcPr>
          <w:p w14:paraId="2ABA142D" w14:textId="454F0CD3" w:rsidR="004E228B" w:rsidRPr="007424EB" w:rsidRDefault="004E228B" w:rsidP="004E228B">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1.08</w:t>
            </w:r>
          </w:p>
        </w:tc>
        <w:tc>
          <w:tcPr>
            <w:tcW w:w="827" w:type="dxa"/>
            <w:noWrap/>
            <w:hideMark/>
          </w:tcPr>
          <w:p w14:paraId="3FA4D897" w14:textId="4F6852EB" w:rsidR="004E228B" w:rsidRPr="007424EB" w:rsidRDefault="004E228B" w:rsidP="004E228B">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-13.76</w:t>
            </w:r>
          </w:p>
        </w:tc>
        <w:tc>
          <w:tcPr>
            <w:tcW w:w="1002" w:type="dxa"/>
            <w:noWrap/>
            <w:hideMark/>
          </w:tcPr>
          <w:p w14:paraId="3215F551" w14:textId="2AD3C929" w:rsidR="004E228B" w:rsidRPr="007424EB" w:rsidRDefault="004E228B" w:rsidP="004E228B">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18.47</w:t>
            </w:r>
          </w:p>
        </w:tc>
        <w:tc>
          <w:tcPr>
            <w:tcW w:w="901" w:type="dxa"/>
            <w:noWrap/>
            <w:hideMark/>
          </w:tcPr>
          <w:p w14:paraId="7DABFECD" w14:textId="321E3B40" w:rsidR="004E228B" w:rsidRPr="007424EB" w:rsidRDefault="004E228B" w:rsidP="004E228B">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1.00</w:t>
            </w:r>
          </w:p>
        </w:tc>
      </w:tr>
      <w:tr w:rsidR="004E228B" w:rsidRPr="00616452" w14:paraId="617E2666" w14:textId="77777777" w:rsidTr="00A209BE">
        <w:trPr>
          <w:trHeight w:val="300"/>
        </w:trPr>
        <w:tc>
          <w:tcPr>
            <w:tcW w:w="1860" w:type="dxa"/>
            <w:vMerge/>
            <w:hideMark/>
          </w:tcPr>
          <w:p w14:paraId="20228203" w14:textId="77777777" w:rsidR="004E228B" w:rsidRPr="00616452" w:rsidRDefault="004E228B" w:rsidP="004E228B">
            <w:pPr>
              <w:rPr>
                <w:rFonts w:ascii="Times New Roman" w:hAnsi="Times New Roman" w:cs="Times New Roman"/>
                <w:b/>
                <w:bCs/>
                <w:color w:val="000000" w:themeColor="text1"/>
              </w:rPr>
            </w:pPr>
          </w:p>
        </w:tc>
        <w:tc>
          <w:tcPr>
            <w:tcW w:w="1613" w:type="dxa"/>
            <w:vMerge/>
            <w:hideMark/>
          </w:tcPr>
          <w:p w14:paraId="66E26163" w14:textId="77777777" w:rsidR="004E228B" w:rsidRPr="00616452" w:rsidRDefault="004E228B" w:rsidP="004E228B">
            <w:pPr>
              <w:rPr>
                <w:rFonts w:ascii="Times New Roman" w:hAnsi="Times New Roman" w:cs="Times New Roman"/>
                <w:b/>
                <w:bCs/>
                <w:color w:val="000000" w:themeColor="text1"/>
              </w:rPr>
            </w:pPr>
          </w:p>
        </w:tc>
        <w:tc>
          <w:tcPr>
            <w:tcW w:w="1915" w:type="dxa"/>
            <w:noWrap/>
            <w:hideMark/>
          </w:tcPr>
          <w:p w14:paraId="15BF0AEE" w14:textId="77777777" w:rsidR="004E228B" w:rsidRPr="00616452" w:rsidRDefault="004E228B" w:rsidP="004E228B">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Very Low</w:t>
            </w:r>
          </w:p>
        </w:tc>
        <w:tc>
          <w:tcPr>
            <w:tcW w:w="1897" w:type="dxa"/>
            <w:noWrap/>
            <w:hideMark/>
          </w:tcPr>
          <w:p w14:paraId="5D12F884" w14:textId="760C7240" w:rsidR="004E228B" w:rsidRPr="007424EB" w:rsidRDefault="004E228B" w:rsidP="004E228B">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-0.25</w:t>
            </w:r>
          </w:p>
        </w:tc>
        <w:tc>
          <w:tcPr>
            <w:tcW w:w="827" w:type="dxa"/>
            <w:noWrap/>
            <w:hideMark/>
          </w:tcPr>
          <w:p w14:paraId="3BD4D8AA" w14:textId="398D1DD2" w:rsidR="004E228B" w:rsidRPr="007424EB" w:rsidRDefault="004E228B" w:rsidP="004E228B">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-15.08</w:t>
            </w:r>
          </w:p>
        </w:tc>
        <w:tc>
          <w:tcPr>
            <w:tcW w:w="1002" w:type="dxa"/>
            <w:noWrap/>
            <w:hideMark/>
          </w:tcPr>
          <w:p w14:paraId="6F88BD22" w14:textId="0F0AF87C" w:rsidR="004E228B" w:rsidRPr="007424EB" w:rsidRDefault="004E228B" w:rsidP="004E228B">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17.17</w:t>
            </w:r>
          </w:p>
        </w:tc>
        <w:tc>
          <w:tcPr>
            <w:tcW w:w="901" w:type="dxa"/>
            <w:noWrap/>
            <w:hideMark/>
          </w:tcPr>
          <w:p w14:paraId="279D882E" w14:textId="09E011FF" w:rsidR="004E228B" w:rsidRPr="007424EB" w:rsidRDefault="004E228B" w:rsidP="004E228B">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1.00</w:t>
            </w:r>
          </w:p>
        </w:tc>
      </w:tr>
      <w:tr w:rsidR="00A209BE" w:rsidRPr="00616452" w14:paraId="5EB24692" w14:textId="77777777" w:rsidTr="00A209BE">
        <w:trPr>
          <w:trHeight w:val="300"/>
        </w:trPr>
        <w:tc>
          <w:tcPr>
            <w:tcW w:w="1860" w:type="dxa"/>
            <w:vMerge w:val="restart"/>
            <w:noWrap/>
            <w:vAlign w:val="center"/>
            <w:hideMark/>
          </w:tcPr>
          <w:p w14:paraId="3F940127" w14:textId="77777777" w:rsidR="00A209BE" w:rsidRPr="00616452" w:rsidRDefault="00A209BE" w:rsidP="00A209BE">
            <w:pPr>
              <w:jc w:val="center"/>
              <w:rPr>
                <w:rFonts w:ascii="Times New Roman" w:hAnsi="Times New Roman" w:cs="Times New Roman"/>
                <w:b/>
                <w:bCs/>
                <w:color w:val="000000" w:themeColor="text1"/>
              </w:rPr>
            </w:pPr>
            <w:proofErr w:type="gramStart"/>
            <w:r w:rsidRPr="00616452">
              <w:rPr>
                <w:rFonts w:ascii="Times New Roman" w:hAnsi="Times New Roman" w:cs="Times New Roman"/>
                <w:b/>
                <w:bCs/>
                <w:color w:val="000000" w:themeColor="text1"/>
              </w:rPr>
              <w:t>Mexican-American</w:t>
            </w:r>
            <w:proofErr w:type="gramEnd"/>
          </w:p>
        </w:tc>
        <w:tc>
          <w:tcPr>
            <w:tcW w:w="1613" w:type="dxa"/>
            <w:vMerge/>
            <w:hideMark/>
          </w:tcPr>
          <w:p w14:paraId="2BFD16CD"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276083F3"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High (Ref)</w:t>
            </w:r>
          </w:p>
        </w:tc>
        <w:tc>
          <w:tcPr>
            <w:tcW w:w="1897" w:type="dxa"/>
            <w:noWrap/>
            <w:hideMark/>
          </w:tcPr>
          <w:p w14:paraId="3CB2D413" w14:textId="422F9635" w:rsidR="00A209BE" w:rsidRPr="007424EB" w:rsidRDefault="00A209BE" w:rsidP="00A209BE">
            <w:pPr>
              <w:jc w:val="center"/>
              <w:rPr>
                <w:rFonts w:ascii="Times New Roman" w:hAnsi="Times New Roman" w:cs="Times New Roman"/>
                <w:color w:val="000000" w:themeColor="text1"/>
                <w:sz w:val="22"/>
                <w:szCs w:val="22"/>
              </w:rPr>
            </w:pPr>
          </w:p>
        </w:tc>
        <w:tc>
          <w:tcPr>
            <w:tcW w:w="827" w:type="dxa"/>
            <w:noWrap/>
            <w:hideMark/>
          </w:tcPr>
          <w:p w14:paraId="337EABBA" w14:textId="36A25A2D" w:rsidR="00A209BE" w:rsidRPr="007424EB" w:rsidRDefault="00A209BE" w:rsidP="00A209BE">
            <w:pPr>
              <w:jc w:val="center"/>
              <w:rPr>
                <w:rFonts w:ascii="Times New Roman" w:hAnsi="Times New Roman" w:cs="Times New Roman"/>
                <w:color w:val="000000" w:themeColor="text1"/>
                <w:sz w:val="22"/>
                <w:szCs w:val="22"/>
              </w:rPr>
            </w:pPr>
          </w:p>
        </w:tc>
        <w:tc>
          <w:tcPr>
            <w:tcW w:w="1002" w:type="dxa"/>
            <w:noWrap/>
            <w:hideMark/>
          </w:tcPr>
          <w:p w14:paraId="1D8EDBB5" w14:textId="0D6A51E8" w:rsidR="00A209BE" w:rsidRPr="007424EB" w:rsidRDefault="00A209BE" w:rsidP="00A209BE">
            <w:pPr>
              <w:jc w:val="center"/>
              <w:rPr>
                <w:rFonts w:ascii="Times New Roman" w:hAnsi="Times New Roman" w:cs="Times New Roman"/>
                <w:color w:val="000000" w:themeColor="text1"/>
                <w:sz w:val="22"/>
                <w:szCs w:val="22"/>
              </w:rPr>
            </w:pPr>
          </w:p>
        </w:tc>
        <w:tc>
          <w:tcPr>
            <w:tcW w:w="901" w:type="dxa"/>
            <w:noWrap/>
            <w:hideMark/>
          </w:tcPr>
          <w:p w14:paraId="78332F80" w14:textId="42D4F7CA" w:rsidR="00A209BE" w:rsidRPr="007424EB" w:rsidRDefault="00A209BE" w:rsidP="00A209BE">
            <w:pPr>
              <w:jc w:val="center"/>
              <w:rPr>
                <w:rFonts w:ascii="Times New Roman" w:hAnsi="Times New Roman" w:cs="Times New Roman"/>
                <w:color w:val="000000" w:themeColor="text1"/>
                <w:sz w:val="22"/>
                <w:szCs w:val="22"/>
              </w:rPr>
            </w:pPr>
          </w:p>
        </w:tc>
      </w:tr>
      <w:tr w:rsidR="00A209BE" w:rsidRPr="00616452" w14:paraId="0AB63479" w14:textId="77777777" w:rsidTr="00A209BE">
        <w:trPr>
          <w:trHeight w:val="300"/>
        </w:trPr>
        <w:tc>
          <w:tcPr>
            <w:tcW w:w="1860" w:type="dxa"/>
            <w:vMerge/>
            <w:hideMark/>
          </w:tcPr>
          <w:p w14:paraId="784A3FA7"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5378EA18"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60B9814B"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 xml:space="preserve">Marginal </w:t>
            </w:r>
          </w:p>
        </w:tc>
        <w:tc>
          <w:tcPr>
            <w:tcW w:w="1897" w:type="dxa"/>
            <w:noWrap/>
            <w:hideMark/>
          </w:tcPr>
          <w:p w14:paraId="47A20DA3" w14:textId="2FE9A4EB"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-4.11</w:t>
            </w:r>
          </w:p>
        </w:tc>
        <w:tc>
          <w:tcPr>
            <w:tcW w:w="827" w:type="dxa"/>
            <w:noWrap/>
            <w:hideMark/>
          </w:tcPr>
          <w:p w14:paraId="2EF1F591" w14:textId="1540C9AF"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-22.52</w:t>
            </w:r>
          </w:p>
        </w:tc>
        <w:tc>
          <w:tcPr>
            <w:tcW w:w="1002" w:type="dxa"/>
            <w:noWrap/>
            <w:hideMark/>
          </w:tcPr>
          <w:p w14:paraId="13667CDE" w14:textId="39535D87"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18.67</w:t>
            </w:r>
          </w:p>
        </w:tc>
        <w:tc>
          <w:tcPr>
            <w:tcW w:w="901" w:type="dxa"/>
            <w:noWrap/>
            <w:hideMark/>
          </w:tcPr>
          <w:p w14:paraId="36C04F7D" w14:textId="4DBE5600"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0.95</w:t>
            </w:r>
          </w:p>
        </w:tc>
      </w:tr>
      <w:tr w:rsidR="00A209BE" w:rsidRPr="00616452" w14:paraId="341ABE7E" w14:textId="77777777" w:rsidTr="00A209BE">
        <w:trPr>
          <w:trHeight w:val="300"/>
        </w:trPr>
        <w:tc>
          <w:tcPr>
            <w:tcW w:w="1860" w:type="dxa"/>
            <w:vMerge/>
            <w:hideMark/>
          </w:tcPr>
          <w:p w14:paraId="0B07B311"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416D53FD"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1A3BEF53"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Low</w:t>
            </w:r>
          </w:p>
        </w:tc>
        <w:tc>
          <w:tcPr>
            <w:tcW w:w="1897" w:type="dxa"/>
            <w:noWrap/>
            <w:hideMark/>
          </w:tcPr>
          <w:p w14:paraId="0858F189" w14:textId="12845331"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0.14</w:t>
            </w:r>
          </w:p>
        </w:tc>
        <w:tc>
          <w:tcPr>
            <w:tcW w:w="827" w:type="dxa"/>
            <w:noWrap/>
            <w:hideMark/>
          </w:tcPr>
          <w:p w14:paraId="5736D8F4" w14:textId="155B4661"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-14.43</w:t>
            </w:r>
          </w:p>
        </w:tc>
        <w:tc>
          <w:tcPr>
            <w:tcW w:w="1002" w:type="dxa"/>
            <w:noWrap/>
            <w:hideMark/>
          </w:tcPr>
          <w:p w14:paraId="6E2DEDB7" w14:textId="61277652"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17.20</w:t>
            </w:r>
          </w:p>
        </w:tc>
        <w:tc>
          <w:tcPr>
            <w:tcW w:w="901" w:type="dxa"/>
            <w:noWrap/>
            <w:hideMark/>
          </w:tcPr>
          <w:p w14:paraId="36173A0C" w14:textId="274F5896"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1.00</w:t>
            </w:r>
          </w:p>
        </w:tc>
      </w:tr>
      <w:tr w:rsidR="00A209BE" w:rsidRPr="00616452" w14:paraId="570FEBD4" w14:textId="77777777" w:rsidTr="00A209BE">
        <w:trPr>
          <w:trHeight w:val="300"/>
        </w:trPr>
        <w:tc>
          <w:tcPr>
            <w:tcW w:w="1860" w:type="dxa"/>
            <w:vMerge/>
            <w:hideMark/>
          </w:tcPr>
          <w:p w14:paraId="010AC357"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14F492BC"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05ADFDA2"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Very Low</w:t>
            </w:r>
          </w:p>
        </w:tc>
        <w:tc>
          <w:tcPr>
            <w:tcW w:w="1897" w:type="dxa"/>
            <w:noWrap/>
            <w:hideMark/>
          </w:tcPr>
          <w:p w14:paraId="7EE7EBD4" w14:textId="4CB14150"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-11.54</w:t>
            </w:r>
          </w:p>
        </w:tc>
        <w:tc>
          <w:tcPr>
            <w:tcW w:w="827" w:type="dxa"/>
            <w:noWrap/>
            <w:hideMark/>
          </w:tcPr>
          <w:p w14:paraId="224F2083" w14:textId="3586FD93"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-37.31</w:t>
            </w:r>
          </w:p>
        </w:tc>
        <w:tc>
          <w:tcPr>
            <w:tcW w:w="1002" w:type="dxa"/>
            <w:noWrap/>
            <w:hideMark/>
          </w:tcPr>
          <w:p w14:paraId="509F0074" w14:textId="15B70C2A"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24.84</w:t>
            </w:r>
          </w:p>
        </w:tc>
        <w:tc>
          <w:tcPr>
            <w:tcW w:w="901" w:type="dxa"/>
            <w:noWrap/>
            <w:hideMark/>
          </w:tcPr>
          <w:p w14:paraId="240E639B" w14:textId="6ABBC8E9"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0.78</w:t>
            </w:r>
          </w:p>
        </w:tc>
      </w:tr>
      <w:tr w:rsidR="006438B2" w:rsidRPr="00616452" w14:paraId="77D07781" w14:textId="77777777" w:rsidTr="00A209BE">
        <w:trPr>
          <w:trHeight w:val="300"/>
        </w:trPr>
        <w:tc>
          <w:tcPr>
            <w:tcW w:w="1860" w:type="dxa"/>
            <w:vMerge w:val="restart"/>
            <w:noWrap/>
            <w:vAlign w:val="center"/>
            <w:hideMark/>
          </w:tcPr>
          <w:p w14:paraId="18D6F88A" w14:textId="77777777" w:rsidR="006438B2" w:rsidRPr="00616452" w:rsidRDefault="006438B2" w:rsidP="00C609B6">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 Hispanic</w:t>
            </w:r>
          </w:p>
        </w:tc>
        <w:tc>
          <w:tcPr>
            <w:tcW w:w="1613" w:type="dxa"/>
            <w:vMerge/>
            <w:hideMark/>
          </w:tcPr>
          <w:p w14:paraId="0A09756B" w14:textId="77777777" w:rsidR="006438B2" w:rsidRPr="00616452" w:rsidRDefault="006438B2" w:rsidP="00C609B6">
            <w:pPr>
              <w:rPr>
                <w:rFonts w:ascii="Times New Roman" w:hAnsi="Times New Roman" w:cs="Times New Roman"/>
                <w:b/>
                <w:bCs/>
                <w:color w:val="000000" w:themeColor="text1"/>
              </w:rPr>
            </w:pPr>
          </w:p>
        </w:tc>
        <w:tc>
          <w:tcPr>
            <w:tcW w:w="1915" w:type="dxa"/>
            <w:noWrap/>
            <w:hideMark/>
          </w:tcPr>
          <w:p w14:paraId="27EA2E96"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High (Ref)</w:t>
            </w:r>
          </w:p>
        </w:tc>
        <w:tc>
          <w:tcPr>
            <w:tcW w:w="1897" w:type="dxa"/>
            <w:noWrap/>
            <w:vAlign w:val="bottom"/>
            <w:hideMark/>
          </w:tcPr>
          <w:p w14:paraId="5E0A0A7B" w14:textId="77777777" w:rsidR="006438B2" w:rsidRPr="007424EB" w:rsidRDefault="006438B2" w:rsidP="00C609B6">
            <w:pPr>
              <w:jc w:val="center"/>
              <w:rPr>
                <w:rFonts w:ascii="Times New Roman" w:hAnsi="Times New Roman" w:cs="Times New Roman"/>
                <w:color w:val="000000" w:themeColor="text1"/>
                <w:sz w:val="22"/>
                <w:szCs w:val="22"/>
              </w:rPr>
            </w:pPr>
          </w:p>
        </w:tc>
        <w:tc>
          <w:tcPr>
            <w:tcW w:w="827" w:type="dxa"/>
            <w:noWrap/>
            <w:vAlign w:val="bottom"/>
            <w:hideMark/>
          </w:tcPr>
          <w:p w14:paraId="4240F04B" w14:textId="77777777" w:rsidR="006438B2" w:rsidRPr="007424EB" w:rsidRDefault="006438B2" w:rsidP="00C609B6">
            <w:pPr>
              <w:jc w:val="center"/>
              <w:rPr>
                <w:rFonts w:ascii="Times New Roman" w:hAnsi="Times New Roman" w:cs="Times New Roman"/>
                <w:color w:val="000000" w:themeColor="text1"/>
                <w:sz w:val="22"/>
                <w:szCs w:val="22"/>
              </w:rPr>
            </w:pPr>
          </w:p>
        </w:tc>
        <w:tc>
          <w:tcPr>
            <w:tcW w:w="1002" w:type="dxa"/>
            <w:noWrap/>
            <w:vAlign w:val="bottom"/>
            <w:hideMark/>
          </w:tcPr>
          <w:p w14:paraId="504F3E65" w14:textId="77777777" w:rsidR="006438B2" w:rsidRPr="007424EB" w:rsidRDefault="006438B2" w:rsidP="00C609B6">
            <w:pPr>
              <w:jc w:val="center"/>
              <w:rPr>
                <w:rFonts w:ascii="Times New Roman" w:hAnsi="Times New Roman" w:cs="Times New Roman"/>
                <w:color w:val="000000" w:themeColor="text1"/>
                <w:sz w:val="22"/>
                <w:szCs w:val="22"/>
              </w:rPr>
            </w:pPr>
          </w:p>
        </w:tc>
        <w:tc>
          <w:tcPr>
            <w:tcW w:w="901" w:type="dxa"/>
            <w:noWrap/>
            <w:vAlign w:val="bottom"/>
            <w:hideMark/>
          </w:tcPr>
          <w:p w14:paraId="6B109FD4" w14:textId="77777777" w:rsidR="006438B2" w:rsidRPr="007424EB" w:rsidRDefault="006438B2" w:rsidP="00C609B6">
            <w:pPr>
              <w:jc w:val="center"/>
              <w:rPr>
                <w:rFonts w:ascii="Times New Roman" w:hAnsi="Times New Roman" w:cs="Times New Roman"/>
                <w:color w:val="000000" w:themeColor="text1"/>
                <w:sz w:val="22"/>
                <w:szCs w:val="22"/>
              </w:rPr>
            </w:pPr>
          </w:p>
        </w:tc>
      </w:tr>
      <w:tr w:rsidR="00A209BE" w:rsidRPr="00616452" w14:paraId="0AD2BDEE" w14:textId="77777777" w:rsidTr="00A209BE">
        <w:trPr>
          <w:trHeight w:val="300"/>
        </w:trPr>
        <w:tc>
          <w:tcPr>
            <w:tcW w:w="1860" w:type="dxa"/>
            <w:vMerge/>
            <w:hideMark/>
          </w:tcPr>
          <w:p w14:paraId="13859ADC"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07929B4E"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1E5CA75A"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 xml:space="preserve">Marginal </w:t>
            </w:r>
          </w:p>
        </w:tc>
        <w:tc>
          <w:tcPr>
            <w:tcW w:w="1897" w:type="dxa"/>
            <w:noWrap/>
            <w:hideMark/>
          </w:tcPr>
          <w:p w14:paraId="638CDB05" w14:textId="4E9233C9"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-5.61</w:t>
            </w:r>
          </w:p>
        </w:tc>
        <w:tc>
          <w:tcPr>
            <w:tcW w:w="827" w:type="dxa"/>
            <w:noWrap/>
            <w:hideMark/>
          </w:tcPr>
          <w:p w14:paraId="2DBB38EB" w14:textId="0786B28C"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-28.16</w:t>
            </w:r>
          </w:p>
        </w:tc>
        <w:tc>
          <w:tcPr>
            <w:tcW w:w="1002" w:type="dxa"/>
            <w:noWrap/>
            <w:hideMark/>
          </w:tcPr>
          <w:p w14:paraId="02834AA5" w14:textId="1DEE3192"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24.01</w:t>
            </w:r>
          </w:p>
        </w:tc>
        <w:tc>
          <w:tcPr>
            <w:tcW w:w="901" w:type="dxa"/>
            <w:noWrap/>
            <w:hideMark/>
          </w:tcPr>
          <w:p w14:paraId="20C042E3" w14:textId="06C4DDFC"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0.94</w:t>
            </w:r>
          </w:p>
        </w:tc>
      </w:tr>
      <w:tr w:rsidR="00A209BE" w:rsidRPr="00616452" w14:paraId="4E51F38D" w14:textId="77777777" w:rsidTr="00A209BE">
        <w:trPr>
          <w:trHeight w:val="300"/>
        </w:trPr>
        <w:tc>
          <w:tcPr>
            <w:tcW w:w="1860" w:type="dxa"/>
            <w:vMerge/>
            <w:hideMark/>
          </w:tcPr>
          <w:p w14:paraId="51CCF986"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3F8D6E02"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2FC224E2"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Low</w:t>
            </w:r>
          </w:p>
        </w:tc>
        <w:tc>
          <w:tcPr>
            <w:tcW w:w="1897" w:type="dxa"/>
            <w:noWrap/>
            <w:hideMark/>
          </w:tcPr>
          <w:p w14:paraId="460DC9FE" w14:textId="046B7BFE"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-5.23</w:t>
            </w:r>
          </w:p>
        </w:tc>
        <w:tc>
          <w:tcPr>
            <w:tcW w:w="827" w:type="dxa"/>
            <w:noWrap/>
            <w:hideMark/>
          </w:tcPr>
          <w:p w14:paraId="1A0AF196" w14:textId="1F31A53B"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-24.30</w:t>
            </w:r>
          </w:p>
        </w:tc>
        <w:tc>
          <w:tcPr>
            <w:tcW w:w="1002" w:type="dxa"/>
            <w:noWrap/>
            <w:hideMark/>
          </w:tcPr>
          <w:p w14:paraId="30E2D8F1" w14:textId="6791C58D"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18.65</w:t>
            </w:r>
          </w:p>
        </w:tc>
        <w:tc>
          <w:tcPr>
            <w:tcW w:w="901" w:type="dxa"/>
            <w:noWrap/>
            <w:hideMark/>
          </w:tcPr>
          <w:p w14:paraId="40EFE5DC" w14:textId="70202A5B"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0.92</w:t>
            </w:r>
          </w:p>
        </w:tc>
      </w:tr>
      <w:tr w:rsidR="00A209BE" w:rsidRPr="00616452" w14:paraId="4A235162" w14:textId="77777777" w:rsidTr="00A209BE">
        <w:trPr>
          <w:trHeight w:val="300"/>
        </w:trPr>
        <w:tc>
          <w:tcPr>
            <w:tcW w:w="1860" w:type="dxa"/>
            <w:vMerge/>
            <w:hideMark/>
          </w:tcPr>
          <w:p w14:paraId="38F93EC4"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4CE9B72D"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3D25083F"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Very Low</w:t>
            </w:r>
          </w:p>
        </w:tc>
        <w:tc>
          <w:tcPr>
            <w:tcW w:w="1897" w:type="dxa"/>
            <w:noWrap/>
            <w:hideMark/>
          </w:tcPr>
          <w:p w14:paraId="50BA3CFD" w14:textId="053C1879"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2.56</w:t>
            </w:r>
          </w:p>
        </w:tc>
        <w:tc>
          <w:tcPr>
            <w:tcW w:w="827" w:type="dxa"/>
            <w:noWrap/>
            <w:hideMark/>
          </w:tcPr>
          <w:p w14:paraId="13C2A987" w14:textId="68AAE5F4"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-31.39</w:t>
            </w:r>
          </w:p>
        </w:tc>
        <w:tc>
          <w:tcPr>
            <w:tcW w:w="1002" w:type="dxa"/>
            <w:noWrap/>
            <w:hideMark/>
          </w:tcPr>
          <w:p w14:paraId="2DEE5DEF" w14:textId="0A351F82"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53.32</w:t>
            </w:r>
          </w:p>
        </w:tc>
        <w:tc>
          <w:tcPr>
            <w:tcW w:w="901" w:type="dxa"/>
            <w:noWrap/>
            <w:hideMark/>
          </w:tcPr>
          <w:p w14:paraId="2313D01B" w14:textId="1AA94807"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1.00</w:t>
            </w:r>
          </w:p>
        </w:tc>
      </w:tr>
      <w:tr w:rsidR="006438B2" w:rsidRPr="00616452" w14:paraId="5D98E790" w14:textId="77777777" w:rsidTr="00A209BE">
        <w:trPr>
          <w:trHeight w:val="300"/>
        </w:trPr>
        <w:tc>
          <w:tcPr>
            <w:tcW w:w="1860" w:type="dxa"/>
            <w:vMerge w:val="restart"/>
            <w:noWrap/>
            <w:vAlign w:val="center"/>
            <w:hideMark/>
          </w:tcPr>
          <w:p w14:paraId="47F5F192" w14:textId="77777777" w:rsidR="006438B2" w:rsidRPr="00616452" w:rsidRDefault="006438B2" w:rsidP="00C609B6">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w:t>
            </w:r>
          </w:p>
        </w:tc>
        <w:tc>
          <w:tcPr>
            <w:tcW w:w="1613" w:type="dxa"/>
            <w:vMerge/>
            <w:hideMark/>
          </w:tcPr>
          <w:p w14:paraId="41414721" w14:textId="77777777" w:rsidR="006438B2" w:rsidRPr="00616452" w:rsidRDefault="006438B2" w:rsidP="00C609B6">
            <w:pPr>
              <w:rPr>
                <w:rFonts w:ascii="Times New Roman" w:hAnsi="Times New Roman" w:cs="Times New Roman"/>
                <w:b/>
                <w:bCs/>
                <w:color w:val="000000" w:themeColor="text1"/>
              </w:rPr>
            </w:pPr>
          </w:p>
        </w:tc>
        <w:tc>
          <w:tcPr>
            <w:tcW w:w="1915" w:type="dxa"/>
            <w:noWrap/>
            <w:hideMark/>
          </w:tcPr>
          <w:p w14:paraId="005295B5" w14:textId="77777777" w:rsidR="006438B2" w:rsidRPr="0028053D" w:rsidRDefault="006438B2" w:rsidP="00C609B6">
            <w:pPr>
              <w:jc w:val="center"/>
              <w:rPr>
                <w:rFonts w:ascii="Times New Roman" w:hAnsi="Times New Roman" w:cs="Times New Roman"/>
                <w:b/>
                <w:bCs/>
                <w:color w:val="000000" w:themeColor="text1"/>
                <w:sz w:val="22"/>
                <w:szCs w:val="22"/>
              </w:rPr>
            </w:pPr>
            <w:r w:rsidRPr="0028053D">
              <w:rPr>
                <w:rFonts w:ascii="Times New Roman" w:hAnsi="Times New Roman" w:cs="Times New Roman"/>
                <w:b/>
                <w:bCs/>
                <w:sz w:val="22"/>
                <w:szCs w:val="22"/>
                <w:highlight w:val="green"/>
              </w:rPr>
              <w:t>High (Ref)</w:t>
            </w:r>
          </w:p>
        </w:tc>
        <w:tc>
          <w:tcPr>
            <w:tcW w:w="1897" w:type="dxa"/>
            <w:noWrap/>
            <w:vAlign w:val="bottom"/>
            <w:hideMark/>
          </w:tcPr>
          <w:p w14:paraId="7B45F6A0" w14:textId="77777777" w:rsidR="006438B2" w:rsidRPr="007424EB" w:rsidRDefault="006438B2" w:rsidP="00C609B6">
            <w:pPr>
              <w:jc w:val="center"/>
              <w:rPr>
                <w:rFonts w:ascii="Times New Roman" w:hAnsi="Times New Roman" w:cs="Times New Roman"/>
                <w:color w:val="000000" w:themeColor="text1"/>
                <w:sz w:val="22"/>
                <w:szCs w:val="22"/>
              </w:rPr>
            </w:pPr>
          </w:p>
        </w:tc>
        <w:tc>
          <w:tcPr>
            <w:tcW w:w="827" w:type="dxa"/>
            <w:noWrap/>
            <w:vAlign w:val="bottom"/>
            <w:hideMark/>
          </w:tcPr>
          <w:p w14:paraId="461348F8" w14:textId="77777777" w:rsidR="006438B2" w:rsidRPr="007424EB" w:rsidRDefault="006438B2" w:rsidP="00C609B6">
            <w:pPr>
              <w:jc w:val="center"/>
              <w:rPr>
                <w:rFonts w:ascii="Times New Roman" w:hAnsi="Times New Roman" w:cs="Times New Roman"/>
                <w:color w:val="000000" w:themeColor="text1"/>
                <w:sz w:val="22"/>
                <w:szCs w:val="22"/>
              </w:rPr>
            </w:pPr>
          </w:p>
        </w:tc>
        <w:tc>
          <w:tcPr>
            <w:tcW w:w="1002" w:type="dxa"/>
            <w:noWrap/>
            <w:vAlign w:val="bottom"/>
            <w:hideMark/>
          </w:tcPr>
          <w:p w14:paraId="6CE32915" w14:textId="77777777" w:rsidR="006438B2" w:rsidRPr="007424EB" w:rsidRDefault="006438B2" w:rsidP="00C609B6">
            <w:pPr>
              <w:jc w:val="center"/>
              <w:rPr>
                <w:rFonts w:ascii="Times New Roman" w:hAnsi="Times New Roman" w:cs="Times New Roman"/>
                <w:color w:val="000000" w:themeColor="text1"/>
                <w:sz w:val="22"/>
                <w:szCs w:val="22"/>
              </w:rPr>
            </w:pPr>
          </w:p>
        </w:tc>
        <w:tc>
          <w:tcPr>
            <w:tcW w:w="901" w:type="dxa"/>
            <w:noWrap/>
            <w:vAlign w:val="bottom"/>
            <w:hideMark/>
          </w:tcPr>
          <w:p w14:paraId="1F7EC6AF" w14:textId="77777777" w:rsidR="006438B2" w:rsidRPr="007424EB" w:rsidRDefault="006438B2" w:rsidP="00C609B6">
            <w:pPr>
              <w:jc w:val="center"/>
              <w:rPr>
                <w:rFonts w:ascii="Times New Roman" w:hAnsi="Times New Roman" w:cs="Times New Roman"/>
                <w:color w:val="000000" w:themeColor="text1"/>
                <w:sz w:val="22"/>
                <w:szCs w:val="22"/>
              </w:rPr>
            </w:pPr>
          </w:p>
        </w:tc>
      </w:tr>
      <w:tr w:rsidR="00A209BE" w:rsidRPr="00616452" w14:paraId="23CEB59F" w14:textId="77777777" w:rsidTr="00697B2F">
        <w:trPr>
          <w:trHeight w:val="300"/>
        </w:trPr>
        <w:tc>
          <w:tcPr>
            <w:tcW w:w="1860" w:type="dxa"/>
            <w:vMerge/>
            <w:hideMark/>
          </w:tcPr>
          <w:p w14:paraId="4DF85DCC"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4C3336D2"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63CAFCB7"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 xml:space="preserve">Marginal </w:t>
            </w:r>
          </w:p>
        </w:tc>
        <w:tc>
          <w:tcPr>
            <w:tcW w:w="1897" w:type="dxa"/>
            <w:noWrap/>
            <w:hideMark/>
          </w:tcPr>
          <w:p w14:paraId="7D4DDDEE" w14:textId="03FC9E02"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-6.79</w:t>
            </w:r>
          </w:p>
        </w:tc>
        <w:tc>
          <w:tcPr>
            <w:tcW w:w="827" w:type="dxa"/>
            <w:noWrap/>
            <w:hideMark/>
          </w:tcPr>
          <w:p w14:paraId="2F47F16B" w14:textId="6027D1EF"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-31.10</w:t>
            </w:r>
          </w:p>
        </w:tc>
        <w:tc>
          <w:tcPr>
            <w:tcW w:w="1002" w:type="dxa"/>
            <w:noWrap/>
            <w:hideMark/>
          </w:tcPr>
          <w:p w14:paraId="76055662" w14:textId="0943FF10"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26.10</w:t>
            </w:r>
          </w:p>
        </w:tc>
        <w:tc>
          <w:tcPr>
            <w:tcW w:w="901" w:type="dxa"/>
            <w:noWrap/>
            <w:hideMark/>
          </w:tcPr>
          <w:p w14:paraId="5164D1BA" w14:textId="672CBD59"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0.93</w:t>
            </w:r>
          </w:p>
        </w:tc>
      </w:tr>
      <w:tr w:rsidR="00A209BE" w:rsidRPr="00616452" w14:paraId="22621275" w14:textId="77777777" w:rsidTr="00697B2F">
        <w:trPr>
          <w:trHeight w:val="300"/>
        </w:trPr>
        <w:tc>
          <w:tcPr>
            <w:tcW w:w="1860" w:type="dxa"/>
            <w:vMerge/>
            <w:hideMark/>
          </w:tcPr>
          <w:p w14:paraId="4C1A6190"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2B1DB21F"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2D471CD0"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Low</w:t>
            </w:r>
          </w:p>
        </w:tc>
        <w:tc>
          <w:tcPr>
            <w:tcW w:w="1897" w:type="dxa"/>
            <w:noWrap/>
            <w:hideMark/>
          </w:tcPr>
          <w:p w14:paraId="1C293154" w14:textId="650F6B41"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36.95</w:t>
            </w:r>
          </w:p>
        </w:tc>
        <w:tc>
          <w:tcPr>
            <w:tcW w:w="827" w:type="dxa"/>
            <w:noWrap/>
            <w:hideMark/>
          </w:tcPr>
          <w:p w14:paraId="73562E37" w14:textId="61DED7DF"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-16.26</w:t>
            </w:r>
          </w:p>
        </w:tc>
        <w:tc>
          <w:tcPr>
            <w:tcW w:w="1002" w:type="dxa"/>
            <w:noWrap/>
            <w:hideMark/>
          </w:tcPr>
          <w:p w14:paraId="4C37F7DB" w14:textId="23BC86B5"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123.98</w:t>
            </w:r>
          </w:p>
        </w:tc>
        <w:tc>
          <w:tcPr>
            <w:tcW w:w="901" w:type="dxa"/>
            <w:noWrap/>
            <w:hideMark/>
          </w:tcPr>
          <w:p w14:paraId="32953D6B" w14:textId="1CBDE47C" w:rsidR="00A209BE" w:rsidRPr="007424EB" w:rsidRDefault="00A209BE" w:rsidP="00A209BE">
            <w:pPr>
              <w:jc w:val="center"/>
              <w:rPr>
                <w:rFonts w:ascii="Times New Roman" w:hAnsi="Times New Roman" w:cs="Times New Roman"/>
                <w:color w:val="000000" w:themeColor="text1"/>
                <w:sz w:val="22"/>
                <w:szCs w:val="22"/>
              </w:rPr>
            </w:pPr>
            <w:r w:rsidRPr="007424EB">
              <w:rPr>
                <w:rFonts w:ascii="Times New Roman" w:hAnsi="Times New Roman" w:cs="Times New Roman"/>
                <w:color w:val="000000" w:themeColor="text1"/>
                <w:sz w:val="22"/>
                <w:szCs w:val="22"/>
              </w:rPr>
              <w:t>0.34</w:t>
            </w:r>
          </w:p>
        </w:tc>
      </w:tr>
      <w:tr w:rsidR="00A209BE" w:rsidRPr="00616452" w14:paraId="202AD6B4" w14:textId="77777777" w:rsidTr="00697B2F">
        <w:trPr>
          <w:trHeight w:val="300"/>
        </w:trPr>
        <w:tc>
          <w:tcPr>
            <w:tcW w:w="1860" w:type="dxa"/>
            <w:vMerge/>
            <w:hideMark/>
          </w:tcPr>
          <w:p w14:paraId="276ACB27"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470056EF"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7313D867" w14:textId="77777777" w:rsidR="00A209BE" w:rsidRPr="0028053D" w:rsidRDefault="00A209BE" w:rsidP="00A209BE">
            <w:pPr>
              <w:jc w:val="center"/>
              <w:rPr>
                <w:rFonts w:ascii="Times New Roman" w:hAnsi="Times New Roman" w:cs="Times New Roman"/>
                <w:b/>
                <w:bCs/>
                <w:color w:val="000000" w:themeColor="text1"/>
                <w:sz w:val="22"/>
                <w:szCs w:val="22"/>
                <w:highlight w:val="green"/>
              </w:rPr>
            </w:pPr>
            <w:r w:rsidRPr="0028053D">
              <w:rPr>
                <w:rFonts w:ascii="Times New Roman" w:hAnsi="Times New Roman" w:cs="Times New Roman"/>
                <w:b/>
                <w:bCs/>
                <w:sz w:val="22"/>
                <w:szCs w:val="22"/>
                <w:highlight w:val="green"/>
              </w:rPr>
              <w:t>Very Low</w:t>
            </w:r>
          </w:p>
        </w:tc>
        <w:tc>
          <w:tcPr>
            <w:tcW w:w="1897" w:type="dxa"/>
            <w:noWrap/>
            <w:hideMark/>
          </w:tcPr>
          <w:p w14:paraId="5B61CF7E" w14:textId="78F04E78" w:rsidR="00A209BE" w:rsidRPr="0028053D" w:rsidRDefault="00A209BE" w:rsidP="00A209BE">
            <w:pPr>
              <w:jc w:val="center"/>
              <w:rPr>
                <w:rFonts w:ascii="Times New Roman" w:hAnsi="Times New Roman" w:cs="Times New Roman"/>
                <w:b/>
                <w:bCs/>
                <w:color w:val="000000" w:themeColor="text1"/>
                <w:sz w:val="22"/>
                <w:szCs w:val="22"/>
                <w:highlight w:val="green"/>
              </w:rPr>
            </w:pPr>
            <w:r w:rsidRPr="0028053D">
              <w:rPr>
                <w:rFonts w:ascii="Times New Roman" w:hAnsi="Times New Roman" w:cs="Times New Roman"/>
                <w:b/>
                <w:bCs/>
                <w:color w:val="000000" w:themeColor="text1"/>
                <w:sz w:val="22"/>
                <w:szCs w:val="22"/>
                <w:highlight w:val="green"/>
              </w:rPr>
              <w:t>26.41</w:t>
            </w:r>
          </w:p>
        </w:tc>
        <w:tc>
          <w:tcPr>
            <w:tcW w:w="827" w:type="dxa"/>
            <w:noWrap/>
            <w:hideMark/>
          </w:tcPr>
          <w:p w14:paraId="5261FA27" w14:textId="1D98E061" w:rsidR="00A209BE" w:rsidRPr="0028053D" w:rsidRDefault="00A209BE" w:rsidP="00A209BE">
            <w:pPr>
              <w:jc w:val="center"/>
              <w:rPr>
                <w:rFonts w:ascii="Times New Roman" w:hAnsi="Times New Roman" w:cs="Times New Roman"/>
                <w:b/>
                <w:bCs/>
                <w:color w:val="000000" w:themeColor="text1"/>
                <w:sz w:val="22"/>
                <w:szCs w:val="22"/>
                <w:highlight w:val="green"/>
              </w:rPr>
            </w:pPr>
            <w:r w:rsidRPr="0028053D">
              <w:rPr>
                <w:rFonts w:ascii="Times New Roman" w:hAnsi="Times New Roman" w:cs="Times New Roman"/>
                <w:b/>
                <w:bCs/>
                <w:color w:val="000000" w:themeColor="text1"/>
                <w:sz w:val="22"/>
                <w:szCs w:val="22"/>
                <w:highlight w:val="green"/>
              </w:rPr>
              <w:t>-18.81</w:t>
            </w:r>
          </w:p>
        </w:tc>
        <w:tc>
          <w:tcPr>
            <w:tcW w:w="1002" w:type="dxa"/>
            <w:noWrap/>
            <w:hideMark/>
          </w:tcPr>
          <w:p w14:paraId="13C67ACB" w14:textId="39B60625" w:rsidR="00A209BE" w:rsidRPr="0028053D" w:rsidRDefault="00A209BE" w:rsidP="00A209BE">
            <w:pPr>
              <w:jc w:val="center"/>
              <w:rPr>
                <w:rFonts w:ascii="Times New Roman" w:hAnsi="Times New Roman" w:cs="Times New Roman"/>
                <w:b/>
                <w:bCs/>
                <w:color w:val="000000" w:themeColor="text1"/>
                <w:sz w:val="22"/>
                <w:szCs w:val="22"/>
                <w:highlight w:val="green"/>
              </w:rPr>
            </w:pPr>
            <w:r w:rsidRPr="0028053D">
              <w:rPr>
                <w:rFonts w:ascii="Times New Roman" w:hAnsi="Times New Roman" w:cs="Times New Roman"/>
                <w:b/>
                <w:bCs/>
                <w:color w:val="000000" w:themeColor="text1"/>
                <w:sz w:val="22"/>
                <w:szCs w:val="22"/>
                <w:highlight w:val="green"/>
              </w:rPr>
              <w:t>96.82</w:t>
            </w:r>
          </w:p>
        </w:tc>
        <w:tc>
          <w:tcPr>
            <w:tcW w:w="901" w:type="dxa"/>
            <w:noWrap/>
            <w:hideMark/>
          </w:tcPr>
          <w:p w14:paraId="77D0CBE4" w14:textId="5625F976" w:rsidR="00A209BE" w:rsidRPr="0028053D" w:rsidRDefault="00A209BE" w:rsidP="00A209BE">
            <w:pPr>
              <w:jc w:val="center"/>
              <w:rPr>
                <w:rFonts w:ascii="Times New Roman" w:hAnsi="Times New Roman" w:cs="Times New Roman"/>
                <w:b/>
                <w:bCs/>
                <w:color w:val="000000" w:themeColor="text1"/>
                <w:sz w:val="22"/>
                <w:szCs w:val="22"/>
                <w:highlight w:val="green"/>
              </w:rPr>
            </w:pPr>
            <w:r w:rsidRPr="0028053D">
              <w:rPr>
                <w:rFonts w:ascii="Times New Roman" w:hAnsi="Times New Roman" w:cs="Times New Roman"/>
                <w:b/>
                <w:bCs/>
                <w:color w:val="000000" w:themeColor="text1"/>
                <w:sz w:val="22"/>
                <w:szCs w:val="22"/>
                <w:highlight w:val="green"/>
              </w:rPr>
              <w:t>0.50</w:t>
            </w:r>
          </w:p>
        </w:tc>
      </w:tr>
    </w:tbl>
    <w:p w14:paraId="7B9BDB2E" w14:textId="7AD787A0" w:rsidR="005A3BC6" w:rsidRPr="00616452" w:rsidRDefault="005A3BC6" w:rsidP="005A3BC6">
      <w:pPr>
        <w:pStyle w:val="ListParagraph"/>
        <w:numPr>
          <w:ilvl w:val="0"/>
          <w:numId w:val="16"/>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Values represent percent differences for Food Security Level × </w:t>
      </w:r>
      <w:r w:rsidR="00C032D1" w:rsidRPr="00616452">
        <w:rPr>
          <w:rFonts w:ascii="Times New Roman" w:hAnsi="Times New Roman" w:cs="Times New Roman"/>
          <w:i/>
          <w:iCs/>
          <w:color w:val="000000" w:themeColor="text1"/>
        </w:rPr>
        <w:t xml:space="preserve">Race and </w:t>
      </w:r>
      <w:r w:rsidR="00FC74C6" w:rsidRPr="00616452">
        <w:rPr>
          <w:rFonts w:ascii="Times New Roman" w:hAnsi="Times New Roman" w:cs="Times New Roman"/>
          <w:i/>
          <w:iCs/>
          <w:color w:val="000000" w:themeColor="text1"/>
        </w:rPr>
        <w:t>E</w:t>
      </w:r>
      <w:r w:rsidR="00C032D1" w:rsidRPr="00616452">
        <w:rPr>
          <w:rFonts w:ascii="Times New Roman" w:hAnsi="Times New Roman" w:cs="Times New Roman"/>
          <w:i/>
          <w:iCs/>
          <w:color w:val="000000" w:themeColor="text1"/>
        </w:rPr>
        <w:t>thnicity</w:t>
      </w:r>
      <w:r w:rsidRPr="00616452">
        <w:rPr>
          <w:rFonts w:ascii="Times New Roman" w:hAnsi="Times New Roman" w:cs="Times New Roman"/>
          <w:i/>
          <w:iCs/>
          <w:color w:val="000000" w:themeColor="text1"/>
        </w:rPr>
        <w:t xml:space="preserve"> interaction terms, showing strata-specific estimates. Within each </w:t>
      </w:r>
      <w:r w:rsidR="00C032D1" w:rsidRPr="00616452">
        <w:rPr>
          <w:rFonts w:ascii="Times New Roman" w:hAnsi="Times New Roman" w:cs="Times New Roman"/>
          <w:i/>
          <w:iCs/>
          <w:color w:val="000000" w:themeColor="text1"/>
        </w:rPr>
        <w:t xml:space="preserve">race and </w:t>
      </w:r>
      <w:r w:rsidR="00BF0E49" w:rsidRPr="00616452">
        <w:rPr>
          <w:rFonts w:ascii="Times New Roman" w:hAnsi="Times New Roman" w:cs="Times New Roman"/>
          <w:i/>
          <w:iCs/>
          <w:color w:val="000000" w:themeColor="text1"/>
        </w:rPr>
        <w:t>ethnicity group</w:t>
      </w:r>
      <w:r w:rsidRPr="00616452">
        <w:rPr>
          <w:rFonts w:ascii="Times New Roman" w:hAnsi="Times New Roman" w:cs="Times New Roman"/>
          <w:i/>
          <w:iCs/>
          <w:color w:val="000000" w:themeColor="text1"/>
        </w:rPr>
        <w:t xml:space="preserve"> (</w:t>
      </w:r>
      <w:r w:rsidR="00C032D1" w:rsidRPr="00616452">
        <w:rPr>
          <w:rFonts w:ascii="Times New Roman" w:hAnsi="Times New Roman" w:cs="Times New Roman"/>
          <w:i/>
          <w:iCs/>
          <w:color w:val="000000" w:themeColor="text1"/>
        </w:rPr>
        <w:t>NH White, NH Black, Mexican American, Other Hispanic, Other</w:t>
      </w:r>
      <w:proofErr w:type="gramStart"/>
      <w:r w:rsidRPr="00616452">
        <w:rPr>
          <w:rFonts w:ascii="Times New Roman" w:hAnsi="Times New Roman" w:cs="Times New Roman"/>
          <w:i/>
          <w:iCs/>
          <w:color w:val="000000" w:themeColor="text1"/>
        </w:rPr>
        <w:t>, )</w:t>
      </w:r>
      <w:proofErr w:type="gramEnd"/>
      <w:r w:rsidR="00C032D1" w:rsidRPr="00616452">
        <w:rPr>
          <w:rFonts w:ascii="Times New Roman" w:hAnsi="Times New Roman" w:cs="Times New Roman"/>
          <w:i/>
          <w:iCs/>
          <w:color w:val="000000" w:themeColor="text1"/>
        </w:rPr>
        <w:t xml:space="preserve"> </w:t>
      </w:r>
      <w:r w:rsidRPr="00616452">
        <w:rPr>
          <w:rFonts w:ascii="Times New Roman" w:hAnsi="Times New Roman" w:cs="Times New Roman"/>
          <w:i/>
          <w:iCs/>
          <w:color w:val="000000" w:themeColor="text1"/>
        </w:rPr>
        <w:t xml:space="preserve">estimates indicate the percent difference for each food security level compared with the reference. Estimates are derived from multivariable linear regression models adjusted for age, </w:t>
      </w:r>
      <w:r w:rsidR="00C032D1" w:rsidRPr="00616452">
        <w:rPr>
          <w:rFonts w:ascii="Times New Roman" w:hAnsi="Times New Roman" w:cs="Times New Roman"/>
          <w:i/>
          <w:iCs/>
          <w:color w:val="000000" w:themeColor="text1"/>
        </w:rPr>
        <w:t>sex</w:t>
      </w:r>
      <w:r w:rsidRPr="00616452">
        <w:rPr>
          <w:rFonts w:ascii="Times New Roman" w:hAnsi="Times New Roman" w:cs="Times New Roman"/>
          <w:i/>
          <w:iCs/>
          <w:color w:val="000000" w:themeColor="text1"/>
        </w:rPr>
        <w:t xml:space="preserve">, education, cycle year, </w:t>
      </w:r>
      <w:r w:rsidR="00362F4F" w:rsidRPr="00616452">
        <w:rPr>
          <w:rFonts w:ascii="Times New Roman" w:hAnsi="Times New Roman" w:cs="Times New Roman"/>
          <w:i/>
          <w:iCs/>
          <w:color w:val="000000" w:themeColor="text1"/>
        </w:rPr>
        <w:t>poverty: income</w:t>
      </w:r>
      <w:r w:rsidRPr="00616452">
        <w:rPr>
          <w:rFonts w:ascii="Times New Roman" w:hAnsi="Times New Roman" w:cs="Times New Roman"/>
          <w:i/>
          <w:iCs/>
          <w:color w:val="000000" w:themeColor="text1"/>
        </w:rPr>
        <w:t xml:space="preserve"> ratio and creatinine. </w:t>
      </w:r>
    </w:p>
    <w:p w14:paraId="68C40335" w14:textId="3405B1F8" w:rsidR="00C032D1" w:rsidRPr="00616452" w:rsidRDefault="00C032D1" w:rsidP="00C032D1">
      <w:pPr>
        <w:pStyle w:val="ListParagraph"/>
        <w:numPr>
          <w:ilvl w:val="0"/>
          <w:numId w:val="16"/>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NH White: Non Hispanic White; NH Black: Non-Hispanic Black </w:t>
      </w:r>
    </w:p>
    <w:p w14:paraId="02AAF508" w14:textId="5CFB697F" w:rsidR="00535379" w:rsidRDefault="005A3BC6" w:rsidP="00C80444">
      <w:pPr>
        <w:pStyle w:val="ListParagraph"/>
        <w:numPr>
          <w:ilvl w:val="0"/>
          <w:numId w:val="16"/>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95% CI = 95% confidence </w:t>
      </w:r>
      <w:r w:rsidR="00362F4F">
        <w:rPr>
          <w:rFonts w:ascii="Times New Roman" w:hAnsi="Times New Roman" w:cs="Times New Roman"/>
          <w:i/>
          <w:iCs/>
          <w:color w:val="000000" w:themeColor="text1"/>
        </w:rPr>
        <w:t>interval</w:t>
      </w:r>
      <w:bookmarkEnd w:id="442"/>
    </w:p>
    <w:p w14:paraId="35870ABF" w14:textId="062732A4" w:rsidR="00836F57" w:rsidRDefault="00836F57">
      <w:pPr>
        <w:spacing w:after="160" w:line="278" w:lineRule="auto"/>
        <w:rPr>
          <w:rFonts w:ascii="Times New Roman" w:hAnsi="Times New Roman" w:cs="Times New Roman"/>
          <w:i/>
          <w:iCs/>
          <w:color w:val="000000" w:themeColor="text1"/>
        </w:rPr>
      </w:pPr>
      <w:r>
        <w:rPr>
          <w:rFonts w:ascii="Times New Roman" w:hAnsi="Times New Roman" w:cs="Times New Roman"/>
          <w:i/>
          <w:iCs/>
          <w:color w:val="000000" w:themeColor="text1"/>
        </w:rPr>
        <w:br w:type="page"/>
      </w:r>
    </w:p>
    <w:p w14:paraId="11ABE515" w14:textId="6C7ABAEC" w:rsidR="00836F57" w:rsidRPr="00616452" w:rsidRDefault="00836F57" w:rsidP="00836F57">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lastRenderedPageBreak/>
        <w:t xml:space="preserve">Supplemental Table </w:t>
      </w:r>
      <w:r w:rsidR="00DB67D0">
        <w:rPr>
          <w:rFonts w:ascii="Times New Roman" w:hAnsi="Times New Roman" w:cs="Times New Roman"/>
          <w:b/>
          <w:bCs/>
          <w:color w:val="000000" w:themeColor="text1"/>
          <w:sz w:val="28"/>
          <w:szCs w:val="28"/>
        </w:rPr>
        <w:t>4</w:t>
      </w:r>
      <w:r w:rsidRPr="00616452">
        <w:rPr>
          <w:rFonts w:ascii="Times New Roman" w:hAnsi="Times New Roman" w:cs="Times New Roman"/>
          <w:b/>
          <w:bCs/>
          <w:color w:val="000000" w:themeColor="text1"/>
          <w:sz w:val="28"/>
          <w:szCs w:val="28"/>
        </w:rPr>
        <w:t xml:space="preserve">:  Strata Specific Adjusted Linear Regression Full Table: Self-Reported Food Security Status and Urinary </w:t>
      </w:r>
      <w:r w:rsidR="00F01B1B" w:rsidRPr="00F01B1B">
        <w:rPr>
          <w:rFonts w:ascii="Times New Roman" w:hAnsi="Times New Roman" w:cs="Times New Roman"/>
          <w:b/>
          <w:bCs/>
          <w:color w:val="000000" w:themeColor="text1"/>
          <w:sz w:val="28"/>
          <w:szCs w:val="28"/>
        </w:rPr>
        <w:t>Benzophenone-3</w:t>
      </w:r>
      <w:r w:rsidR="00F01B1B">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Phenol</w:t>
      </w:r>
      <w:r w:rsidRPr="00616452">
        <w:rPr>
          <w:rFonts w:ascii="Times New Roman" w:hAnsi="Times New Roman" w:cs="Times New Roman"/>
          <w:b/>
          <w:bCs/>
          <w:color w:val="000000" w:themeColor="text1"/>
          <w:sz w:val="28"/>
          <w:szCs w:val="28"/>
        </w:rPr>
        <w:t xml:space="preserve"> Metabolites with Race and Ethnicity Interaction</w:t>
      </w:r>
    </w:p>
    <w:p w14:paraId="0A800C22" w14:textId="77777777" w:rsidR="00836F57" w:rsidRPr="00616452" w:rsidRDefault="00836F57" w:rsidP="00836F57">
      <w:pPr>
        <w:rPr>
          <w:rFonts w:ascii="Times New Roman" w:hAnsi="Times New Roman" w:cs="Times New Roman"/>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860"/>
        <w:gridCol w:w="1613"/>
        <w:gridCol w:w="1915"/>
        <w:gridCol w:w="1596"/>
        <w:gridCol w:w="1016"/>
        <w:gridCol w:w="1002"/>
        <w:gridCol w:w="901"/>
      </w:tblGrid>
      <w:tr w:rsidR="00836F57" w:rsidRPr="00616452" w14:paraId="6B472405" w14:textId="77777777" w:rsidTr="0058539A">
        <w:trPr>
          <w:trHeight w:val="300"/>
        </w:trPr>
        <w:tc>
          <w:tcPr>
            <w:tcW w:w="1860" w:type="dxa"/>
            <w:shd w:val="clear" w:color="auto" w:fill="000000" w:themeFill="text1"/>
            <w:noWrap/>
            <w:vAlign w:val="center"/>
            <w:hideMark/>
          </w:tcPr>
          <w:p w14:paraId="6D5E1BFC" w14:textId="77777777" w:rsidR="00836F57" w:rsidRPr="00616452" w:rsidRDefault="00836F57"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Race/Ethnicity Category</w:t>
            </w:r>
          </w:p>
        </w:tc>
        <w:tc>
          <w:tcPr>
            <w:tcW w:w="1613" w:type="dxa"/>
            <w:shd w:val="clear" w:color="auto" w:fill="000000" w:themeFill="text1"/>
            <w:noWrap/>
            <w:vAlign w:val="center"/>
            <w:hideMark/>
          </w:tcPr>
          <w:p w14:paraId="4E64961F" w14:textId="77777777" w:rsidR="00836F57" w:rsidRPr="00616452" w:rsidRDefault="00836F57"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Model</w:t>
            </w:r>
          </w:p>
        </w:tc>
        <w:tc>
          <w:tcPr>
            <w:tcW w:w="1915" w:type="dxa"/>
            <w:shd w:val="clear" w:color="auto" w:fill="000000" w:themeFill="text1"/>
            <w:noWrap/>
            <w:vAlign w:val="center"/>
            <w:hideMark/>
          </w:tcPr>
          <w:p w14:paraId="03DFFB9B"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Food Security Contrast</w:t>
            </w:r>
          </w:p>
        </w:tc>
        <w:tc>
          <w:tcPr>
            <w:tcW w:w="1596" w:type="dxa"/>
            <w:shd w:val="clear" w:color="auto" w:fill="000000" w:themeFill="text1"/>
            <w:noWrap/>
            <w:vAlign w:val="center"/>
            <w:hideMark/>
          </w:tcPr>
          <w:p w14:paraId="42C422B4"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Difference</w:t>
            </w:r>
          </w:p>
        </w:tc>
        <w:tc>
          <w:tcPr>
            <w:tcW w:w="1016" w:type="dxa"/>
            <w:shd w:val="clear" w:color="auto" w:fill="000000" w:themeFill="text1"/>
            <w:noWrap/>
            <w:vAlign w:val="center"/>
            <w:hideMark/>
          </w:tcPr>
          <w:p w14:paraId="79743279"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Lower</w:t>
            </w:r>
          </w:p>
        </w:tc>
        <w:tc>
          <w:tcPr>
            <w:tcW w:w="1002" w:type="dxa"/>
            <w:shd w:val="clear" w:color="auto" w:fill="000000" w:themeFill="text1"/>
            <w:noWrap/>
            <w:vAlign w:val="center"/>
            <w:hideMark/>
          </w:tcPr>
          <w:p w14:paraId="79C1390D"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Upper</w:t>
            </w:r>
          </w:p>
        </w:tc>
        <w:tc>
          <w:tcPr>
            <w:tcW w:w="901" w:type="dxa"/>
            <w:shd w:val="clear" w:color="auto" w:fill="000000" w:themeFill="text1"/>
            <w:noWrap/>
            <w:vAlign w:val="center"/>
            <w:hideMark/>
          </w:tcPr>
          <w:p w14:paraId="04B6938C"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P-Value</w:t>
            </w:r>
          </w:p>
        </w:tc>
      </w:tr>
      <w:tr w:rsidR="00836F57" w:rsidRPr="00616452" w14:paraId="5BC5AFE2" w14:textId="77777777" w:rsidTr="0058539A">
        <w:trPr>
          <w:trHeight w:val="300"/>
        </w:trPr>
        <w:tc>
          <w:tcPr>
            <w:tcW w:w="1860" w:type="dxa"/>
            <w:vMerge w:val="restart"/>
            <w:noWrap/>
            <w:vAlign w:val="center"/>
            <w:hideMark/>
          </w:tcPr>
          <w:p w14:paraId="233DBC91"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White</w:t>
            </w:r>
          </w:p>
        </w:tc>
        <w:tc>
          <w:tcPr>
            <w:tcW w:w="1613" w:type="dxa"/>
            <w:vMerge w:val="restart"/>
            <w:noWrap/>
            <w:vAlign w:val="center"/>
            <w:hideMark/>
          </w:tcPr>
          <w:p w14:paraId="1277DDF8" w14:textId="39398FB6" w:rsidR="00836F57" w:rsidRPr="00616452" w:rsidRDefault="00242F1B" w:rsidP="0058539A">
            <w:pPr>
              <w:jc w:val="center"/>
              <w:rPr>
                <w:rFonts w:ascii="Times New Roman" w:hAnsi="Times New Roman" w:cs="Times New Roman"/>
                <w:b/>
                <w:bCs/>
                <w:color w:val="000000" w:themeColor="text1"/>
              </w:rPr>
            </w:pPr>
            <w:r>
              <w:rPr>
                <w:rFonts w:ascii="Times New Roman" w:hAnsi="Times New Roman" w:cs="Times New Roman"/>
                <w:b/>
                <w:bCs/>
                <w:color w:val="000000" w:themeColor="text1"/>
              </w:rPr>
              <w:t>BP3</w:t>
            </w:r>
          </w:p>
        </w:tc>
        <w:tc>
          <w:tcPr>
            <w:tcW w:w="1915" w:type="dxa"/>
            <w:noWrap/>
            <w:vAlign w:val="center"/>
            <w:hideMark/>
          </w:tcPr>
          <w:p w14:paraId="1B8B3E06" w14:textId="77777777" w:rsidR="00836F57" w:rsidRPr="00616452" w:rsidRDefault="00836F57" w:rsidP="0058539A">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themeColor="text1"/>
                <w:sz w:val="22"/>
                <w:szCs w:val="22"/>
              </w:rPr>
              <w:t>High (Ref)</w:t>
            </w:r>
          </w:p>
        </w:tc>
        <w:tc>
          <w:tcPr>
            <w:tcW w:w="1596" w:type="dxa"/>
            <w:noWrap/>
            <w:vAlign w:val="bottom"/>
            <w:hideMark/>
          </w:tcPr>
          <w:p w14:paraId="47D7383B" w14:textId="77777777" w:rsidR="00836F57" w:rsidRPr="00834D7B"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26951749" w14:textId="77777777" w:rsidR="00836F57" w:rsidRPr="00834D7B"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40AB1BEB" w14:textId="77777777" w:rsidR="00836F57" w:rsidRPr="00834D7B"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7F5ADC63" w14:textId="77777777" w:rsidR="00836F57" w:rsidRPr="00834D7B" w:rsidRDefault="00836F57" w:rsidP="0058539A">
            <w:pPr>
              <w:jc w:val="center"/>
              <w:rPr>
                <w:rFonts w:ascii="Times New Roman" w:hAnsi="Times New Roman" w:cs="Times New Roman"/>
                <w:color w:val="000000" w:themeColor="text1"/>
                <w:sz w:val="22"/>
                <w:szCs w:val="22"/>
              </w:rPr>
            </w:pPr>
          </w:p>
        </w:tc>
      </w:tr>
      <w:tr w:rsidR="00A209BE" w:rsidRPr="00616452" w14:paraId="53A2F74B" w14:textId="77777777" w:rsidTr="007F63F7">
        <w:trPr>
          <w:trHeight w:val="300"/>
        </w:trPr>
        <w:tc>
          <w:tcPr>
            <w:tcW w:w="1860" w:type="dxa"/>
            <w:vMerge/>
            <w:hideMark/>
          </w:tcPr>
          <w:p w14:paraId="49F95CEC"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7E6EB22E" w14:textId="77777777" w:rsidR="00A209BE" w:rsidRPr="00616452" w:rsidRDefault="00A209BE" w:rsidP="00A209BE">
            <w:pPr>
              <w:rPr>
                <w:rFonts w:ascii="Times New Roman" w:hAnsi="Times New Roman" w:cs="Times New Roman"/>
                <w:b/>
                <w:bCs/>
                <w:color w:val="000000" w:themeColor="text1"/>
              </w:rPr>
            </w:pPr>
          </w:p>
        </w:tc>
        <w:tc>
          <w:tcPr>
            <w:tcW w:w="1915" w:type="dxa"/>
            <w:noWrap/>
            <w:vAlign w:val="center"/>
            <w:hideMark/>
          </w:tcPr>
          <w:p w14:paraId="77B696DA"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themeColor="text1"/>
                <w:sz w:val="22"/>
                <w:szCs w:val="22"/>
              </w:rPr>
              <w:t xml:space="preserve">Marginal </w:t>
            </w:r>
          </w:p>
        </w:tc>
        <w:tc>
          <w:tcPr>
            <w:tcW w:w="1596" w:type="dxa"/>
            <w:noWrap/>
            <w:hideMark/>
          </w:tcPr>
          <w:p w14:paraId="32C62B0C" w14:textId="0F9309B6"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sz w:val="22"/>
                <w:szCs w:val="22"/>
              </w:rPr>
              <w:t>-28.70</w:t>
            </w:r>
          </w:p>
        </w:tc>
        <w:tc>
          <w:tcPr>
            <w:tcW w:w="1016" w:type="dxa"/>
            <w:noWrap/>
            <w:hideMark/>
          </w:tcPr>
          <w:p w14:paraId="776E3CF4" w14:textId="655A4E89"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sz w:val="22"/>
                <w:szCs w:val="22"/>
              </w:rPr>
              <w:t>-48.72</w:t>
            </w:r>
          </w:p>
        </w:tc>
        <w:tc>
          <w:tcPr>
            <w:tcW w:w="1002" w:type="dxa"/>
            <w:noWrap/>
            <w:hideMark/>
          </w:tcPr>
          <w:p w14:paraId="5B25556C" w14:textId="61D34C08"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sz w:val="22"/>
                <w:szCs w:val="22"/>
              </w:rPr>
              <w:t>-0.87</w:t>
            </w:r>
          </w:p>
        </w:tc>
        <w:tc>
          <w:tcPr>
            <w:tcW w:w="901" w:type="dxa"/>
            <w:noWrap/>
            <w:hideMark/>
          </w:tcPr>
          <w:p w14:paraId="424B08F2" w14:textId="0B4FE80C"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sz w:val="22"/>
                <w:szCs w:val="22"/>
              </w:rPr>
              <w:t>0.04</w:t>
            </w:r>
          </w:p>
        </w:tc>
      </w:tr>
      <w:tr w:rsidR="00A209BE" w:rsidRPr="00616452" w14:paraId="157BFBD3" w14:textId="77777777" w:rsidTr="007F63F7">
        <w:trPr>
          <w:trHeight w:val="300"/>
        </w:trPr>
        <w:tc>
          <w:tcPr>
            <w:tcW w:w="1860" w:type="dxa"/>
            <w:vMerge/>
            <w:hideMark/>
          </w:tcPr>
          <w:p w14:paraId="2DF5C7BF"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48FCB983" w14:textId="77777777" w:rsidR="00A209BE" w:rsidRPr="00616452" w:rsidRDefault="00A209BE" w:rsidP="00A209BE">
            <w:pPr>
              <w:rPr>
                <w:rFonts w:ascii="Times New Roman" w:hAnsi="Times New Roman" w:cs="Times New Roman"/>
                <w:b/>
                <w:bCs/>
                <w:color w:val="000000" w:themeColor="text1"/>
              </w:rPr>
            </w:pPr>
          </w:p>
        </w:tc>
        <w:tc>
          <w:tcPr>
            <w:tcW w:w="1915" w:type="dxa"/>
            <w:noWrap/>
            <w:vAlign w:val="center"/>
            <w:hideMark/>
          </w:tcPr>
          <w:p w14:paraId="2265A93D"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themeColor="text1"/>
                <w:sz w:val="22"/>
                <w:szCs w:val="22"/>
              </w:rPr>
              <w:t>Low</w:t>
            </w:r>
          </w:p>
        </w:tc>
        <w:tc>
          <w:tcPr>
            <w:tcW w:w="1596" w:type="dxa"/>
            <w:noWrap/>
            <w:hideMark/>
          </w:tcPr>
          <w:p w14:paraId="311A4A0D" w14:textId="0FE5932D"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sz w:val="22"/>
                <w:szCs w:val="22"/>
              </w:rPr>
              <w:t>-27.92</w:t>
            </w:r>
          </w:p>
        </w:tc>
        <w:tc>
          <w:tcPr>
            <w:tcW w:w="1016" w:type="dxa"/>
            <w:noWrap/>
            <w:hideMark/>
          </w:tcPr>
          <w:p w14:paraId="589793BC" w14:textId="7AFC0A8C"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sz w:val="22"/>
                <w:szCs w:val="22"/>
              </w:rPr>
              <w:t>-48.98</w:t>
            </w:r>
          </w:p>
        </w:tc>
        <w:tc>
          <w:tcPr>
            <w:tcW w:w="1002" w:type="dxa"/>
            <w:noWrap/>
            <w:hideMark/>
          </w:tcPr>
          <w:p w14:paraId="4A0B8A48" w14:textId="1B343D75"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sz w:val="22"/>
                <w:szCs w:val="22"/>
              </w:rPr>
              <w:t>1.84</w:t>
            </w:r>
          </w:p>
        </w:tc>
        <w:tc>
          <w:tcPr>
            <w:tcW w:w="901" w:type="dxa"/>
            <w:noWrap/>
            <w:hideMark/>
          </w:tcPr>
          <w:p w14:paraId="37C4D714" w14:textId="6563BBAB"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sz w:val="22"/>
                <w:szCs w:val="22"/>
              </w:rPr>
              <w:t>0.07</w:t>
            </w:r>
          </w:p>
        </w:tc>
      </w:tr>
      <w:tr w:rsidR="00A209BE" w:rsidRPr="00616452" w14:paraId="76B98694" w14:textId="77777777" w:rsidTr="007F63F7">
        <w:trPr>
          <w:trHeight w:val="278"/>
        </w:trPr>
        <w:tc>
          <w:tcPr>
            <w:tcW w:w="1860" w:type="dxa"/>
            <w:vMerge/>
            <w:hideMark/>
          </w:tcPr>
          <w:p w14:paraId="50789429"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3CD8BFD0" w14:textId="77777777" w:rsidR="00A209BE" w:rsidRPr="00616452" w:rsidRDefault="00A209BE" w:rsidP="00A209BE">
            <w:pPr>
              <w:rPr>
                <w:rFonts w:ascii="Times New Roman" w:hAnsi="Times New Roman" w:cs="Times New Roman"/>
                <w:b/>
                <w:bCs/>
                <w:color w:val="000000" w:themeColor="text1"/>
              </w:rPr>
            </w:pPr>
          </w:p>
        </w:tc>
        <w:tc>
          <w:tcPr>
            <w:tcW w:w="1915" w:type="dxa"/>
            <w:noWrap/>
            <w:vAlign w:val="center"/>
            <w:hideMark/>
          </w:tcPr>
          <w:p w14:paraId="62435D03"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themeColor="text1"/>
                <w:sz w:val="22"/>
                <w:szCs w:val="22"/>
              </w:rPr>
              <w:t>Very Low</w:t>
            </w:r>
          </w:p>
        </w:tc>
        <w:tc>
          <w:tcPr>
            <w:tcW w:w="1596" w:type="dxa"/>
            <w:noWrap/>
            <w:hideMark/>
          </w:tcPr>
          <w:p w14:paraId="4D541CBF" w14:textId="720539F0"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-33.44</w:t>
            </w:r>
          </w:p>
        </w:tc>
        <w:tc>
          <w:tcPr>
            <w:tcW w:w="1016" w:type="dxa"/>
            <w:noWrap/>
            <w:hideMark/>
          </w:tcPr>
          <w:p w14:paraId="2EDFB15E" w14:textId="27B2F607"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-58.81</w:t>
            </w:r>
          </w:p>
        </w:tc>
        <w:tc>
          <w:tcPr>
            <w:tcW w:w="1002" w:type="dxa"/>
            <w:noWrap/>
            <w:hideMark/>
          </w:tcPr>
          <w:p w14:paraId="56A41ECA" w14:textId="544D96B2"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7.56</w:t>
            </w:r>
          </w:p>
        </w:tc>
        <w:tc>
          <w:tcPr>
            <w:tcW w:w="901" w:type="dxa"/>
            <w:noWrap/>
            <w:hideMark/>
          </w:tcPr>
          <w:p w14:paraId="713E1BB3" w14:textId="3A02AF49"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0.12</w:t>
            </w:r>
          </w:p>
        </w:tc>
      </w:tr>
      <w:tr w:rsidR="00836F57" w:rsidRPr="00616452" w14:paraId="225C23C9" w14:textId="77777777" w:rsidTr="0058539A">
        <w:trPr>
          <w:trHeight w:val="300"/>
        </w:trPr>
        <w:tc>
          <w:tcPr>
            <w:tcW w:w="1860" w:type="dxa"/>
            <w:vMerge w:val="restart"/>
            <w:noWrap/>
            <w:vAlign w:val="center"/>
            <w:hideMark/>
          </w:tcPr>
          <w:p w14:paraId="466CD2D4"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Black</w:t>
            </w:r>
          </w:p>
        </w:tc>
        <w:tc>
          <w:tcPr>
            <w:tcW w:w="1613" w:type="dxa"/>
            <w:vMerge/>
            <w:hideMark/>
          </w:tcPr>
          <w:p w14:paraId="57E0DA9E"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682FC3CD" w14:textId="77777777" w:rsidR="00836F57" w:rsidRPr="00616452" w:rsidRDefault="00836F57" w:rsidP="0058539A">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High (Ref)</w:t>
            </w:r>
          </w:p>
        </w:tc>
        <w:tc>
          <w:tcPr>
            <w:tcW w:w="1596" w:type="dxa"/>
            <w:noWrap/>
            <w:vAlign w:val="bottom"/>
            <w:hideMark/>
          </w:tcPr>
          <w:p w14:paraId="0B77789A" w14:textId="77777777" w:rsidR="00836F57" w:rsidRPr="00834D7B"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015A595B" w14:textId="77777777" w:rsidR="00836F57" w:rsidRPr="00834D7B"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0222AE63" w14:textId="77777777" w:rsidR="00836F57" w:rsidRPr="00834D7B"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0788B388" w14:textId="77777777" w:rsidR="00836F57" w:rsidRPr="00834D7B" w:rsidRDefault="00836F57" w:rsidP="0058539A">
            <w:pPr>
              <w:jc w:val="center"/>
              <w:rPr>
                <w:rFonts w:ascii="Times New Roman" w:hAnsi="Times New Roman" w:cs="Times New Roman"/>
                <w:color w:val="000000" w:themeColor="text1"/>
                <w:sz w:val="22"/>
                <w:szCs w:val="22"/>
              </w:rPr>
            </w:pPr>
          </w:p>
        </w:tc>
      </w:tr>
      <w:tr w:rsidR="00A209BE" w:rsidRPr="00616452" w14:paraId="04D8FFA3" w14:textId="77777777" w:rsidTr="005412AD">
        <w:trPr>
          <w:trHeight w:val="300"/>
        </w:trPr>
        <w:tc>
          <w:tcPr>
            <w:tcW w:w="1860" w:type="dxa"/>
            <w:vMerge/>
            <w:hideMark/>
          </w:tcPr>
          <w:p w14:paraId="43D5AA23"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76ECD275"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7652D939"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 xml:space="preserve">Marginal </w:t>
            </w:r>
          </w:p>
        </w:tc>
        <w:tc>
          <w:tcPr>
            <w:tcW w:w="1596" w:type="dxa"/>
            <w:noWrap/>
            <w:hideMark/>
          </w:tcPr>
          <w:p w14:paraId="6364502C" w14:textId="14DFF585"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-15.93</w:t>
            </w:r>
          </w:p>
        </w:tc>
        <w:tc>
          <w:tcPr>
            <w:tcW w:w="1016" w:type="dxa"/>
            <w:noWrap/>
            <w:hideMark/>
          </w:tcPr>
          <w:p w14:paraId="1A649A8D" w14:textId="53BE21C3"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-41.65</w:t>
            </w:r>
          </w:p>
        </w:tc>
        <w:tc>
          <w:tcPr>
            <w:tcW w:w="1002" w:type="dxa"/>
            <w:noWrap/>
            <w:hideMark/>
          </w:tcPr>
          <w:p w14:paraId="2089E2A6" w14:textId="7918F157"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21.12</w:t>
            </w:r>
          </w:p>
        </w:tc>
        <w:tc>
          <w:tcPr>
            <w:tcW w:w="901" w:type="dxa"/>
            <w:noWrap/>
            <w:hideMark/>
          </w:tcPr>
          <w:p w14:paraId="64C8C275" w14:textId="1E56D680"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0.59</w:t>
            </w:r>
          </w:p>
        </w:tc>
      </w:tr>
      <w:tr w:rsidR="00A209BE" w:rsidRPr="00616452" w14:paraId="7823AC4E" w14:textId="77777777" w:rsidTr="005412AD">
        <w:trPr>
          <w:trHeight w:val="300"/>
        </w:trPr>
        <w:tc>
          <w:tcPr>
            <w:tcW w:w="1860" w:type="dxa"/>
            <w:vMerge/>
            <w:hideMark/>
          </w:tcPr>
          <w:p w14:paraId="13D3D0BB"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3FFB5878"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287DD8D3"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Low</w:t>
            </w:r>
          </w:p>
        </w:tc>
        <w:tc>
          <w:tcPr>
            <w:tcW w:w="1596" w:type="dxa"/>
            <w:noWrap/>
            <w:hideMark/>
          </w:tcPr>
          <w:p w14:paraId="7EF3D956" w14:textId="4BFC8D1A"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-2.98</w:t>
            </w:r>
          </w:p>
        </w:tc>
        <w:tc>
          <w:tcPr>
            <w:tcW w:w="1016" w:type="dxa"/>
            <w:noWrap/>
            <w:hideMark/>
          </w:tcPr>
          <w:p w14:paraId="6BE5AB68" w14:textId="3B724B22"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-31.62</w:t>
            </w:r>
          </w:p>
        </w:tc>
        <w:tc>
          <w:tcPr>
            <w:tcW w:w="1002" w:type="dxa"/>
            <w:noWrap/>
            <w:hideMark/>
          </w:tcPr>
          <w:p w14:paraId="64ED95A9" w14:textId="1DFA1277"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37.65</w:t>
            </w:r>
          </w:p>
        </w:tc>
        <w:tc>
          <w:tcPr>
            <w:tcW w:w="901" w:type="dxa"/>
            <w:noWrap/>
            <w:hideMark/>
          </w:tcPr>
          <w:p w14:paraId="09936F5B" w14:textId="17DA2FD9"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1.00</w:t>
            </w:r>
          </w:p>
        </w:tc>
      </w:tr>
      <w:tr w:rsidR="00A209BE" w:rsidRPr="00616452" w14:paraId="1BA6F243" w14:textId="77777777" w:rsidTr="005412AD">
        <w:trPr>
          <w:trHeight w:val="300"/>
        </w:trPr>
        <w:tc>
          <w:tcPr>
            <w:tcW w:w="1860" w:type="dxa"/>
            <w:vMerge/>
            <w:hideMark/>
          </w:tcPr>
          <w:p w14:paraId="0B9619A9"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18631C79"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2D480AA7"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Very Low</w:t>
            </w:r>
          </w:p>
        </w:tc>
        <w:tc>
          <w:tcPr>
            <w:tcW w:w="1596" w:type="dxa"/>
            <w:noWrap/>
            <w:hideMark/>
          </w:tcPr>
          <w:p w14:paraId="3FCD6117" w14:textId="0F9E9579"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11.06</w:t>
            </w:r>
          </w:p>
        </w:tc>
        <w:tc>
          <w:tcPr>
            <w:tcW w:w="1016" w:type="dxa"/>
            <w:noWrap/>
            <w:hideMark/>
          </w:tcPr>
          <w:p w14:paraId="45128094" w14:textId="09B5460C"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-27.60</w:t>
            </w:r>
          </w:p>
        </w:tc>
        <w:tc>
          <w:tcPr>
            <w:tcW w:w="1002" w:type="dxa"/>
            <w:noWrap/>
            <w:hideMark/>
          </w:tcPr>
          <w:p w14:paraId="71DB83B5" w14:textId="42393457"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70.36</w:t>
            </w:r>
          </w:p>
        </w:tc>
        <w:tc>
          <w:tcPr>
            <w:tcW w:w="901" w:type="dxa"/>
            <w:noWrap/>
            <w:hideMark/>
          </w:tcPr>
          <w:p w14:paraId="0D589DB5" w14:textId="50B91B44"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0.92</w:t>
            </w:r>
          </w:p>
        </w:tc>
      </w:tr>
      <w:tr w:rsidR="00836F57" w:rsidRPr="00616452" w14:paraId="14663900" w14:textId="77777777" w:rsidTr="0058539A">
        <w:trPr>
          <w:trHeight w:val="300"/>
        </w:trPr>
        <w:tc>
          <w:tcPr>
            <w:tcW w:w="1860" w:type="dxa"/>
            <w:vMerge w:val="restart"/>
            <w:noWrap/>
            <w:vAlign w:val="center"/>
            <w:hideMark/>
          </w:tcPr>
          <w:p w14:paraId="6EA8AF15" w14:textId="77777777" w:rsidR="00836F57" w:rsidRPr="00616452" w:rsidRDefault="00836F57" w:rsidP="0058539A">
            <w:pPr>
              <w:jc w:val="center"/>
              <w:rPr>
                <w:rFonts w:ascii="Times New Roman" w:hAnsi="Times New Roman" w:cs="Times New Roman"/>
                <w:b/>
                <w:bCs/>
                <w:color w:val="000000" w:themeColor="text1"/>
              </w:rPr>
            </w:pPr>
            <w:proofErr w:type="gramStart"/>
            <w:r w:rsidRPr="00616452">
              <w:rPr>
                <w:rFonts w:ascii="Times New Roman" w:hAnsi="Times New Roman" w:cs="Times New Roman"/>
                <w:b/>
                <w:bCs/>
                <w:color w:val="000000" w:themeColor="text1"/>
              </w:rPr>
              <w:t>Mexican-American</w:t>
            </w:r>
            <w:proofErr w:type="gramEnd"/>
          </w:p>
        </w:tc>
        <w:tc>
          <w:tcPr>
            <w:tcW w:w="1613" w:type="dxa"/>
            <w:vMerge/>
            <w:hideMark/>
          </w:tcPr>
          <w:p w14:paraId="5851A20D"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4EC2BC71" w14:textId="77777777" w:rsidR="00836F57" w:rsidRPr="00616452" w:rsidRDefault="00836F57" w:rsidP="0058539A">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High (Ref)</w:t>
            </w:r>
          </w:p>
        </w:tc>
        <w:tc>
          <w:tcPr>
            <w:tcW w:w="1596" w:type="dxa"/>
            <w:noWrap/>
            <w:vAlign w:val="bottom"/>
            <w:hideMark/>
          </w:tcPr>
          <w:p w14:paraId="1FC40E39" w14:textId="77777777" w:rsidR="00836F57" w:rsidRPr="00834D7B"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3F626C03" w14:textId="77777777" w:rsidR="00836F57" w:rsidRPr="00834D7B"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3DD6779F" w14:textId="77777777" w:rsidR="00836F57" w:rsidRPr="00834D7B"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67B7E201" w14:textId="77777777" w:rsidR="00836F57" w:rsidRPr="00834D7B" w:rsidRDefault="00836F57" w:rsidP="0058539A">
            <w:pPr>
              <w:jc w:val="center"/>
              <w:rPr>
                <w:rFonts w:ascii="Times New Roman" w:hAnsi="Times New Roman" w:cs="Times New Roman"/>
                <w:color w:val="000000" w:themeColor="text1"/>
                <w:sz w:val="22"/>
                <w:szCs w:val="22"/>
              </w:rPr>
            </w:pPr>
          </w:p>
        </w:tc>
      </w:tr>
      <w:tr w:rsidR="00A209BE" w:rsidRPr="00616452" w14:paraId="6D960E08" w14:textId="77777777" w:rsidTr="00AE5EDC">
        <w:trPr>
          <w:trHeight w:val="300"/>
        </w:trPr>
        <w:tc>
          <w:tcPr>
            <w:tcW w:w="1860" w:type="dxa"/>
            <w:vMerge/>
            <w:hideMark/>
          </w:tcPr>
          <w:p w14:paraId="30A57969"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572F84C3"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550521F4"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 xml:space="preserve">Marginal </w:t>
            </w:r>
          </w:p>
        </w:tc>
        <w:tc>
          <w:tcPr>
            <w:tcW w:w="1596" w:type="dxa"/>
            <w:noWrap/>
            <w:hideMark/>
          </w:tcPr>
          <w:p w14:paraId="40F463CF" w14:textId="754231BC"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-2.94</w:t>
            </w:r>
          </w:p>
        </w:tc>
        <w:tc>
          <w:tcPr>
            <w:tcW w:w="1016" w:type="dxa"/>
            <w:noWrap/>
            <w:hideMark/>
          </w:tcPr>
          <w:p w14:paraId="7AA5D1B0" w14:textId="1097D9B8"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-36.16</w:t>
            </w:r>
          </w:p>
        </w:tc>
        <w:tc>
          <w:tcPr>
            <w:tcW w:w="1002" w:type="dxa"/>
            <w:noWrap/>
            <w:hideMark/>
          </w:tcPr>
          <w:p w14:paraId="466A56CE" w14:textId="7F362BCF"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47.57</w:t>
            </w:r>
          </w:p>
        </w:tc>
        <w:tc>
          <w:tcPr>
            <w:tcW w:w="901" w:type="dxa"/>
            <w:noWrap/>
            <w:hideMark/>
          </w:tcPr>
          <w:p w14:paraId="7890FF10" w14:textId="746A1441"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1.00</w:t>
            </w:r>
          </w:p>
        </w:tc>
      </w:tr>
      <w:tr w:rsidR="00A209BE" w:rsidRPr="00616452" w14:paraId="6ACAB48C" w14:textId="77777777" w:rsidTr="00AE5EDC">
        <w:trPr>
          <w:trHeight w:val="300"/>
        </w:trPr>
        <w:tc>
          <w:tcPr>
            <w:tcW w:w="1860" w:type="dxa"/>
            <w:vMerge/>
            <w:hideMark/>
          </w:tcPr>
          <w:p w14:paraId="30A54776"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4FB34BC3"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2C6E6623"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Low</w:t>
            </w:r>
          </w:p>
        </w:tc>
        <w:tc>
          <w:tcPr>
            <w:tcW w:w="1596" w:type="dxa"/>
            <w:noWrap/>
            <w:hideMark/>
          </w:tcPr>
          <w:p w14:paraId="22510E94" w14:textId="75D568BE"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1.00</w:t>
            </w:r>
          </w:p>
        </w:tc>
        <w:tc>
          <w:tcPr>
            <w:tcW w:w="1016" w:type="dxa"/>
            <w:noWrap/>
            <w:hideMark/>
          </w:tcPr>
          <w:p w14:paraId="1AA910A5" w14:textId="4A0BCFE8"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-27.35</w:t>
            </w:r>
          </w:p>
        </w:tc>
        <w:tc>
          <w:tcPr>
            <w:tcW w:w="1002" w:type="dxa"/>
            <w:noWrap/>
            <w:hideMark/>
          </w:tcPr>
          <w:p w14:paraId="62F04B5A" w14:textId="5B4EA863"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40.41</w:t>
            </w:r>
          </w:p>
        </w:tc>
        <w:tc>
          <w:tcPr>
            <w:tcW w:w="901" w:type="dxa"/>
            <w:noWrap/>
            <w:hideMark/>
          </w:tcPr>
          <w:p w14:paraId="3787AB7D" w14:textId="2B9C4465"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1.00</w:t>
            </w:r>
          </w:p>
        </w:tc>
      </w:tr>
      <w:tr w:rsidR="00A209BE" w:rsidRPr="00616452" w14:paraId="33B5FAC6" w14:textId="77777777" w:rsidTr="00AE5EDC">
        <w:trPr>
          <w:trHeight w:val="300"/>
        </w:trPr>
        <w:tc>
          <w:tcPr>
            <w:tcW w:w="1860" w:type="dxa"/>
            <w:vMerge/>
            <w:hideMark/>
          </w:tcPr>
          <w:p w14:paraId="7D7D4C67"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4AE8FAB0"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66E601BC" w14:textId="77777777" w:rsidR="00A209BE" w:rsidRPr="00B62104" w:rsidRDefault="00A209BE" w:rsidP="00A209BE">
            <w:pPr>
              <w:jc w:val="center"/>
              <w:rPr>
                <w:rFonts w:ascii="Times New Roman" w:hAnsi="Times New Roman" w:cs="Times New Roman"/>
                <w:color w:val="C00000"/>
                <w:sz w:val="22"/>
                <w:szCs w:val="22"/>
              </w:rPr>
            </w:pPr>
            <w:r w:rsidRPr="00616452">
              <w:rPr>
                <w:rFonts w:ascii="Times New Roman" w:hAnsi="Times New Roman" w:cs="Times New Roman"/>
                <w:sz w:val="22"/>
                <w:szCs w:val="22"/>
              </w:rPr>
              <w:t>Very Low</w:t>
            </w:r>
          </w:p>
        </w:tc>
        <w:tc>
          <w:tcPr>
            <w:tcW w:w="1596" w:type="dxa"/>
            <w:noWrap/>
            <w:hideMark/>
          </w:tcPr>
          <w:p w14:paraId="20DD744C" w14:textId="7411DDA5"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3.52</w:t>
            </w:r>
          </w:p>
        </w:tc>
        <w:tc>
          <w:tcPr>
            <w:tcW w:w="1016" w:type="dxa"/>
            <w:noWrap/>
            <w:hideMark/>
          </w:tcPr>
          <w:p w14:paraId="6AC349C5" w14:textId="439016D9"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-38.55</w:t>
            </w:r>
          </w:p>
        </w:tc>
        <w:tc>
          <w:tcPr>
            <w:tcW w:w="1002" w:type="dxa"/>
            <w:noWrap/>
            <w:hideMark/>
          </w:tcPr>
          <w:p w14:paraId="60F1F351" w14:textId="0CBB86BF"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74.39</w:t>
            </w:r>
          </w:p>
        </w:tc>
        <w:tc>
          <w:tcPr>
            <w:tcW w:w="901" w:type="dxa"/>
            <w:noWrap/>
            <w:hideMark/>
          </w:tcPr>
          <w:p w14:paraId="3D1041B8" w14:textId="075026E8"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1.00</w:t>
            </w:r>
          </w:p>
        </w:tc>
      </w:tr>
      <w:tr w:rsidR="00836F57" w:rsidRPr="00616452" w14:paraId="2A52E1CB" w14:textId="77777777" w:rsidTr="0058539A">
        <w:trPr>
          <w:trHeight w:val="300"/>
        </w:trPr>
        <w:tc>
          <w:tcPr>
            <w:tcW w:w="1860" w:type="dxa"/>
            <w:vMerge w:val="restart"/>
            <w:noWrap/>
            <w:vAlign w:val="center"/>
            <w:hideMark/>
          </w:tcPr>
          <w:p w14:paraId="676249FB"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 Hispanic</w:t>
            </w:r>
          </w:p>
        </w:tc>
        <w:tc>
          <w:tcPr>
            <w:tcW w:w="1613" w:type="dxa"/>
            <w:vMerge/>
            <w:hideMark/>
          </w:tcPr>
          <w:p w14:paraId="40BD0A09"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2F36CBAB" w14:textId="77777777" w:rsidR="00836F57" w:rsidRPr="00616452" w:rsidRDefault="00836F57" w:rsidP="0058539A">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High (Ref)</w:t>
            </w:r>
          </w:p>
        </w:tc>
        <w:tc>
          <w:tcPr>
            <w:tcW w:w="1596" w:type="dxa"/>
            <w:noWrap/>
            <w:vAlign w:val="bottom"/>
            <w:hideMark/>
          </w:tcPr>
          <w:p w14:paraId="64303523" w14:textId="77777777" w:rsidR="00836F57" w:rsidRPr="00834D7B"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28736DA3" w14:textId="77777777" w:rsidR="00836F57" w:rsidRPr="00834D7B"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6F41CB99" w14:textId="77777777" w:rsidR="00836F57" w:rsidRPr="00834D7B"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4A2C8E10" w14:textId="77777777" w:rsidR="00836F57" w:rsidRPr="00834D7B" w:rsidRDefault="00836F57" w:rsidP="0058539A">
            <w:pPr>
              <w:jc w:val="center"/>
              <w:rPr>
                <w:rFonts w:ascii="Times New Roman" w:hAnsi="Times New Roman" w:cs="Times New Roman"/>
                <w:color w:val="000000" w:themeColor="text1"/>
                <w:sz w:val="22"/>
                <w:szCs w:val="22"/>
              </w:rPr>
            </w:pPr>
          </w:p>
        </w:tc>
      </w:tr>
      <w:tr w:rsidR="00A209BE" w:rsidRPr="00616452" w14:paraId="5B4075B3" w14:textId="77777777" w:rsidTr="00E014AA">
        <w:trPr>
          <w:trHeight w:val="300"/>
        </w:trPr>
        <w:tc>
          <w:tcPr>
            <w:tcW w:w="1860" w:type="dxa"/>
            <w:vMerge/>
            <w:hideMark/>
          </w:tcPr>
          <w:p w14:paraId="48ACE464"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2BC29A49"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63A5A0B5"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 xml:space="preserve">Marginal </w:t>
            </w:r>
          </w:p>
        </w:tc>
        <w:tc>
          <w:tcPr>
            <w:tcW w:w="1596" w:type="dxa"/>
            <w:noWrap/>
            <w:hideMark/>
          </w:tcPr>
          <w:p w14:paraId="641336D0" w14:textId="7D5DDB2E"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45.85</w:t>
            </w:r>
          </w:p>
        </w:tc>
        <w:tc>
          <w:tcPr>
            <w:tcW w:w="1016" w:type="dxa"/>
            <w:noWrap/>
            <w:hideMark/>
          </w:tcPr>
          <w:p w14:paraId="502ABB74" w14:textId="018821DE"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-24.66</w:t>
            </w:r>
          </w:p>
        </w:tc>
        <w:tc>
          <w:tcPr>
            <w:tcW w:w="1002" w:type="dxa"/>
            <w:noWrap/>
            <w:hideMark/>
          </w:tcPr>
          <w:p w14:paraId="12662E94" w14:textId="2143B942"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182.35</w:t>
            </w:r>
          </w:p>
        </w:tc>
        <w:tc>
          <w:tcPr>
            <w:tcW w:w="901" w:type="dxa"/>
            <w:noWrap/>
            <w:hideMark/>
          </w:tcPr>
          <w:p w14:paraId="7515AAA5" w14:textId="720E0958"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0.44</w:t>
            </w:r>
          </w:p>
        </w:tc>
      </w:tr>
      <w:tr w:rsidR="00A209BE" w:rsidRPr="00616452" w14:paraId="7A0F8A00" w14:textId="77777777" w:rsidTr="00E014AA">
        <w:trPr>
          <w:trHeight w:val="300"/>
        </w:trPr>
        <w:tc>
          <w:tcPr>
            <w:tcW w:w="1860" w:type="dxa"/>
            <w:vMerge/>
            <w:hideMark/>
          </w:tcPr>
          <w:p w14:paraId="52F0344F"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6413A432"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608F08C6"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Low</w:t>
            </w:r>
          </w:p>
        </w:tc>
        <w:tc>
          <w:tcPr>
            <w:tcW w:w="1596" w:type="dxa"/>
            <w:noWrap/>
            <w:hideMark/>
          </w:tcPr>
          <w:p w14:paraId="6A50825F" w14:textId="752D8413"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2.52</w:t>
            </w:r>
          </w:p>
        </w:tc>
        <w:tc>
          <w:tcPr>
            <w:tcW w:w="1016" w:type="dxa"/>
            <w:noWrap/>
            <w:hideMark/>
          </w:tcPr>
          <w:p w14:paraId="2DA66CAD" w14:textId="6283E79B"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-37.93</w:t>
            </w:r>
          </w:p>
        </w:tc>
        <w:tc>
          <w:tcPr>
            <w:tcW w:w="1002" w:type="dxa"/>
            <w:noWrap/>
            <w:hideMark/>
          </w:tcPr>
          <w:p w14:paraId="64A3ED7B" w14:textId="69EA3C50"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69.31</w:t>
            </w:r>
          </w:p>
        </w:tc>
        <w:tc>
          <w:tcPr>
            <w:tcW w:w="901" w:type="dxa"/>
            <w:noWrap/>
            <w:hideMark/>
          </w:tcPr>
          <w:p w14:paraId="7FDA7034" w14:textId="03C00973"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1.00</w:t>
            </w:r>
          </w:p>
        </w:tc>
      </w:tr>
      <w:tr w:rsidR="00A209BE" w:rsidRPr="00616452" w14:paraId="639320B7" w14:textId="77777777" w:rsidTr="00E014AA">
        <w:trPr>
          <w:trHeight w:val="300"/>
        </w:trPr>
        <w:tc>
          <w:tcPr>
            <w:tcW w:w="1860" w:type="dxa"/>
            <w:vMerge/>
            <w:hideMark/>
          </w:tcPr>
          <w:p w14:paraId="412E1FA8"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21813B09"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75C29B4A"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Very Low</w:t>
            </w:r>
          </w:p>
        </w:tc>
        <w:tc>
          <w:tcPr>
            <w:tcW w:w="1596" w:type="dxa"/>
            <w:noWrap/>
            <w:hideMark/>
          </w:tcPr>
          <w:p w14:paraId="45CC499D" w14:textId="542D46AF"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-9.51</w:t>
            </w:r>
          </w:p>
        </w:tc>
        <w:tc>
          <w:tcPr>
            <w:tcW w:w="1016" w:type="dxa"/>
            <w:noWrap/>
            <w:hideMark/>
          </w:tcPr>
          <w:p w14:paraId="4930DCE2" w14:textId="03F00A75"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-53.73</w:t>
            </w:r>
          </w:p>
        </w:tc>
        <w:tc>
          <w:tcPr>
            <w:tcW w:w="1002" w:type="dxa"/>
            <w:noWrap/>
            <w:hideMark/>
          </w:tcPr>
          <w:p w14:paraId="7296A390" w14:textId="3919DD37"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76.98</w:t>
            </w:r>
          </w:p>
        </w:tc>
        <w:tc>
          <w:tcPr>
            <w:tcW w:w="901" w:type="dxa"/>
            <w:noWrap/>
            <w:hideMark/>
          </w:tcPr>
          <w:p w14:paraId="180DC6DF" w14:textId="62E83345"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0.98</w:t>
            </w:r>
          </w:p>
        </w:tc>
      </w:tr>
      <w:tr w:rsidR="00836F57" w:rsidRPr="00616452" w14:paraId="4C7E7473" w14:textId="77777777" w:rsidTr="0058539A">
        <w:trPr>
          <w:trHeight w:val="300"/>
        </w:trPr>
        <w:tc>
          <w:tcPr>
            <w:tcW w:w="1860" w:type="dxa"/>
            <w:vMerge w:val="restart"/>
            <w:noWrap/>
            <w:vAlign w:val="center"/>
            <w:hideMark/>
          </w:tcPr>
          <w:p w14:paraId="1E5B062B"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w:t>
            </w:r>
          </w:p>
        </w:tc>
        <w:tc>
          <w:tcPr>
            <w:tcW w:w="1613" w:type="dxa"/>
            <w:vMerge/>
            <w:hideMark/>
          </w:tcPr>
          <w:p w14:paraId="25085280"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4B51B8CA" w14:textId="77777777" w:rsidR="00836F57" w:rsidRPr="00616452" w:rsidRDefault="00836F57" w:rsidP="0058539A">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High (Ref)</w:t>
            </w:r>
          </w:p>
        </w:tc>
        <w:tc>
          <w:tcPr>
            <w:tcW w:w="1596" w:type="dxa"/>
            <w:noWrap/>
            <w:vAlign w:val="bottom"/>
            <w:hideMark/>
          </w:tcPr>
          <w:p w14:paraId="192AF161" w14:textId="77777777" w:rsidR="00836F57" w:rsidRPr="00834D7B"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1F7AE178" w14:textId="77777777" w:rsidR="00836F57" w:rsidRPr="00834D7B"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48287A28" w14:textId="77777777" w:rsidR="00836F57" w:rsidRPr="00834D7B"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53E327E6" w14:textId="77777777" w:rsidR="00836F57" w:rsidRPr="00834D7B" w:rsidRDefault="00836F57" w:rsidP="0058539A">
            <w:pPr>
              <w:jc w:val="center"/>
              <w:rPr>
                <w:rFonts w:ascii="Times New Roman" w:hAnsi="Times New Roman" w:cs="Times New Roman"/>
                <w:color w:val="000000" w:themeColor="text1"/>
                <w:sz w:val="22"/>
                <w:szCs w:val="22"/>
              </w:rPr>
            </w:pPr>
          </w:p>
        </w:tc>
      </w:tr>
      <w:tr w:rsidR="00A209BE" w:rsidRPr="00616452" w14:paraId="26321160" w14:textId="77777777" w:rsidTr="0035787E">
        <w:trPr>
          <w:trHeight w:val="300"/>
        </w:trPr>
        <w:tc>
          <w:tcPr>
            <w:tcW w:w="1860" w:type="dxa"/>
            <w:vMerge/>
            <w:hideMark/>
          </w:tcPr>
          <w:p w14:paraId="2A464E13"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662DF0C3"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0B7A5C15"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 xml:space="preserve">Marginal </w:t>
            </w:r>
          </w:p>
        </w:tc>
        <w:tc>
          <w:tcPr>
            <w:tcW w:w="1596" w:type="dxa"/>
            <w:noWrap/>
            <w:hideMark/>
          </w:tcPr>
          <w:p w14:paraId="702B530A" w14:textId="3EC94190"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-33.54</w:t>
            </w:r>
          </w:p>
        </w:tc>
        <w:tc>
          <w:tcPr>
            <w:tcW w:w="1016" w:type="dxa"/>
            <w:noWrap/>
            <w:hideMark/>
          </w:tcPr>
          <w:p w14:paraId="491D966D" w14:textId="74DAF277"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-59.54</w:t>
            </w:r>
          </w:p>
        </w:tc>
        <w:tc>
          <w:tcPr>
            <w:tcW w:w="1002" w:type="dxa"/>
            <w:noWrap/>
            <w:hideMark/>
          </w:tcPr>
          <w:p w14:paraId="0F20ADBD" w14:textId="78141E70"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9.16</w:t>
            </w:r>
          </w:p>
        </w:tc>
        <w:tc>
          <w:tcPr>
            <w:tcW w:w="901" w:type="dxa"/>
            <w:noWrap/>
            <w:hideMark/>
          </w:tcPr>
          <w:p w14:paraId="73B5F2D7" w14:textId="633522EC"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0.14</w:t>
            </w:r>
          </w:p>
        </w:tc>
      </w:tr>
      <w:tr w:rsidR="00A209BE" w:rsidRPr="00616452" w14:paraId="764F389C" w14:textId="77777777" w:rsidTr="0035787E">
        <w:trPr>
          <w:trHeight w:val="300"/>
        </w:trPr>
        <w:tc>
          <w:tcPr>
            <w:tcW w:w="1860" w:type="dxa"/>
            <w:vMerge/>
            <w:hideMark/>
          </w:tcPr>
          <w:p w14:paraId="69D15FAC"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2050347C"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3FFA3B35"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Low</w:t>
            </w:r>
          </w:p>
        </w:tc>
        <w:tc>
          <w:tcPr>
            <w:tcW w:w="1596" w:type="dxa"/>
            <w:noWrap/>
            <w:hideMark/>
          </w:tcPr>
          <w:p w14:paraId="7DBE4900" w14:textId="2442FC4E"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-21.54</w:t>
            </w:r>
          </w:p>
        </w:tc>
        <w:tc>
          <w:tcPr>
            <w:tcW w:w="1016" w:type="dxa"/>
            <w:noWrap/>
            <w:hideMark/>
          </w:tcPr>
          <w:p w14:paraId="080382A9" w14:textId="040A1CF8"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-54.22</w:t>
            </w:r>
          </w:p>
        </w:tc>
        <w:tc>
          <w:tcPr>
            <w:tcW w:w="1002" w:type="dxa"/>
            <w:noWrap/>
            <w:hideMark/>
          </w:tcPr>
          <w:p w14:paraId="09B8320A" w14:textId="699018DF"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34.48</w:t>
            </w:r>
          </w:p>
        </w:tc>
        <w:tc>
          <w:tcPr>
            <w:tcW w:w="901" w:type="dxa"/>
            <w:noWrap/>
            <w:hideMark/>
          </w:tcPr>
          <w:p w14:paraId="7A645649" w14:textId="0A6CA9A1"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0.64</w:t>
            </w:r>
          </w:p>
        </w:tc>
      </w:tr>
      <w:tr w:rsidR="00A209BE" w:rsidRPr="00616452" w14:paraId="209F292A" w14:textId="77777777" w:rsidTr="0035787E">
        <w:trPr>
          <w:trHeight w:val="300"/>
        </w:trPr>
        <w:tc>
          <w:tcPr>
            <w:tcW w:w="1860" w:type="dxa"/>
            <w:vMerge/>
            <w:hideMark/>
          </w:tcPr>
          <w:p w14:paraId="583BAFE2" w14:textId="77777777" w:rsidR="00A209BE" w:rsidRPr="00616452" w:rsidRDefault="00A209BE" w:rsidP="00A209BE">
            <w:pPr>
              <w:rPr>
                <w:rFonts w:ascii="Times New Roman" w:hAnsi="Times New Roman" w:cs="Times New Roman"/>
                <w:b/>
                <w:bCs/>
                <w:color w:val="000000" w:themeColor="text1"/>
              </w:rPr>
            </w:pPr>
          </w:p>
        </w:tc>
        <w:tc>
          <w:tcPr>
            <w:tcW w:w="1613" w:type="dxa"/>
            <w:vMerge/>
            <w:hideMark/>
          </w:tcPr>
          <w:p w14:paraId="04D74AA5" w14:textId="77777777" w:rsidR="00A209BE" w:rsidRPr="00616452" w:rsidRDefault="00A209BE" w:rsidP="00A209BE">
            <w:pPr>
              <w:rPr>
                <w:rFonts w:ascii="Times New Roman" w:hAnsi="Times New Roman" w:cs="Times New Roman"/>
                <w:b/>
                <w:bCs/>
                <w:color w:val="000000" w:themeColor="text1"/>
              </w:rPr>
            </w:pPr>
          </w:p>
        </w:tc>
        <w:tc>
          <w:tcPr>
            <w:tcW w:w="1915" w:type="dxa"/>
            <w:noWrap/>
            <w:hideMark/>
          </w:tcPr>
          <w:p w14:paraId="525751BD" w14:textId="77777777" w:rsidR="00A209BE" w:rsidRPr="00616452" w:rsidRDefault="00A209BE" w:rsidP="00A209BE">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Very Low</w:t>
            </w:r>
          </w:p>
        </w:tc>
        <w:tc>
          <w:tcPr>
            <w:tcW w:w="1596" w:type="dxa"/>
            <w:noWrap/>
            <w:hideMark/>
          </w:tcPr>
          <w:p w14:paraId="7AE7A988" w14:textId="709DAF02"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-5.03</w:t>
            </w:r>
          </w:p>
        </w:tc>
        <w:tc>
          <w:tcPr>
            <w:tcW w:w="1016" w:type="dxa"/>
            <w:noWrap/>
            <w:hideMark/>
          </w:tcPr>
          <w:p w14:paraId="245FB980" w14:textId="4DD5F013"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-56.58</w:t>
            </w:r>
          </w:p>
        </w:tc>
        <w:tc>
          <w:tcPr>
            <w:tcW w:w="1002" w:type="dxa"/>
            <w:noWrap/>
            <w:hideMark/>
          </w:tcPr>
          <w:p w14:paraId="075C16FB" w14:textId="63CE608E"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107.74</w:t>
            </w:r>
          </w:p>
        </w:tc>
        <w:tc>
          <w:tcPr>
            <w:tcW w:w="901" w:type="dxa"/>
            <w:noWrap/>
            <w:hideMark/>
          </w:tcPr>
          <w:p w14:paraId="72EA467D" w14:textId="647D1FCC" w:rsidR="00A209BE" w:rsidRPr="00834D7B" w:rsidRDefault="00A209BE" w:rsidP="00A209BE">
            <w:pPr>
              <w:jc w:val="center"/>
              <w:rPr>
                <w:rFonts w:ascii="Times New Roman" w:hAnsi="Times New Roman" w:cs="Times New Roman"/>
                <w:color w:val="000000" w:themeColor="text1"/>
                <w:sz w:val="22"/>
                <w:szCs w:val="22"/>
              </w:rPr>
            </w:pPr>
            <w:r w:rsidRPr="00834D7B">
              <w:rPr>
                <w:rFonts w:ascii="Times New Roman" w:hAnsi="Times New Roman" w:cs="Times New Roman"/>
                <w:color w:val="000000" w:themeColor="text1"/>
                <w:sz w:val="22"/>
                <w:szCs w:val="22"/>
              </w:rPr>
              <w:t>1.00</w:t>
            </w:r>
          </w:p>
        </w:tc>
      </w:tr>
    </w:tbl>
    <w:p w14:paraId="14FAFE90" w14:textId="77777777" w:rsidR="00836F57" w:rsidRPr="00616452" w:rsidRDefault="00836F57" w:rsidP="00836F57">
      <w:pPr>
        <w:pStyle w:val="ListParagraph"/>
        <w:numPr>
          <w:ilvl w:val="0"/>
          <w:numId w:val="40"/>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Values represent percent differences for Food Security Level × Race and Ethnicity interaction terms, showing strata-specific estimates. Within each race and </w:t>
      </w:r>
      <w:proofErr w:type="gramStart"/>
      <w:r w:rsidRPr="00616452">
        <w:rPr>
          <w:rFonts w:ascii="Times New Roman" w:hAnsi="Times New Roman" w:cs="Times New Roman"/>
          <w:i/>
          <w:iCs/>
          <w:color w:val="000000" w:themeColor="text1"/>
        </w:rPr>
        <w:t>ethnicity  group</w:t>
      </w:r>
      <w:proofErr w:type="gramEnd"/>
      <w:r w:rsidRPr="00616452">
        <w:rPr>
          <w:rFonts w:ascii="Times New Roman" w:hAnsi="Times New Roman" w:cs="Times New Roman"/>
          <w:i/>
          <w:iCs/>
          <w:color w:val="000000" w:themeColor="text1"/>
        </w:rPr>
        <w:t xml:space="preserve"> (NH White, NH Black, Mexican American, Other Hispanic, Other</w:t>
      </w:r>
      <w:proofErr w:type="gramStart"/>
      <w:r w:rsidRPr="00616452">
        <w:rPr>
          <w:rFonts w:ascii="Times New Roman" w:hAnsi="Times New Roman" w:cs="Times New Roman"/>
          <w:i/>
          <w:iCs/>
          <w:color w:val="000000" w:themeColor="text1"/>
        </w:rPr>
        <w:t>, )</w:t>
      </w:r>
      <w:proofErr w:type="gramEnd"/>
      <w:r w:rsidRPr="00616452">
        <w:rPr>
          <w:rFonts w:ascii="Times New Roman" w:hAnsi="Times New Roman" w:cs="Times New Roman"/>
          <w:i/>
          <w:iCs/>
          <w:color w:val="000000" w:themeColor="text1"/>
        </w:rPr>
        <w:t xml:space="preserve"> estimates indicate the percent difference for each food security level compared with the reference. Estimates are derived from multivariable linear regression models adjusted for age, sex, education, cycle year, poverty: income ratio and creatinine. </w:t>
      </w:r>
    </w:p>
    <w:p w14:paraId="7C0486AB" w14:textId="77777777" w:rsidR="00836F57" w:rsidRPr="00616452" w:rsidRDefault="00836F57" w:rsidP="00836F57">
      <w:pPr>
        <w:pStyle w:val="ListParagraph"/>
        <w:numPr>
          <w:ilvl w:val="0"/>
          <w:numId w:val="40"/>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NH White: Non Hispanic White; NH Black: Non-Hispanic Black </w:t>
      </w:r>
    </w:p>
    <w:p w14:paraId="54AF3C57" w14:textId="77777777" w:rsidR="00836F57" w:rsidRPr="00362F4F" w:rsidRDefault="00836F57" w:rsidP="00836F57">
      <w:pPr>
        <w:pStyle w:val="ListParagraph"/>
        <w:numPr>
          <w:ilvl w:val="0"/>
          <w:numId w:val="40"/>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95% CI = 95% confidence </w:t>
      </w:r>
      <w:r>
        <w:rPr>
          <w:rFonts w:ascii="Times New Roman" w:hAnsi="Times New Roman" w:cs="Times New Roman"/>
          <w:i/>
          <w:iCs/>
          <w:color w:val="000000" w:themeColor="text1"/>
        </w:rPr>
        <w:t>interval</w:t>
      </w:r>
    </w:p>
    <w:p w14:paraId="272ADBC3" w14:textId="77777777" w:rsidR="00836F57" w:rsidRDefault="00836F57" w:rsidP="00836F57">
      <w:pPr>
        <w:pStyle w:val="Heading1"/>
        <w:rPr>
          <w:rFonts w:ascii="Times New Roman" w:hAnsi="Times New Roman" w:cs="Times New Roman"/>
          <w:b/>
          <w:bCs/>
          <w:color w:val="000000" w:themeColor="text1"/>
          <w:sz w:val="28"/>
          <w:szCs w:val="28"/>
        </w:rPr>
      </w:pPr>
    </w:p>
    <w:p w14:paraId="7A4E8D56" w14:textId="77777777" w:rsidR="00836F57" w:rsidRDefault="00836F57" w:rsidP="00836F57"/>
    <w:p w14:paraId="016DB0A7" w14:textId="77777777" w:rsidR="00836F57" w:rsidRDefault="00836F57" w:rsidP="00836F57"/>
    <w:p w14:paraId="7980D57C" w14:textId="77777777" w:rsidR="00836F57" w:rsidRDefault="00836F57" w:rsidP="00836F57"/>
    <w:p w14:paraId="13580F89" w14:textId="77777777" w:rsidR="00836F57" w:rsidRDefault="00836F57" w:rsidP="00836F57"/>
    <w:p w14:paraId="4A9FC75C" w14:textId="77777777" w:rsidR="00836F57" w:rsidRPr="00836F57" w:rsidRDefault="00836F57" w:rsidP="00836F57"/>
    <w:p w14:paraId="071FB351" w14:textId="37D41536" w:rsidR="00836F57" w:rsidRPr="00616452" w:rsidRDefault="00836F57" w:rsidP="00836F57">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lastRenderedPageBreak/>
        <w:t xml:space="preserve">Supplemental Table </w:t>
      </w:r>
      <w:r w:rsidR="00DB67D0">
        <w:rPr>
          <w:rFonts w:ascii="Times New Roman" w:hAnsi="Times New Roman" w:cs="Times New Roman"/>
          <w:b/>
          <w:bCs/>
          <w:color w:val="000000" w:themeColor="text1"/>
          <w:sz w:val="28"/>
          <w:szCs w:val="28"/>
        </w:rPr>
        <w:t>5</w:t>
      </w:r>
      <w:r w:rsidRPr="00616452">
        <w:rPr>
          <w:rFonts w:ascii="Times New Roman" w:hAnsi="Times New Roman" w:cs="Times New Roman"/>
          <w:b/>
          <w:bCs/>
          <w:color w:val="000000" w:themeColor="text1"/>
          <w:sz w:val="28"/>
          <w:szCs w:val="28"/>
        </w:rPr>
        <w:t xml:space="preserve">:  Strata Specific Adjusted Linear Regression Full Table: Self-Reported Food Security Status and Urinary </w:t>
      </w:r>
      <w:r w:rsidR="00F01B1B">
        <w:rPr>
          <w:rFonts w:ascii="Times New Roman" w:hAnsi="Times New Roman" w:cs="Times New Roman"/>
          <w:b/>
          <w:bCs/>
          <w:color w:val="000000" w:themeColor="text1"/>
          <w:sz w:val="28"/>
          <w:szCs w:val="28"/>
        </w:rPr>
        <w:t xml:space="preserve">Triclosan </w:t>
      </w:r>
      <w:r>
        <w:rPr>
          <w:rFonts w:ascii="Times New Roman" w:hAnsi="Times New Roman" w:cs="Times New Roman"/>
          <w:b/>
          <w:bCs/>
          <w:color w:val="000000" w:themeColor="text1"/>
          <w:sz w:val="28"/>
          <w:szCs w:val="28"/>
        </w:rPr>
        <w:t>Phenol</w:t>
      </w:r>
      <w:r w:rsidRPr="00616452">
        <w:rPr>
          <w:rFonts w:ascii="Times New Roman" w:hAnsi="Times New Roman" w:cs="Times New Roman"/>
          <w:b/>
          <w:bCs/>
          <w:color w:val="000000" w:themeColor="text1"/>
          <w:sz w:val="28"/>
          <w:szCs w:val="28"/>
        </w:rPr>
        <w:t xml:space="preserve"> Metabolites with Race and Ethnicity Interaction</w:t>
      </w:r>
    </w:p>
    <w:p w14:paraId="662EE47E" w14:textId="77777777" w:rsidR="00836F57" w:rsidRPr="00616452" w:rsidRDefault="00836F57" w:rsidP="00836F57">
      <w:pPr>
        <w:rPr>
          <w:rFonts w:ascii="Times New Roman" w:hAnsi="Times New Roman" w:cs="Times New Roman"/>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860"/>
        <w:gridCol w:w="1613"/>
        <w:gridCol w:w="1915"/>
        <w:gridCol w:w="1596"/>
        <w:gridCol w:w="1016"/>
        <w:gridCol w:w="1002"/>
        <w:gridCol w:w="901"/>
      </w:tblGrid>
      <w:tr w:rsidR="00836F57" w:rsidRPr="00616452" w14:paraId="3AFD38E9" w14:textId="77777777" w:rsidTr="0058539A">
        <w:trPr>
          <w:trHeight w:val="300"/>
        </w:trPr>
        <w:tc>
          <w:tcPr>
            <w:tcW w:w="1860" w:type="dxa"/>
            <w:shd w:val="clear" w:color="auto" w:fill="000000" w:themeFill="text1"/>
            <w:noWrap/>
            <w:vAlign w:val="center"/>
            <w:hideMark/>
          </w:tcPr>
          <w:p w14:paraId="3000AD36" w14:textId="77777777" w:rsidR="00836F57" w:rsidRPr="00616452" w:rsidRDefault="00836F57"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Race/Ethnicity Category</w:t>
            </w:r>
          </w:p>
        </w:tc>
        <w:tc>
          <w:tcPr>
            <w:tcW w:w="1613" w:type="dxa"/>
            <w:shd w:val="clear" w:color="auto" w:fill="000000" w:themeFill="text1"/>
            <w:noWrap/>
            <w:vAlign w:val="center"/>
            <w:hideMark/>
          </w:tcPr>
          <w:p w14:paraId="2501B8A0" w14:textId="77777777" w:rsidR="00836F57" w:rsidRPr="00616452" w:rsidRDefault="00836F57"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Model</w:t>
            </w:r>
          </w:p>
        </w:tc>
        <w:tc>
          <w:tcPr>
            <w:tcW w:w="1915" w:type="dxa"/>
            <w:shd w:val="clear" w:color="auto" w:fill="000000" w:themeFill="text1"/>
            <w:noWrap/>
            <w:vAlign w:val="center"/>
            <w:hideMark/>
          </w:tcPr>
          <w:p w14:paraId="4E149AF4"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Food Security Contrast</w:t>
            </w:r>
          </w:p>
        </w:tc>
        <w:tc>
          <w:tcPr>
            <w:tcW w:w="1596" w:type="dxa"/>
            <w:shd w:val="clear" w:color="auto" w:fill="000000" w:themeFill="text1"/>
            <w:noWrap/>
            <w:vAlign w:val="center"/>
            <w:hideMark/>
          </w:tcPr>
          <w:p w14:paraId="078971C3"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Difference</w:t>
            </w:r>
          </w:p>
        </w:tc>
        <w:tc>
          <w:tcPr>
            <w:tcW w:w="1016" w:type="dxa"/>
            <w:shd w:val="clear" w:color="auto" w:fill="000000" w:themeFill="text1"/>
            <w:noWrap/>
            <w:vAlign w:val="center"/>
            <w:hideMark/>
          </w:tcPr>
          <w:p w14:paraId="3EDE07A1"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Lower</w:t>
            </w:r>
          </w:p>
        </w:tc>
        <w:tc>
          <w:tcPr>
            <w:tcW w:w="1002" w:type="dxa"/>
            <w:shd w:val="clear" w:color="auto" w:fill="000000" w:themeFill="text1"/>
            <w:noWrap/>
            <w:vAlign w:val="center"/>
            <w:hideMark/>
          </w:tcPr>
          <w:p w14:paraId="66D77165"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Upper</w:t>
            </w:r>
          </w:p>
        </w:tc>
        <w:tc>
          <w:tcPr>
            <w:tcW w:w="901" w:type="dxa"/>
            <w:shd w:val="clear" w:color="auto" w:fill="000000" w:themeFill="text1"/>
            <w:noWrap/>
            <w:vAlign w:val="center"/>
            <w:hideMark/>
          </w:tcPr>
          <w:p w14:paraId="72261B96"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P-Value</w:t>
            </w:r>
          </w:p>
        </w:tc>
      </w:tr>
      <w:tr w:rsidR="00836F57" w:rsidRPr="00616452" w14:paraId="642CE7A7" w14:textId="77777777" w:rsidTr="0058539A">
        <w:trPr>
          <w:trHeight w:val="300"/>
        </w:trPr>
        <w:tc>
          <w:tcPr>
            <w:tcW w:w="1860" w:type="dxa"/>
            <w:vMerge w:val="restart"/>
            <w:noWrap/>
            <w:vAlign w:val="center"/>
            <w:hideMark/>
          </w:tcPr>
          <w:p w14:paraId="1F7D2062"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White</w:t>
            </w:r>
          </w:p>
        </w:tc>
        <w:tc>
          <w:tcPr>
            <w:tcW w:w="1613" w:type="dxa"/>
            <w:vMerge w:val="restart"/>
            <w:noWrap/>
            <w:vAlign w:val="center"/>
            <w:hideMark/>
          </w:tcPr>
          <w:p w14:paraId="1E500BFF" w14:textId="3D5CFA3D" w:rsidR="00836F57" w:rsidRPr="00616452" w:rsidRDefault="00242F1B" w:rsidP="0058539A">
            <w:pPr>
              <w:jc w:val="center"/>
              <w:rPr>
                <w:rFonts w:ascii="Times New Roman" w:hAnsi="Times New Roman" w:cs="Times New Roman"/>
                <w:b/>
                <w:bCs/>
                <w:color w:val="000000" w:themeColor="text1"/>
              </w:rPr>
            </w:pPr>
            <w:r>
              <w:rPr>
                <w:rFonts w:ascii="Times New Roman" w:hAnsi="Times New Roman" w:cs="Times New Roman"/>
                <w:b/>
                <w:bCs/>
                <w:color w:val="000000" w:themeColor="text1"/>
              </w:rPr>
              <w:t>TRS</w:t>
            </w:r>
          </w:p>
        </w:tc>
        <w:tc>
          <w:tcPr>
            <w:tcW w:w="1915" w:type="dxa"/>
            <w:noWrap/>
            <w:vAlign w:val="center"/>
            <w:hideMark/>
          </w:tcPr>
          <w:p w14:paraId="7FE8F88B" w14:textId="77777777" w:rsidR="00836F57" w:rsidRPr="00C6678E" w:rsidRDefault="00836F57" w:rsidP="0058539A">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High (Ref)</w:t>
            </w:r>
          </w:p>
        </w:tc>
        <w:tc>
          <w:tcPr>
            <w:tcW w:w="1596" w:type="dxa"/>
            <w:noWrap/>
            <w:vAlign w:val="bottom"/>
            <w:hideMark/>
          </w:tcPr>
          <w:p w14:paraId="2793F491" w14:textId="77777777" w:rsidR="00836F57" w:rsidRPr="00C6678E" w:rsidRDefault="00836F57" w:rsidP="0058539A">
            <w:pPr>
              <w:jc w:val="center"/>
              <w:rPr>
                <w:rFonts w:ascii="Times New Roman" w:hAnsi="Times New Roman" w:cs="Times New Roman"/>
                <w:color w:val="000000" w:themeColor="text1"/>
              </w:rPr>
            </w:pPr>
          </w:p>
        </w:tc>
        <w:tc>
          <w:tcPr>
            <w:tcW w:w="1016" w:type="dxa"/>
            <w:noWrap/>
            <w:vAlign w:val="bottom"/>
            <w:hideMark/>
          </w:tcPr>
          <w:p w14:paraId="721A331E" w14:textId="77777777" w:rsidR="00836F57" w:rsidRPr="00C6678E" w:rsidRDefault="00836F57" w:rsidP="0058539A">
            <w:pPr>
              <w:jc w:val="center"/>
              <w:rPr>
                <w:rFonts w:ascii="Times New Roman" w:hAnsi="Times New Roman" w:cs="Times New Roman"/>
                <w:color w:val="000000" w:themeColor="text1"/>
              </w:rPr>
            </w:pPr>
          </w:p>
        </w:tc>
        <w:tc>
          <w:tcPr>
            <w:tcW w:w="1002" w:type="dxa"/>
            <w:noWrap/>
            <w:vAlign w:val="bottom"/>
            <w:hideMark/>
          </w:tcPr>
          <w:p w14:paraId="7227FAEF" w14:textId="77777777" w:rsidR="00836F57" w:rsidRPr="00C6678E" w:rsidRDefault="00836F57" w:rsidP="0058539A">
            <w:pPr>
              <w:jc w:val="center"/>
              <w:rPr>
                <w:rFonts w:ascii="Times New Roman" w:hAnsi="Times New Roman" w:cs="Times New Roman"/>
                <w:color w:val="000000" w:themeColor="text1"/>
              </w:rPr>
            </w:pPr>
          </w:p>
        </w:tc>
        <w:tc>
          <w:tcPr>
            <w:tcW w:w="901" w:type="dxa"/>
            <w:noWrap/>
            <w:vAlign w:val="bottom"/>
            <w:hideMark/>
          </w:tcPr>
          <w:p w14:paraId="02D29864" w14:textId="77777777" w:rsidR="00836F57" w:rsidRPr="00C6678E" w:rsidRDefault="00836F57" w:rsidP="0058539A">
            <w:pPr>
              <w:jc w:val="center"/>
              <w:rPr>
                <w:rFonts w:ascii="Times New Roman" w:hAnsi="Times New Roman" w:cs="Times New Roman"/>
                <w:color w:val="000000" w:themeColor="text1"/>
              </w:rPr>
            </w:pPr>
          </w:p>
        </w:tc>
      </w:tr>
      <w:tr w:rsidR="000B7BB3" w:rsidRPr="00616452" w14:paraId="43A500CE" w14:textId="77777777" w:rsidTr="002D710F">
        <w:trPr>
          <w:trHeight w:val="300"/>
        </w:trPr>
        <w:tc>
          <w:tcPr>
            <w:tcW w:w="1860" w:type="dxa"/>
            <w:vMerge/>
            <w:hideMark/>
          </w:tcPr>
          <w:p w14:paraId="29BFDBC5"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405EE6D7" w14:textId="77777777" w:rsidR="000B7BB3" w:rsidRPr="00616452" w:rsidRDefault="000B7BB3" w:rsidP="000B7BB3">
            <w:pPr>
              <w:rPr>
                <w:rFonts w:ascii="Times New Roman" w:hAnsi="Times New Roman" w:cs="Times New Roman"/>
                <w:b/>
                <w:bCs/>
                <w:color w:val="000000" w:themeColor="text1"/>
              </w:rPr>
            </w:pPr>
          </w:p>
        </w:tc>
        <w:tc>
          <w:tcPr>
            <w:tcW w:w="1915" w:type="dxa"/>
            <w:noWrap/>
            <w:vAlign w:val="center"/>
            <w:hideMark/>
          </w:tcPr>
          <w:p w14:paraId="13CA8A85"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 xml:space="preserve">Marginal </w:t>
            </w:r>
          </w:p>
        </w:tc>
        <w:tc>
          <w:tcPr>
            <w:tcW w:w="1596" w:type="dxa"/>
            <w:noWrap/>
            <w:hideMark/>
          </w:tcPr>
          <w:p w14:paraId="5C30BD92" w14:textId="315864D5"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-19.32</w:t>
            </w:r>
          </w:p>
        </w:tc>
        <w:tc>
          <w:tcPr>
            <w:tcW w:w="1016" w:type="dxa"/>
            <w:noWrap/>
            <w:hideMark/>
          </w:tcPr>
          <w:p w14:paraId="54E57F27" w14:textId="39B20375"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-44.37</w:t>
            </w:r>
          </w:p>
        </w:tc>
        <w:tc>
          <w:tcPr>
            <w:tcW w:w="1002" w:type="dxa"/>
            <w:noWrap/>
            <w:hideMark/>
          </w:tcPr>
          <w:p w14:paraId="034BD157" w14:textId="6F57435E"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17.01</w:t>
            </w:r>
          </w:p>
        </w:tc>
        <w:tc>
          <w:tcPr>
            <w:tcW w:w="901" w:type="dxa"/>
            <w:noWrap/>
            <w:hideMark/>
          </w:tcPr>
          <w:p w14:paraId="0EAAA5BD" w14:textId="4E18E87A"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0.43</w:t>
            </w:r>
          </w:p>
        </w:tc>
      </w:tr>
      <w:tr w:rsidR="000B7BB3" w:rsidRPr="00616452" w14:paraId="1C19C4B2" w14:textId="77777777" w:rsidTr="002D710F">
        <w:trPr>
          <w:trHeight w:val="300"/>
        </w:trPr>
        <w:tc>
          <w:tcPr>
            <w:tcW w:w="1860" w:type="dxa"/>
            <w:vMerge/>
            <w:hideMark/>
          </w:tcPr>
          <w:p w14:paraId="2C1CB1B5"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63DA428C" w14:textId="77777777" w:rsidR="000B7BB3" w:rsidRPr="00616452" w:rsidRDefault="000B7BB3" w:rsidP="000B7BB3">
            <w:pPr>
              <w:rPr>
                <w:rFonts w:ascii="Times New Roman" w:hAnsi="Times New Roman" w:cs="Times New Roman"/>
                <w:b/>
                <w:bCs/>
                <w:color w:val="000000" w:themeColor="text1"/>
              </w:rPr>
            </w:pPr>
          </w:p>
        </w:tc>
        <w:tc>
          <w:tcPr>
            <w:tcW w:w="1915" w:type="dxa"/>
            <w:noWrap/>
            <w:vAlign w:val="center"/>
            <w:hideMark/>
          </w:tcPr>
          <w:p w14:paraId="4737CDE0"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Low</w:t>
            </w:r>
          </w:p>
        </w:tc>
        <w:tc>
          <w:tcPr>
            <w:tcW w:w="1596" w:type="dxa"/>
            <w:noWrap/>
            <w:hideMark/>
          </w:tcPr>
          <w:p w14:paraId="42E1DC1F" w14:textId="616FADA1"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-21.28</w:t>
            </w:r>
          </w:p>
        </w:tc>
        <w:tc>
          <w:tcPr>
            <w:tcW w:w="1016" w:type="dxa"/>
            <w:noWrap/>
            <w:hideMark/>
          </w:tcPr>
          <w:p w14:paraId="6DC6719E" w14:textId="7BDB05DF"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-42.74</w:t>
            </w:r>
          </w:p>
        </w:tc>
        <w:tc>
          <w:tcPr>
            <w:tcW w:w="1002" w:type="dxa"/>
            <w:noWrap/>
            <w:hideMark/>
          </w:tcPr>
          <w:p w14:paraId="7101AADD" w14:textId="0CF18AEB"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8.23</w:t>
            </w:r>
          </w:p>
        </w:tc>
        <w:tc>
          <w:tcPr>
            <w:tcW w:w="901" w:type="dxa"/>
            <w:noWrap/>
            <w:hideMark/>
          </w:tcPr>
          <w:p w14:paraId="6804D2D9" w14:textId="0C0684EE"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0.20</w:t>
            </w:r>
          </w:p>
        </w:tc>
      </w:tr>
      <w:tr w:rsidR="000B7BB3" w:rsidRPr="00616452" w14:paraId="5002B0FC" w14:textId="77777777" w:rsidTr="002D710F">
        <w:trPr>
          <w:trHeight w:val="278"/>
        </w:trPr>
        <w:tc>
          <w:tcPr>
            <w:tcW w:w="1860" w:type="dxa"/>
            <w:vMerge/>
            <w:hideMark/>
          </w:tcPr>
          <w:p w14:paraId="239BAFCA"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26B3AB08" w14:textId="77777777" w:rsidR="000B7BB3" w:rsidRPr="00616452" w:rsidRDefault="000B7BB3" w:rsidP="000B7BB3">
            <w:pPr>
              <w:rPr>
                <w:rFonts w:ascii="Times New Roman" w:hAnsi="Times New Roman" w:cs="Times New Roman"/>
                <w:b/>
                <w:bCs/>
                <w:color w:val="000000" w:themeColor="text1"/>
              </w:rPr>
            </w:pPr>
          </w:p>
        </w:tc>
        <w:tc>
          <w:tcPr>
            <w:tcW w:w="1915" w:type="dxa"/>
            <w:noWrap/>
            <w:vAlign w:val="center"/>
            <w:hideMark/>
          </w:tcPr>
          <w:p w14:paraId="55B512CB"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Very Low</w:t>
            </w:r>
          </w:p>
        </w:tc>
        <w:tc>
          <w:tcPr>
            <w:tcW w:w="1596" w:type="dxa"/>
            <w:noWrap/>
            <w:hideMark/>
          </w:tcPr>
          <w:p w14:paraId="1E9EDB20" w14:textId="6475E921"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-27.72</w:t>
            </w:r>
          </w:p>
        </w:tc>
        <w:tc>
          <w:tcPr>
            <w:tcW w:w="1016" w:type="dxa"/>
            <w:noWrap/>
            <w:hideMark/>
          </w:tcPr>
          <w:p w14:paraId="4F492B3F" w14:textId="595886F2"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-49.16</w:t>
            </w:r>
          </w:p>
        </w:tc>
        <w:tc>
          <w:tcPr>
            <w:tcW w:w="1002" w:type="dxa"/>
            <w:noWrap/>
            <w:hideMark/>
          </w:tcPr>
          <w:p w14:paraId="450CFACF" w14:textId="42E96F56"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2.77</w:t>
            </w:r>
          </w:p>
        </w:tc>
        <w:tc>
          <w:tcPr>
            <w:tcW w:w="901" w:type="dxa"/>
            <w:noWrap/>
            <w:hideMark/>
          </w:tcPr>
          <w:p w14:paraId="1DFEB8C2" w14:textId="75A49374"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0.08</w:t>
            </w:r>
          </w:p>
        </w:tc>
      </w:tr>
      <w:tr w:rsidR="00836F57" w:rsidRPr="00616452" w14:paraId="16F606FE" w14:textId="77777777" w:rsidTr="0058539A">
        <w:trPr>
          <w:trHeight w:val="300"/>
        </w:trPr>
        <w:tc>
          <w:tcPr>
            <w:tcW w:w="1860" w:type="dxa"/>
            <w:vMerge w:val="restart"/>
            <w:noWrap/>
            <w:vAlign w:val="center"/>
            <w:hideMark/>
          </w:tcPr>
          <w:p w14:paraId="124C8A78"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Black</w:t>
            </w:r>
          </w:p>
        </w:tc>
        <w:tc>
          <w:tcPr>
            <w:tcW w:w="1613" w:type="dxa"/>
            <w:vMerge/>
            <w:hideMark/>
          </w:tcPr>
          <w:p w14:paraId="1D68C5AF"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577484DE" w14:textId="77777777" w:rsidR="00836F57" w:rsidRPr="00C6678E" w:rsidRDefault="00836F57" w:rsidP="0058539A">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High (Ref)</w:t>
            </w:r>
          </w:p>
        </w:tc>
        <w:tc>
          <w:tcPr>
            <w:tcW w:w="1596" w:type="dxa"/>
            <w:noWrap/>
            <w:vAlign w:val="bottom"/>
            <w:hideMark/>
          </w:tcPr>
          <w:p w14:paraId="2C1A1EA1" w14:textId="77777777" w:rsidR="00836F57" w:rsidRPr="00C6678E"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0115C223" w14:textId="77777777" w:rsidR="00836F57" w:rsidRPr="00C6678E"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3AC55C4E" w14:textId="77777777" w:rsidR="00836F57" w:rsidRPr="00C6678E"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407300E4" w14:textId="77777777" w:rsidR="00836F57" w:rsidRPr="00C6678E" w:rsidRDefault="00836F57" w:rsidP="0058539A">
            <w:pPr>
              <w:jc w:val="center"/>
              <w:rPr>
                <w:rFonts w:ascii="Times New Roman" w:hAnsi="Times New Roman" w:cs="Times New Roman"/>
                <w:color w:val="000000" w:themeColor="text1"/>
                <w:sz w:val="22"/>
                <w:szCs w:val="22"/>
              </w:rPr>
            </w:pPr>
          </w:p>
        </w:tc>
      </w:tr>
      <w:tr w:rsidR="000B7BB3" w:rsidRPr="00616452" w14:paraId="3A66CFB3" w14:textId="77777777" w:rsidTr="00591D48">
        <w:trPr>
          <w:trHeight w:val="300"/>
        </w:trPr>
        <w:tc>
          <w:tcPr>
            <w:tcW w:w="1860" w:type="dxa"/>
            <w:vMerge/>
            <w:hideMark/>
          </w:tcPr>
          <w:p w14:paraId="777701C8"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2B8C48BF"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3FCFA13A"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 xml:space="preserve">Marginal </w:t>
            </w:r>
          </w:p>
        </w:tc>
        <w:tc>
          <w:tcPr>
            <w:tcW w:w="1596" w:type="dxa"/>
            <w:noWrap/>
            <w:hideMark/>
          </w:tcPr>
          <w:p w14:paraId="1B68FFBF" w14:textId="24B6738C"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3.33</w:t>
            </w:r>
          </w:p>
        </w:tc>
        <w:tc>
          <w:tcPr>
            <w:tcW w:w="1016" w:type="dxa"/>
            <w:noWrap/>
            <w:hideMark/>
          </w:tcPr>
          <w:p w14:paraId="2627F56A" w14:textId="4B50DEE5"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-31.26</w:t>
            </w:r>
          </w:p>
        </w:tc>
        <w:tc>
          <w:tcPr>
            <w:tcW w:w="1002" w:type="dxa"/>
            <w:noWrap/>
            <w:hideMark/>
          </w:tcPr>
          <w:p w14:paraId="65FEB1BB" w14:textId="73337A5F"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55.33</w:t>
            </w:r>
          </w:p>
        </w:tc>
        <w:tc>
          <w:tcPr>
            <w:tcW w:w="901" w:type="dxa"/>
            <w:noWrap/>
            <w:hideMark/>
          </w:tcPr>
          <w:p w14:paraId="76F5450C" w14:textId="7561430A"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1.00</w:t>
            </w:r>
          </w:p>
        </w:tc>
      </w:tr>
      <w:tr w:rsidR="000B7BB3" w:rsidRPr="00616452" w14:paraId="4F9B8B63" w14:textId="77777777" w:rsidTr="00591D48">
        <w:trPr>
          <w:trHeight w:val="300"/>
        </w:trPr>
        <w:tc>
          <w:tcPr>
            <w:tcW w:w="1860" w:type="dxa"/>
            <w:vMerge/>
            <w:hideMark/>
          </w:tcPr>
          <w:p w14:paraId="153AE6EA"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0FB94D2B"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52D219E6"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Low</w:t>
            </w:r>
          </w:p>
        </w:tc>
        <w:tc>
          <w:tcPr>
            <w:tcW w:w="1596" w:type="dxa"/>
            <w:noWrap/>
            <w:hideMark/>
          </w:tcPr>
          <w:p w14:paraId="61387DFF" w14:textId="0B72FDAB"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-4.87</w:t>
            </w:r>
          </w:p>
        </w:tc>
        <w:tc>
          <w:tcPr>
            <w:tcW w:w="1016" w:type="dxa"/>
            <w:noWrap/>
            <w:hideMark/>
          </w:tcPr>
          <w:p w14:paraId="4F4679A0" w14:textId="4CB8B3A9"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-31.91</w:t>
            </w:r>
          </w:p>
        </w:tc>
        <w:tc>
          <w:tcPr>
            <w:tcW w:w="1002" w:type="dxa"/>
            <w:noWrap/>
            <w:hideMark/>
          </w:tcPr>
          <w:p w14:paraId="5DB4CEBB" w14:textId="48A29569"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32.92</w:t>
            </w:r>
          </w:p>
        </w:tc>
        <w:tc>
          <w:tcPr>
            <w:tcW w:w="901" w:type="dxa"/>
            <w:noWrap/>
            <w:hideMark/>
          </w:tcPr>
          <w:p w14:paraId="7C6BD371" w14:textId="6B0D6DBA"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0.98</w:t>
            </w:r>
          </w:p>
        </w:tc>
      </w:tr>
      <w:tr w:rsidR="000B7BB3" w:rsidRPr="00616452" w14:paraId="02EF3C62" w14:textId="77777777" w:rsidTr="00591D48">
        <w:trPr>
          <w:trHeight w:val="300"/>
        </w:trPr>
        <w:tc>
          <w:tcPr>
            <w:tcW w:w="1860" w:type="dxa"/>
            <w:vMerge/>
            <w:hideMark/>
          </w:tcPr>
          <w:p w14:paraId="1D3F400A"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1E8888C4"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76F38577"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Very Low</w:t>
            </w:r>
          </w:p>
        </w:tc>
        <w:tc>
          <w:tcPr>
            <w:tcW w:w="1596" w:type="dxa"/>
            <w:noWrap/>
            <w:hideMark/>
          </w:tcPr>
          <w:p w14:paraId="77542442" w14:textId="542F74F4"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-8.95</w:t>
            </w:r>
          </w:p>
        </w:tc>
        <w:tc>
          <w:tcPr>
            <w:tcW w:w="1016" w:type="dxa"/>
            <w:noWrap/>
            <w:hideMark/>
          </w:tcPr>
          <w:p w14:paraId="71FFE5BE" w14:textId="024FB85B"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-38.66</w:t>
            </w:r>
          </w:p>
        </w:tc>
        <w:tc>
          <w:tcPr>
            <w:tcW w:w="1002" w:type="dxa"/>
            <w:noWrap/>
            <w:hideMark/>
          </w:tcPr>
          <w:p w14:paraId="011DAE47" w14:textId="5047CB0C"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35.15</w:t>
            </w:r>
          </w:p>
        </w:tc>
        <w:tc>
          <w:tcPr>
            <w:tcW w:w="901" w:type="dxa"/>
            <w:noWrap/>
            <w:hideMark/>
          </w:tcPr>
          <w:p w14:paraId="6AB37DD5" w14:textId="19E94B78"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0.92</w:t>
            </w:r>
          </w:p>
        </w:tc>
      </w:tr>
      <w:tr w:rsidR="00836F57" w:rsidRPr="00616452" w14:paraId="1A8452F3" w14:textId="77777777" w:rsidTr="0058539A">
        <w:trPr>
          <w:trHeight w:val="300"/>
        </w:trPr>
        <w:tc>
          <w:tcPr>
            <w:tcW w:w="1860" w:type="dxa"/>
            <w:vMerge w:val="restart"/>
            <w:noWrap/>
            <w:vAlign w:val="center"/>
            <w:hideMark/>
          </w:tcPr>
          <w:p w14:paraId="2EEC3F0A" w14:textId="77777777" w:rsidR="00836F57" w:rsidRPr="00616452" w:rsidRDefault="00836F57" w:rsidP="0058539A">
            <w:pPr>
              <w:jc w:val="center"/>
              <w:rPr>
                <w:rFonts w:ascii="Times New Roman" w:hAnsi="Times New Roman" w:cs="Times New Roman"/>
                <w:b/>
                <w:bCs/>
                <w:color w:val="000000" w:themeColor="text1"/>
              </w:rPr>
            </w:pPr>
            <w:proofErr w:type="gramStart"/>
            <w:r w:rsidRPr="00616452">
              <w:rPr>
                <w:rFonts w:ascii="Times New Roman" w:hAnsi="Times New Roman" w:cs="Times New Roman"/>
                <w:b/>
                <w:bCs/>
                <w:color w:val="000000" w:themeColor="text1"/>
              </w:rPr>
              <w:t>Mexican-American</w:t>
            </w:r>
            <w:proofErr w:type="gramEnd"/>
          </w:p>
        </w:tc>
        <w:tc>
          <w:tcPr>
            <w:tcW w:w="1613" w:type="dxa"/>
            <w:vMerge/>
            <w:hideMark/>
          </w:tcPr>
          <w:p w14:paraId="383B2865"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5089794A" w14:textId="77777777" w:rsidR="00836F57" w:rsidRPr="00C6678E" w:rsidRDefault="00836F57" w:rsidP="0058539A">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High (Ref)</w:t>
            </w:r>
          </w:p>
        </w:tc>
        <w:tc>
          <w:tcPr>
            <w:tcW w:w="1596" w:type="dxa"/>
            <w:noWrap/>
            <w:vAlign w:val="bottom"/>
            <w:hideMark/>
          </w:tcPr>
          <w:p w14:paraId="44FEFA7A" w14:textId="77777777" w:rsidR="00836F57" w:rsidRPr="00C6678E"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04DBF80F" w14:textId="77777777" w:rsidR="00836F57" w:rsidRPr="00C6678E"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05C813D8" w14:textId="77777777" w:rsidR="00836F57" w:rsidRPr="00C6678E"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67AE0861" w14:textId="77777777" w:rsidR="00836F57" w:rsidRPr="00C6678E" w:rsidRDefault="00836F57" w:rsidP="0058539A">
            <w:pPr>
              <w:jc w:val="center"/>
              <w:rPr>
                <w:rFonts w:ascii="Times New Roman" w:hAnsi="Times New Roman" w:cs="Times New Roman"/>
                <w:color w:val="000000" w:themeColor="text1"/>
                <w:sz w:val="22"/>
                <w:szCs w:val="22"/>
              </w:rPr>
            </w:pPr>
          </w:p>
        </w:tc>
      </w:tr>
      <w:tr w:rsidR="000B7BB3" w:rsidRPr="00616452" w14:paraId="4545F425" w14:textId="77777777" w:rsidTr="006F5939">
        <w:trPr>
          <w:trHeight w:val="300"/>
        </w:trPr>
        <w:tc>
          <w:tcPr>
            <w:tcW w:w="1860" w:type="dxa"/>
            <w:vMerge/>
            <w:hideMark/>
          </w:tcPr>
          <w:p w14:paraId="616EE25B"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75EEB218"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61333848"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 xml:space="preserve">Marginal </w:t>
            </w:r>
          </w:p>
        </w:tc>
        <w:tc>
          <w:tcPr>
            <w:tcW w:w="1596" w:type="dxa"/>
            <w:noWrap/>
            <w:hideMark/>
          </w:tcPr>
          <w:p w14:paraId="0502FBD9" w14:textId="34E49859"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-10.47</w:t>
            </w:r>
          </w:p>
        </w:tc>
        <w:tc>
          <w:tcPr>
            <w:tcW w:w="1016" w:type="dxa"/>
            <w:noWrap/>
            <w:hideMark/>
          </w:tcPr>
          <w:p w14:paraId="5E847791" w14:textId="077BF36A"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-41.78</w:t>
            </w:r>
          </w:p>
        </w:tc>
        <w:tc>
          <w:tcPr>
            <w:tcW w:w="1002" w:type="dxa"/>
            <w:noWrap/>
            <w:hideMark/>
          </w:tcPr>
          <w:p w14:paraId="1AEBD74F" w14:textId="6290DF89"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37.67</w:t>
            </w:r>
          </w:p>
        </w:tc>
        <w:tc>
          <w:tcPr>
            <w:tcW w:w="901" w:type="dxa"/>
            <w:noWrap/>
            <w:hideMark/>
          </w:tcPr>
          <w:p w14:paraId="64AFBF2C" w14:textId="27737F29"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0.90</w:t>
            </w:r>
          </w:p>
        </w:tc>
      </w:tr>
      <w:tr w:rsidR="000B7BB3" w:rsidRPr="00616452" w14:paraId="3FDE2CD2" w14:textId="77777777" w:rsidTr="006F5939">
        <w:trPr>
          <w:trHeight w:val="300"/>
        </w:trPr>
        <w:tc>
          <w:tcPr>
            <w:tcW w:w="1860" w:type="dxa"/>
            <w:vMerge/>
            <w:hideMark/>
          </w:tcPr>
          <w:p w14:paraId="27B3FE45"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3F2E53D7"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6F53307A"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Low</w:t>
            </w:r>
          </w:p>
        </w:tc>
        <w:tc>
          <w:tcPr>
            <w:tcW w:w="1596" w:type="dxa"/>
            <w:noWrap/>
            <w:hideMark/>
          </w:tcPr>
          <w:p w14:paraId="65779C33" w14:textId="3EFEDFF5"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8.20</w:t>
            </w:r>
          </w:p>
        </w:tc>
        <w:tc>
          <w:tcPr>
            <w:tcW w:w="1016" w:type="dxa"/>
            <w:noWrap/>
            <w:hideMark/>
          </w:tcPr>
          <w:p w14:paraId="38B02F50" w14:textId="57A52A48"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-34.34</w:t>
            </w:r>
          </w:p>
        </w:tc>
        <w:tc>
          <w:tcPr>
            <w:tcW w:w="1002" w:type="dxa"/>
            <w:noWrap/>
            <w:hideMark/>
          </w:tcPr>
          <w:p w14:paraId="5A13E149" w14:textId="0B0480D0"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78.30</w:t>
            </w:r>
          </w:p>
        </w:tc>
        <w:tc>
          <w:tcPr>
            <w:tcW w:w="901" w:type="dxa"/>
            <w:noWrap/>
            <w:hideMark/>
          </w:tcPr>
          <w:p w14:paraId="47B68376" w14:textId="7762C5D1"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0.98</w:t>
            </w:r>
          </w:p>
        </w:tc>
      </w:tr>
      <w:tr w:rsidR="000B7BB3" w:rsidRPr="00616452" w14:paraId="0A31EDC5" w14:textId="77777777" w:rsidTr="006F5939">
        <w:trPr>
          <w:trHeight w:val="300"/>
        </w:trPr>
        <w:tc>
          <w:tcPr>
            <w:tcW w:w="1860" w:type="dxa"/>
            <w:vMerge/>
            <w:hideMark/>
          </w:tcPr>
          <w:p w14:paraId="496A3DCB"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0BD175DB"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7DA3159E"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Very Low</w:t>
            </w:r>
          </w:p>
        </w:tc>
        <w:tc>
          <w:tcPr>
            <w:tcW w:w="1596" w:type="dxa"/>
            <w:noWrap/>
            <w:hideMark/>
          </w:tcPr>
          <w:p w14:paraId="74813E0A" w14:textId="3115FD95"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-0.75</w:t>
            </w:r>
          </w:p>
        </w:tc>
        <w:tc>
          <w:tcPr>
            <w:tcW w:w="1016" w:type="dxa"/>
            <w:noWrap/>
            <w:hideMark/>
          </w:tcPr>
          <w:p w14:paraId="1D35F833" w14:textId="3604F8AD"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-47.93</w:t>
            </w:r>
          </w:p>
        </w:tc>
        <w:tc>
          <w:tcPr>
            <w:tcW w:w="1002" w:type="dxa"/>
            <w:noWrap/>
            <w:hideMark/>
          </w:tcPr>
          <w:p w14:paraId="3A7F8C07" w14:textId="54AE8DFB"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89.18</w:t>
            </w:r>
          </w:p>
        </w:tc>
        <w:tc>
          <w:tcPr>
            <w:tcW w:w="901" w:type="dxa"/>
            <w:noWrap/>
            <w:hideMark/>
          </w:tcPr>
          <w:p w14:paraId="4A2BB7AB" w14:textId="0B7FC1D5"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1.00</w:t>
            </w:r>
          </w:p>
        </w:tc>
      </w:tr>
      <w:tr w:rsidR="00836F57" w:rsidRPr="00616452" w14:paraId="4ED5368B" w14:textId="77777777" w:rsidTr="0058539A">
        <w:trPr>
          <w:trHeight w:val="300"/>
        </w:trPr>
        <w:tc>
          <w:tcPr>
            <w:tcW w:w="1860" w:type="dxa"/>
            <w:vMerge w:val="restart"/>
            <w:noWrap/>
            <w:vAlign w:val="center"/>
            <w:hideMark/>
          </w:tcPr>
          <w:p w14:paraId="387B5F75"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 Hispanic</w:t>
            </w:r>
          </w:p>
        </w:tc>
        <w:tc>
          <w:tcPr>
            <w:tcW w:w="1613" w:type="dxa"/>
            <w:vMerge/>
            <w:hideMark/>
          </w:tcPr>
          <w:p w14:paraId="7009CA84"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42AB20F0" w14:textId="77777777" w:rsidR="00836F57" w:rsidRPr="00C6678E" w:rsidRDefault="00836F57" w:rsidP="0058539A">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High (Ref)</w:t>
            </w:r>
          </w:p>
        </w:tc>
        <w:tc>
          <w:tcPr>
            <w:tcW w:w="1596" w:type="dxa"/>
            <w:noWrap/>
            <w:vAlign w:val="bottom"/>
            <w:hideMark/>
          </w:tcPr>
          <w:p w14:paraId="3A1B821C" w14:textId="77777777" w:rsidR="00836F57" w:rsidRPr="00C6678E"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4C5B4DBA" w14:textId="77777777" w:rsidR="00836F57" w:rsidRPr="00C6678E"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65C1C570" w14:textId="77777777" w:rsidR="00836F57" w:rsidRPr="00C6678E"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55C056F7" w14:textId="77777777" w:rsidR="00836F57" w:rsidRPr="00C6678E" w:rsidRDefault="00836F57" w:rsidP="0058539A">
            <w:pPr>
              <w:jc w:val="center"/>
              <w:rPr>
                <w:rFonts w:ascii="Times New Roman" w:hAnsi="Times New Roman" w:cs="Times New Roman"/>
                <w:color w:val="000000" w:themeColor="text1"/>
                <w:sz w:val="22"/>
                <w:szCs w:val="22"/>
              </w:rPr>
            </w:pPr>
          </w:p>
        </w:tc>
      </w:tr>
      <w:tr w:rsidR="000B7BB3" w:rsidRPr="00616452" w14:paraId="57BC5255" w14:textId="77777777" w:rsidTr="00A84AC2">
        <w:trPr>
          <w:trHeight w:val="300"/>
        </w:trPr>
        <w:tc>
          <w:tcPr>
            <w:tcW w:w="1860" w:type="dxa"/>
            <w:vMerge/>
            <w:hideMark/>
          </w:tcPr>
          <w:p w14:paraId="649A5327"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0F74E526"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12879E73"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 xml:space="preserve">Marginal </w:t>
            </w:r>
          </w:p>
        </w:tc>
        <w:tc>
          <w:tcPr>
            <w:tcW w:w="1596" w:type="dxa"/>
            <w:noWrap/>
            <w:hideMark/>
          </w:tcPr>
          <w:p w14:paraId="77D66BBA" w14:textId="3B1D2D10"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-12.86</w:t>
            </w:r>
          </w:p>
        </w:tc>
        <w:tc>
          <w:tcPr>
            <w:tcW w:w="1016" w:type="dxa"/>
            <w:noWrap/>
            <w:hideMark/>
          </w:tcPr>
          <w:p w14:paraId="77EFC97C" w14:textId="3A5BEE24"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-57.72</w:t>
            </w:r>
          </w:p>
        </w:tc>
        <w:tc>
          <w:tcPr>
            <w:tcW w:w="1002" w:type="dxa"/>
            <w:noWrap/>
            <w:hideMark/>
          </w:tcPr>
          <w:p w14:paraId="4511911C" w14:textId="69D7024F"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79.59</w:t>
            </w:r>
          </w:p>
        </w:tc>
        <w:tc>
          <w:tcPr>
            <w:tcW w:w="901" w:type="dxa"/>
            <w:noWrap/>
            <w:hideMark/>
          </w:tcPr>
          <w:p w14:paraId="4DF8AAC6" w14:textId="71F13CE3"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0.96</w:t>
            </w:r>
          </w:p>
        </w:tc>
      </w:tr>
      <w:tr w:rsidR="000B7BB3" w:rsidRPr="00616452" w14:paraId="1FF01AB5" w14:textId="77777777" w:rsidTr="00A84AC2">
        <w:trPr>
          <w:trHeight w:val="300"/>
        </w:trPr>
        <w:tc>
          <w:tcPr>
            <w:tcW w:w="1860" w:type="dxa"/>
            <w:vMerge/>
            <w:hideMark/>
          </w:tcPr>
          <w:p w14:paraId="6EAF7000"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5B68AA22"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5953B709"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Low</w:t>
            </w:r>
          </w:p>
        </w:tc>
        <w:tc>
          <w:tcPr>
            <w:tcW w:w="1596" w:type="dxa"/>
            <w:noWrap/>
            <w:hideMark/>
          </w:tcPr>
          <w:p w14:paraId="7BA1C88E" w14:textId="48FD0813"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8.17</w:t>
            </w:r>
          </w:p>
        </w:tc>
        <w:tc>
          <w:tcPr>
            <w:tcW w:w="1016" w:type="dxa"/>
            <w:noWrap/>
            <w:hideMark/>
          </w:tcPr>
          <w:p w14:paraId="0897EC32" w14:textId="5BBC4719"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-50.51</w:t>
            </w:r>
          </w:p>
        </w:tc>
        <w:tc>
          <w:tcPr>
            <w:tcW w:w="1002" w:type="dxa"/>
            <w:noWrap/>
            <w:hideMark/>
          </w:tcPr>
          <w:p w14:paraId="474CF056" w14:textId="674E032C"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136.40</w:t>
            </w:r>
          </w:p>
        </w:tc>
        <w:tc>
          <w:tcPr>
            <w:tcW w:w="901" w:type="dxa"/>
            <w:noWrap/>
            <w:hideMark/>
          </w:tcPr>
          <w:p w14:paraId="6DACF997" w14:textId="47376447"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0.99</w:t>
            </w:r>
          </w:p>
        </w:tc>
      </w:tr>
      <w:tr w:rsidR="000B7BB3" w:rsidRPr="00616452" w14:paraId="446BA03F" w14:textId="77777777" w:rsidTr="00A84AC2">
        <w:trPr>
          <w:trHeight w:val="300"/>
        </w:trPr>
        <w:tc>
          <w:tcPr>
            <w:tcW w:w="1860" w:type="dxa"/>
            <w:vMerge/>
            <w:hideMark/>
          </w:tcPr>
          <w:p w14:paraId="593D472D"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1EE076BF"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2438385B"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Very Low</w:t>
            </w:r>
          </w:p>
        </w:tc>
        <w:tc>
          <w:tcPr>
            <w:tcW w:w="1596" w:type="dxa"/>
            <w:noWrap/>
            <w:hideMark/>
          </w:tcPr>
          <w:p w14:paraId="1BD6D307" w14:textId="5C7E4F26"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-25.50</w:t>
            </w:r>
          </w:p>
        </w:tc>
        <w:tc>
          <w:tcPr>
            <w:tcW w:w="1016" w:type="dxa"/>
            <w:noWrap/>
            <w:hideMark/>
          </w:tcPr>
          <w:p w14:paraId="1B6A7076" w14:textId="045616D9"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-58.93</w:t>
            </w:r>
          </w:p>
        </w:tc>
        <w:tc>
          <w:tcPr>
            <w:tcW w:w="1002" w:type="dxa"/>
            <w:noWrap/>
            <w:hideMark/>
          </w:tcPr>
          <w:p w14:paraId="5D692C31" w14:textId="0F4116AB"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35.15</w:t>
            </w:r>
          </w:p>
        </w:tc>
        <w:tc>
          <w:tcPr>
            <w:tcW w:w="901" w:type="dxa"/>
            <w:noWrap/>
            <w:hideMark/>
          </w:tcPr>
          <w:p w14:paraId="26D13F06" w14:textId="1CBC8999"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0.56</w:t>
            </w:r>
          </w:p>
        </w:tc>
      </w:tr>
      <w:tr w:rsidR="00836F57" w:rsidRPr="00616452" w14:paraId="09984C0E" w14:textId="77777777" w:rsidTr="0058539A">
        <w:trPr>
          <w:trHeight w:val="300"/>
        </w:trPr>
        <w:tc>
          <w:tcPr>
            <w:tcW w:w="1860" w:type="dxa"/>
            <w:vMerge w:val="restart"/>
            <w:noWrap/>
            <w:vAlign w:val="center"/>
            <w:hideMark/>
          </w:tcPr>
          <w:p w14:paraId="6FEF6D45"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w:t>
            </w:r>
          </w:p>
        </w:tc>
        <w:tc>
          <w:tcPr>
            <w:tcW w:w="1613" w:type="dxa"/>
            <w:vMerge/>
            <w:hideMark/>
          </w:tcPr>
          <w:p w14:paraId="4F3FEED8"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62BABB32" w14:textId="77777777" w:rsidR="00836F57" w:rsidRPr="00C6678E" w:rsidRDefault="00836F57" w:rsidP="0058539A">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High (Ref)</w:t>
            </w:r>
          </w:p>
        </w:tc>
        <w:tc>
          <w:tcPr>
            <w:tcW w:w="1596" w:type="dxa"/>
            <w:noWrap/>
            <w:vAlign w:val="bottom"/>
            <w:hideMark/>
          </w:tcPr>
          <w:p w14:paraId="30AC4821" w14:textId="77777777" w:rsidR="00836F57" w:rsidRPr="00C6678E"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5C57E118" w14:textId="77777777" w:rsidR="00836F57" w:rsidRPr="00C6678E"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32633E05" w14:textId="77777777" w:rsidR="00836F57" w:rsidRPr="00C6678E"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244F19AA" w14:textId="77777777" w:rsidR="00836F57" w:rsidRPr="00C6678E" w:rsidRDefault="00836F57" w:rsidP="0058539A">
            <w:pPr>
              <w:jc w:val="center"/>
              <w:rPr>
                <w:rFonts w:ascii="Times New Roman" w:hAnsi="Times New Roman" w:cs="Times New Roman"/>
                <w:color w:val="000000" w:themeColor="text1"/>
                <w:sz w:val="22"/>
                <w:szCs w:val="22"/>
              </w:rPr>
            </w:pPr>
          </w:p>
        </w:tc>
      </w:tr>
      <w:tr w:rsidR="000B7BB3" w:rsidRPr="00616452" w14:paraId="3114A3AD" w14:textId="77777777" w:rsidTr="002904B4">
        <w:trPr>
          <w:trHeight w:val="300"/>
        </w:trPr>
        <w:tc>
          <w:tcPr>
            <w:tcW w:w="1860" w:type="dxa"/>
            <w:vMerge/>
            <w:hideMark/>
          </w:tcPr>
          <w:p w14:paraId="32AA5887"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4C1309A9"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11667156"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 xml:space="preserve">Marginal </w:t>
            </w:r>
          </w:p>
        </w:tc>
        <w:tc>
          <w:tcPr>
            <w:tcW w:w="1596" w:type="dxa"/>
            <w:noWrap/>
            <w:hideMark/>
          </w:tcPr>
          <w:p w14:paraId="2216BB06" w14:textId="4969B155"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-15.42</w:t>
            </w:r>
          </w:p>
        </w:tc>
        <w:tc>
          <w:tcPr>
            <w:tcW w:w="1016" w:type="dxa"/>
            <w:noWrap/>
            <w:hideMark/>
          </w:tcPr>
          <w:p w14:paraId="5D11934B" w14:textId="7B2452B8"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-55.96</w:t>
            </w:r>
          </w:p>
        </w:tc>
        <w:tc>
          <w:tcPr>
            <w:tcW w:w="1002" w:type="dxa"/>
            <w:noWrap/>
            <w:hideMark/>
          </w:tcPr>
          <w:p w14:paraId="064C9458" w14:textId="2ADABC0F"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62.43</w:t>
            </w:r>
          </w:p>
        </w:tc>
        <w:tc>
          <w:tcPr>
            <w:tcW w:w="901" w:type="dxa"/>
            <w:noWrap/>
            <w:hideMark/>
          </w:tcPr>
          <w:p w14:paraId="42E39D41" w14:textId="115E15E1"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0.90</w:t>
            </w:r>
          </w:p>
        </w:tc>
      </w:tr>
      <w:tr w:rsidR="000B7BB3" w:rsidRPr="00616452" w14:paraId="1F5426B0" w14:textId="77777777" w:rsidTr="002904B4">
        <w:trPr>
          <w:trHeight w:val="300"/>
        </w:trPr>
        <w:tc>
          <w:tcPr>
            <w:tcW w:w="1860" w:type="dxa"/>
            <w:vMerge/>
            <w:hideMark/>
          </w:tcPr>
          <w:p w14:paraId="7FD7EE3F"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19DBF541"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265C7696"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Low</w:t>
            </w:r>
          </w:p>
        </w:tc>
        <w:tc>
          <w:tcPr>
            <w:tcW w:w="1596" w:type="dxa"/>
            <w:noWrap/>
            <w:hideMark/>
          </w:tcPr>
          <w:p w14:paraId="443E2645" w14:textId="252769A4"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-28.70</w:t>
            </w:r>
          </w:p>
        </w:tc>
        <w:tc>
          <w:tcPr>
            <w:tcW w:w="1016" w:type="dxa"/>
            <w:noWrap/>
            <w:hideMark/>
          </w:tcPr>
          <w:p w14:paraId="1F4EED60" w14:textId="1FD5D601"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-61.22</w:t>
            </w:r>
          </w:p>
        </w:tc>
        <w:tc>
          <w:tcPr>
            <w:tcW w:w="1002" w:type="dxa"/>
            <w:noWrap/>
            <w:hideMark/>
          </w:tcPr>
          <w:p w14:paraId="31F53A37" w14:textId="61C5442F"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31.08</w:t>
            </w:r>
          </w:p>
        </w:tc>
        <w:tc>
          <w:tcPr>
            <w:tcW w:w="901" w:type="dxa"/>
            <w:noWrap/>
            <w:hideMark/>
          </w:tcPr>
          <w:p w14:paraId="27C72E9E" w14:textId="0D9F1DE6"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0.46</w:t>
            </w:r>
          </w:p>
        </w:tc>
      </w:tr>
      <w:tr w:rsidR="000B7BB3" w:rsidRPr="00616452" w14:paraId="3DAB8EA4" w14:textId="77777777" w:rsidTr="002904B4">
        <w:trPr>
          <w:trHeight w:val="300"/>
        </w:trPr>
        <w:tc>
          <w:tcPr>
            <w:tcW w:w="1860" w:type="dxa"/>
            <w:vMerge/>
            <w:hideMark/>
          </w:tcPr>
          <w:p w14:paraId="7A5CE5C1" w14:textId="77777777" w:rsidR="000B7BB3" w:rsidRPr="00616452" w:rsidRDefault="000B7BB3" w:rsidP="000B7BB3">
            <w:pPr>
              <w:rPr>
                <w:rFonts w:ascii="Times New Roman" w:hAnsi="Times New Roman" w:cs="Times New Roman"/>
                <w:b/>
                <w:bCs/>
                <w:color w:val="000000" w:themeColor="text1"/>
              </w:rPr>
            </w:pPr>
          </w:p>
        </w:tc>
        <w:tc>
          <w:tcPr>
            <w:tcW w:w="1613" w:type="dxa"/>
            <w:vMerge/>
            <w:hideMark/>
          </w:tcPr>
          <w:p w14:paraId="58E729AD" w14:textId="77777777" w:rsidR="000B7BB3" w:rsidRPr="00616452" w:rsidRDefault="000B7BB3" w:rsidP="000B7BB3">
            <w:pPr>
              <w:rPr>
                <w:rFonts w:ascii="Times New Roman" w:hAnsi="Times New Roman" w:cs="Times New Roman"/>
                <w:b/>
                <w:bCs/>
                <w:color w:val="000000" w:themeColor="text1"/>
              </w:rPr>
            </w:pPr>
          </w:p>
        </w:tc>
        <w:tc>
          <w:tcPr>
            <w:tcW w:w="1915" w:type="dxa"/>
            <w:noWrap/>
            <w:hideMark/>
          </w:tcPr>
          <w:p w14:paraId="3736C8C2" w14:textId="77777777" w:rsidR="000B7BB3" w:rsidRPr="00C6678E" w:rsidRDefault="000B7BB3" w:rsidP="000B7BB3">
            <w:pPr>
              <w:jc w:val="center"/>
              <w:rPr>
                <w:rFonts w:ascii="Times New Roman" w:hAnsi="Times New Roman" w:cs="Times New Roman"/>
                <w:color w:val="000000" w:themeColor="text1"/>
              </w:rPr>
            </w:pPr>
            <w:r w:rsidRPr="00C6678E">
              <w:rPr>
                <w:rFonts w:ascii="Times New Roman" w:hAnsi="Times New Roman" w:cs="Times New Roman"/>
                <w:color w:val="000000" w:themeColor="text1"/>
              </w:rPr>
              <w:t>Very Low</w:t>
            </w:r>
          </w:p>
        </w:tc>
        <w:tc>
          <w:tcPr>
            <w:tcW w:w="1596" w:type="dxa"/>
            <w:noWrap/>
            <w:hideMark/>
          </w:tcPr>
          <w:p w14:paraId="4BC09E6E" w14:textId="4BC94778"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-60.86</w:t>
            </w:r>
          </w:p>
        </w:tc>
        <w:tc>
          <w:tcPr>
            <w:tcW w:w="1016" w:type="dxa"/>
            <w:noWrap/>
            <w:hideMark/>
          </w:tcPr>
          <w:p w14:paraId="378AC7A4" w14:textId="1F3133AB"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-83.14</w:t>
            </w:r>
          </w:p>
        </w:tc>
        <w:tc>
          <w:tcPr>
            <w:tcW w:w="1002" w:type="dxa"/>
            <w:noWrap/>
            <w:hideMark/>
          </w:tcPr>
          <w:p w14:paraId="6219A4B6" w14:textId="066D6877"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-9.11</w:t>
            </w:r>
          </w:p>
        </w:tc>
        <w:tc>
          <w:tcPr>
            <w:tcW w:w="901" w:type="dxa"/>
            <w:noWrap/>
            <w:hideMark/>
          </w:tcPr>
          <w:p w14:paraId="0CD0B48F" w14:textId="654C5660" w:rsidR="000B7BB3" w:rsidRPr="00C6678E" w:rsidRDefault="000B7BB3" w:rsidP="000B7BB3">
            <w:pPr>
              <w:jc w:val="center"/>
              <w:rPr>
                <w:rFonts w:ascii="Times New Roman" w:hAnsi="Times New Roman" w:cs="Times New Roman"/>
                <w:color w:val="000000" w:themeColor="text1"/>
                <w:sz w:val="22"/>
                <w:szCs w:val="22"/>
              </w:rPr>
            </w:pPr>
            <w:r w:rsidRPr="00C6678E">
              <w:rPr>
                <w:rFonts w:ascii="Times New Roman" w:hAnsi="Times New Roman" w:cs="Times New Roman"/>
                <w:color w:val="000000" w:themeColor="text1"/>
                <w:sz w:val="22"/>
                <w:szCs w:val="22"/>
              </w:rPr>
              <w:t>0.02</w:t>
            </w:r>
          </w:p>
        </w:tc>
      </w:tr>
    </w:tbl>
    <w:p w14:paraId="798C085C" w14:textId="77777777" w:rsidR="00836F57" w:rsidRPr="00616452" w:rsidRDefault="00836F57" w:rsidP="00836F57">
      <w:pPr>
        <w:pStyle w:val="ListParagraph"/>
        <w:numPr>
          <w:ilvl w:val="0"/>
          <w:numId w:val="41"/>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Values represent percent differences for Food Security Level × Race and Ethnicity interaction terms, showing strata-specific estimates. Within each race and </w:t>
      </w:r>
      <w:proofErr w:type="gramStart"/>
      <w:r w:rsidRPr="00616452">
        <w:rPr>
          <w:rFonts w:ascii="Times New Roman" w:hAnsi="Times New Roman" w:cs="Times New Roman"/>
          <w:i/>
          <w:iCs/>
          <w:color w:val="000000" w:themeColor="text1"/>
        </w:rPr>
        <w:t>ethnicity  group</w:t>
      </w:r>
      <w:proofErr w:type="gramEnd"/>
      <w:r w:rsidRPr="00616452">
        <w:rPr>
          <w:rFonts w:ascii="Times New Roman" w:hAnsi="Times New Roman" w:cs="Times New Roman"/>
          <w:i/>
          <w:iCs/>
          <w:color w:val="000000" w:themeColor="text1"/>
        </w:rPr>
        <w:t xml:space="preserve"> (NH White, NH Black, Mexican American, Other Hispanic, Other</w:t>
      </w:r>
      <w:proofErr w:type="gramStart"/>
      <w:r w:rsidRPr="00616452">
        <w:rPr>
          <w:rFonts w:ascii="Times New Roman" w:hAnsi="Times New Roman" w:cs="Times New Roman"/>
          <w:i/>
          <w:iCs/>
          <w:color w:val="000000" w:themeColor="text1"/>
        </w:rPr>
        <w:t>, )</w:t>
      </w:r>
      <w:proofErr w:type="gramEnd"/>
      <w:r w:rsidRPr="00616452">
        <w:rPr>
          <w:rFonts w:ascii="Times New Roman" w:hAnsi="Times New Roman" w:cs="Times New Roman"/>
          <w:i/>
          <w:iCs/>
          <w:color w:val="000000" w:themeColor="text1"/>
        </w:rPr>
        <w:t xml:space="preserve"> estimates indicate the percent difference for each food security level compared with the reference. Estimates are derived from multivariable linear regression models adjusted for age, sex, education, cycle year, poverty: income ratio and creatinine. </w:t>
      </w:r>
    </w:p>
    <w:p w14:paraId="0C29A903" w14:textId="77777777" w:rsidR="00836F57" w:rsidRPr="00616452" w:rsidRDefault="00836F57" w:rsidP="00836F57">
      <w:pPr>
        <w:pStyle w:val="ListParagraph"/>
        <w:numPr>
          <w:ilvl w:val="0"/>
          <w:numId w:val="41"/>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NH White: Non Hispanic White; NH Black: Non-Hispanic Black </w:t>
      </w:r>
    </w:p>
    <w:p w14:paraId="354587AC" w14:textId="77777777" w:rsidR="00836F57" w:rsidRPr="00362F4F" w:rsidRDefault="00836F57" w:rsidP="00836F57">
      <w:pPr>
        <w:pStyle w:val="ListParagraph"/>
        <w:numPr>
          <w:ilvl w:val="0"/>
          <w:numId w:val="41"/>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95% CI = 95% confidence </w:t>
      </w:r>
      <w:r>
        <w:rPr>
          <w:rFonts w:ascii="Times New Roman" w:hAnsi="Times New Roman" w:cs="Times New Roman"/>
          <w:i/>
          <w:iCs/>
          <w:color w:val="000000" w:themeColor="text1"/>
        </w:rPr>
        <w:t>interval</w:t>
      </w:r>
    </w:p>
    <w:p w14:paraId="28CE6957" w14:textId="77777777" w:rsidR="00836F57" w:rsidRDefault="00836F57" w:rsidP="00836F57">
      <w:pPr>
        <w:spacing w:after="160" w:line="278" w:lineRule="auto"/>
        <w:rPr>
          <w:rFonts w:ascii="Times New Roman" w:hAnsi="Times New Roman" w:cs="Times New Roman"/>
          <w:i/>
          <w:iCs/>
          <w:color w:val="000000" w:themeColor="text1"/>
        </w:rPr>
      </w:pPr>
    </w:p>
    <w:p w14:paraId="6C9C85CC" w14:textId="77777777" w:rsidR="00836F57" w:rsidRDefault="00836F57" w:rsidP="00836F57">
      <w:pPr>
        <w:spacing w:after="160" w:line="278" w:lineRule="auto"/>
        <w:rPr>
          <w:rFonts w:ascii="Times New Roman" w:hAnsi="Times New Roman" w:cs="Times New Roman"/>
          <w:i/>
          <w:iCs/>
          <w:color w:val="000000" w:themeColor="text1"/>
        </w:rPr>
      </w:pPr>
    </w:p>
    <w:p w14:paraId="7E612BD4" w14:textId="77777777" w:rsidR="00836F57" w:rsidRDefault="00836F57" w:rsidP="00836F57">
      <w:pPr>
        <w:spacing w:after="160" w:line="278" w:lineRule="auto"/>
        <w:rPr>
          <w:rFonts w:ascii="Times New Roman" w:hAnsi="Times New Roman" w:cs="Times New Roman"/>
          <w:i/>
          <w:iCs/>
          <w:color w:val="000000" w:themeColor="text1"/>
        </w:rPr>
      </w:pPr>
    </w:p>
    <w:p w14:paraId="2A337A71" w14:textId="77777777" w:rsidR="00836F57" w:rsidRDefault="00836F57" w:rsidP="00836F57">
      <w:pPr>
        <w:spacing w:after="160" w:line="278" w:lineRule="auto"/>
        <w:rPr>
          <w:rFonts w:ascii="Times New Roman" w:hAnsi="Times New Roman" w:cs="Times New Roman"/>
          <w:i/>
          <w:iCs/>
          <w:color w:val="000000" w:themeColor="text1"/>
        </w:rPr>
      </w:pPr>
    </w:p>
    <w:p w14:paraId="081106D1" w14:textId="77777777" w:rsidR="00836F57" w:rsidRDefault="00836F57" w:rsidP="00836F57">
      <w:pPr>
        <w:spacing w:after="160" w:line="278" w:lineRule="auto"/>
        <w:rPr>
          <w:rFonts w:ascii="Times New Roman" w:hAnsi="Times New Roman" w:cs="Times New Roman"/>
          <w:i/>
          <w:iCs/>
          <w:color w:val="000000" w:themeColor="text1"/>
        </w:rPr>
      </w:pPr>
    </w:p>
    <w:p w14:paraId="64B1FBEE" w14:textId="77777777" w:rsidR="00836F57" w:rsidRDefault="00836F57" w:rsidP="00836F57">
      <w:pPr>
        <w:spacing w:after="160" w:line="278" w:lineRule="auto"/>
        <w:rPr>
          <w:rFonts w:ascii="Times New Roman" w:hAnsi="Times New Roman" w:cs="Times New Roman"/>
          <w:i/>
          <w:iCs/>
          <w:color w:val="000000" w:themeColor="text1"/>
        </w:rPr>
      </w:pPr>
    </w:p>
    <w:p w14:paraId="6F7C27AB" w14:textId="77777777" w:rsidR="00836F57" w:rsidRDefault="00836F57" w:rsidP="00836F57">
      <w:pPr>
        <w:spacing w:after="160" w:line="278" w:lineRule="auto"/>
        <w:rPr>
          <w:rFonts w:ascii="Times New Roman" w:hAnsi="Times New Roman" w:cs="Times New Roman"/>
          <w:i/>
          <w:iCs/>
          <w:color w:val="000000" w:themeColor="text1"/>
        </w:rPr>
      </w:pPr>
    </w:p>
    <w:p w14:paraId="7E2CC0A3" w14:textId="77777777" w:rsidR="00836F57" w:rsidRDefault="00836F57" w:rsidP="00836F57">
      <w:pPr>
        <w:spacing w:after="160" w:line="278" w:lineRule="auto"/>
        <w:rPr>
          <w:rFonts w:ascii="Times New Roman" w:hAnsi="Times New Roman" w:cs="Times New Roman"/>
          <w:i/>
          <w:iCs/>
          <w:color w:val="000000" w:themeColor="text1"/>
        </w:rPr>
      </w:pPr>
    </w:p>
    <w:p w14:paraId="4660B166" w14:textId="48FC2441" w:rsidR="00836F57" w:rsidRPr="00616452" w:rsidRDefault="00836F57" w:rsidP="00836F57">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lastRenderedPageBreak/>
        <w:t xml:space="preserve">Supplemental Table </w:t>
      </w:r>
      <w:r w:rsidR="00DB67D0">
        <w:rPr>
          <w:rFonts w:ascii="Times New Roman" w:hAnsi="Times New Roman" w:cs="Times New Roman"/>
          <w:b/>
          <w:bCs/>
          <w:color w:val="000000" w:themeColor="text1"/>
          <w:sz w:val="28"/>
          <w:szCs w:val="28"/>
        </w:rPr>
        <w:t>6</w:t>
      </w:r>
      <w:r w:rsidRPr="00616452">
        <w:rPr>
          <w:rFonts w:ascii="Times New Roman" w:hAnsi="Times New Roman" w:cs="Times New Roman"/>
          <w:b/>
          <w:bCs/>
          <w:color w:val="000000" w:themeColor="text1"/>
          <w:sz w:val="28"/>
          <w:szCs w:val="28"/>
        </w:rPr>
        <w:t>:  Strata Specific Adjusted Linear Regression Full Table: Self-Reported Food Security Status and Urinary</w:t>
      </w:r>
      <w:r w:rsidR="00A97BED">
        <w:rPr>
          <w:rFonts w:ascii="Times New Roman" w:hAnsi="Times New Roman" w:cs="Times New Roman"/>
          <w:b/>
          <w:bCs/>
          <w:color w:val="000000" w:themeColor="text1"/>
          <w:sz w:val="28"/>
          <w:szCs w:val="28"/>
        </w:rPr>
        <w:t xml:space="preserve"> Butyl Paraben </w:t>
      </w:r>
      <w:r w:rsidRPr="00616452">
        <w:rPr>
          <w:rFonts w:ascii="Times New Roman" w:hAnsi="Times New Roman" w:cs="Times New Roman"/>
          <w:b/>
          <w:bCs/>
          <w:color w:val="000000" w:themeColor="text1"/>
          <w:sz w:val="28"/>
          <w:szCs w:val="28"/>
        </w:rPr>
        <w:t>Metabolites with Race and Ethnicity Interaction</w:t>
      </w:r>
    </w:p>
    <w:p w14:paraId="06828208" w14:textId="77777777" w:rsidR="00836F57" w:rsidRPr="00616452" w:rsidRDefault="00836F57" w:rsidP="00836F57">
      <w:pPr>
        <w:rPr>
          <w:rFonts w:ascii="Times New Roman" w:hAnsi="Times New Roman" w:cs="Times New Roman"/>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860"/>
        <w:gridCol w:w="1613"/>
        <w:gridCol w:w="1915"/>
        <w:gridCol w:w="1596"/>
        <w:gridCol w:w="1016"/>
        <w:gridCol w:w="1002"/>
        <w:gridCol w:w="901"/>
      </w:tblGrid>
      <w:tr w:rsidR="00836F57" w:rsidRPr="00616452" w14:paraId="4136E6B9" w14:textId="77777777" w:rsidTr="0058539A">
        <w:trPr>
          <w:trHeight w:val="300"/>
        </w:trPr>
        <w:tc>
          <w:tcPr>
            <w:tcW w:w="1860" w:type="dxa"/>
            <w:shd w:val="clear" w:color="auto" w:fill="000000" w:themeFill="text1"/>
            <w:noWrap/>
            <w:vAlign w:val="center"/>
            <w:hideMark/>
          </w:tcPr>
          <w:p w14:paraId="57C31691" w14:textId="77777777" w:rsidR="00836F57" w:rsidRPr="00616452" w:rsidRDefault="00836F57"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Race/Ethnicity Category</w:t>
            </w:r>
          </w:p>
        </w:tc>
        <w:tc>
          <w:tcPr>
            <w:tcW w:w="1613" w:type="dxa"/>
            <w:shd w:val="clear" w:color="auto" w:fill="000000" w:themeFill="text1"/>
            <w:noWrap/>
            <w:vAlign w:val="center"/>
            <w:hideMark/>
          </w:tcPr>
          <w:p w14:paraId="72459236" w14:textId="77777777" w:rsidR="00836F57" w:rsidRPr="00616452" w:rsidRDefault="00836F57"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Model</w:t>
            </w:r>
          </w:p>
        </w:tc>
        <w:tc>
          <w:tcPr>
            <w:tcW w:w="1915" w:type="dxa"/>
            <w:shd w:val="clear" w:color="auto" w:fill="000000" w:themeFill="text1"/>
            <w:noWrap/>
            <w:vAlign w:val="center"/>
            <w:hideMark/>
          </w:tcPr>
          <w:p w14:paraId="72072424"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Food Security Contrast</w:t>
            </w:r>
          </w:p>
        </w:tc>
        <w:tc>
          <w:tcPr>
            <w:tcW w:w="1596" w:type="dxa"/>
            <w:shd w:val="clear" w:color="auto" w:fill="000000" w:themeFill="text1"/>
            <w:noWrap/>
            <w:vAlign w:val="center"/>
            <w:hideMark/>
          </w:tcPr>
          <w:p w14:paraId="170262F4"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Difference</w:t>
            </w:r>
          </w:p>
        </w:tc>
        <w:tc>
          <w:tcPr>
            <w:tcW w:w="1016" w:type="dxa"/>
            <w:shd w:val="clear" w:color="auto" w:fill="000000" w:themeFill="text1"/>
            <w:noWrap/>
            <w:vAlign w:val="center"/>
            <w:hideMark/>
          </w:tcPr>
          <w:p w14:paraId="519AF771"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Lower</w:t>
            </w:r>
          </w:p>
        </w:tc>
        <w:tc>
          <w:tcPr>
            <w:tcW w:w="1002" w:type="dxa"/>
            <w:shd w:val="clear" w:color="auto" w:fill="000000" w:themeFill="text1"/>
            <w:noWrap/>
            <w:vAlign w:val="center"/>
            <w:hideMark/>
          </w:tcPr>
          <w:p w14:paraId="41138ADC"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Upper</w:t>
            </w:r>
          </w:p>
        </w:tc>
        <w:tc>
          <w:tcPr>
            <w:tcW w:w="901" w:type="dxa"/>
            <w:shd w:val="clear" w:color="auto" w:fill="000000" w:themeFill="text1"/>
            <w:noWrap/>
            <w:vAlign w:val="center"/>
            <w:hideMark/>
          </w:tcPr>
          <w:p w14:paraId="25C2E779"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P-Value</w:t>
            </w:r>
          </w:p>
        </w:tc>
      </w:tr>
      <w:tr w:rsidR="00836F57" w:rsidRPr="00616452" w14:paraId="1CDD24ED" w14:textId="77777777" w:rsidTr="0058539A">
        <w:trPr>
          <w:trHeight w:val="300"/>
        </w:trPr>
        <w:tc>
          <w:tcPr>
            <w:tcW w:w="1860" w:type="dxa"/>
            <w:vMerge w:val="restart"/>
            <w:noWrap/>
            <w:vAlign w:val="center"/>
            <w:hideMark/>
          </w:tcPr>
          <w:p w14:paraId="723E11E8"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White</w:t>
            </w:r>
          </w:p>
        </w:tc>
        <w:tc>
          <w:tcPr>
            <w:tcW w:w="1613" w:type="dxa"/>
            <w:vMerge w:val="restart"/>
            <w:noWrap/>
            <w:vAlign w:val="center"/>
            <w:hideMark/>
          </w:tcPr>
          <w:p w14:paraId="5241F527" w14:textId="024C8DA1" w:rsidR="00836F57" w:rsidRPr="00616452" w:rsidRDefault="00753D7C" w:rsidP="0058539A">
            <w:pPr>
              <w:jc w:val="center"/>
              <w:rPr>
                <w:rFonts w:ascii="Times New Roman" w:hAnsi="Times New Roman" w:cs="Times New Roman"/>
                <w:b/>
                <w:bCs/>
                <w:color w:val="000000" w:themeColor="text1"/>
              </w:rPr>
            </w:pPr>
            <w:r>
              <w:rPr>
                <w:rFonts w:ascii="Times New Roman" w:hAnsi="Times New Roman" w:cs="Times New Roman"/>
                <w:b/>
                <w:bCs/>
                <w:color w:val="000000" w:themeColor="text1"/>
              </w:rPr>
              <w:t>BUP</w:t>
            </w:r>
          </w:p>
        </w:tc>
        <w:tc>
          <w:tcPr>
            <w:tcW w:w="1915" w:type="dxa"/>
            <w:noWrap/>
            <w:vAlign w:val="center"/>
            <w:hideMark/>
          </w:tcPr>
          <w:p w14:paraId="4766CD62" w14:textId="77777777" w:rsidR="00836F57" w:rsidRPr="006C39DA" w:rsidRDefault="00836F57" w:rsidP="0058539A">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themeColor="text1"/>
                <w:sz w:val="22"/>
                <w:szCs w:val="22"/>
              </w:rPr>
              <w:t>High (Ref)</w:t>
            </w:r>
          </w:p>
        </w:tc>
        <w:tc>
          <w:tcPr>
            <w:tcW w:w="1596" w:type="dxa"/>
            <w:noWrap/>
            <w:vAlign w:val="bottom"/>
            <w:hideMark/>
          </w:tcPr>
          <w:p w14:paraId="4DE1F7E0" w14:textId="77777777" w:rsidR="00836F57" w:rsidRPr="006C39DA"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70EF2CF4" w14:textId="77777777" w:rsidR="00836F57" w:rsidRPr="006C39DA"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229C9204" w14:textId="77777777" w:rsidR="00836F57" w:rsidRPr="006C39DA"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6B9A6337" w14:textId="77777777" w:rsidR="00836F57" w:rsidRPr="006C39DA" w:rsidRDefault="00836F57" w:rsidP="0058539A">
            <w:pPr>
              <w:jc w:val="center"/>
              <w:rPr>
                <w:rFonts w:ascii="Times New Roman" w:hAnsi="Times New Roman" w:cs="Times New Roman"/>
                <w:color w:val="000000" w:themeColor="text1"/>
                <w:sz w:val="22"/>
                <w:szCs w:val="22"/>
              </w:rPr>
            </w:pPr>
          </w:p>
        </w:tc>
      </w:tr>
      <w:tr w:rsidR="00284C14" w:rsidRPr="00616452" w14:paraId="4B8E3C6D" w14:textId="77777777" w:rsidTr="000679B9">
        <w:trPr>
          <w:trHeight w:val="300"/>
        </w:trPr>
        <w:tc>
          <w:tcPr>
            <w:tcW w:w="1860" w:type="dxa"/>
            <w:vMerge/>
            <w:hideMark/>
          </w:tcPr>
          <w:p w14:paraId="6ADE59CF"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6F283F80" w14:textId="77777777" w:rsidR="00284C14" w:rsidRPr="00616452" w:rsidRDefault="00284C14" w:rsidP="00284C14">
            <w:pPr>
              <w:rPr>
                <w:rFonts w:ascii="Times New Roman" w:hAnsi="Times New Roman" w:cs="Times New Roman"/>
                <w:b/>
                <w:bCs/>
                <w:color w:val="000000" w:themeColor="text1"/>
              </w:rPr>
            </w:pPr>
          </w:p>
        </w:tc>
        <w:tc>
          <w:tcPr>
            <w:tcW w:w="1915" w:type="dxa"/>
            <w:noWrap/>
            <w:vAlign w:val="center"/>
            <w:hideMark/>
          </w:tcPr>
          <w:p w14:paraId="76190184"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themeColor="text1"/>
                <w:sz w:val="22"/>
                <w:szCs w:val="22"/>
              </w:rPr>
              <w:t xml:space="preserve">Marginal </w:t>
            </w:r>
          </w:p>
        </w:tc>
        <w:tc>
          <w:tcPr>
            <w:tcW w:w="1596" w:type="dxa"/>
            <w:noWrap/>
            <w:hideMark/>
          </w:tcPr>
          <w:p w14:paraId="385C1413" w14:textId="5EE8B56D"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-23.95</w:t>
            </w:r>
          </w:p>
        </w:tc>
        <w:tc>
          <w:tcPr>
            <w:tcW w:w="1016" w:type="dxa"/>
            <w:noWrap/>
            <w:hideMark/>
          </w:tcPr>
          <w:p w14:paraId="3F7ADEC4" w14:textId="2A7B59A9"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-37.16</w:t>
            </w:r>
          </w:p>
        </w:tc>
        <w:tc>
          <w:tcPr>
            <w:tcW w:w="1002" w:type="dxa"/>
            <w:noWrap/>
            <w:hideMark/>
          </w:tcPr>
          <w:p w14:paraId="67C0D214" w14:textId="73E29878"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-7.96</w:t>
            </w:r>
          </w:p>
        </w:tc>
        <w:tc>
          <w:tcPr>
            <w:tcW w:w="901" w:type="dxa"/>
            <w:noWrap/>
            <w:hideMark/>
          </w:tcPr>
          <w:p w14:paraId="6B48310A" w14:textId="3AA54F54"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0.00</w:t>
            </w:r>
          </w:p>
        </w:tc>
      </w:tr>
      <w:tr w:rsidR="00284C14" w:rsidRPr="00616452" w14:paraId="3A945B0C" w14:textId="77777777" w:rsidTr="000679B9">
        <w:trPr>
          <w:trHeight w:val="300"/>
        </w:trPr>
        <w:tc>
          <w:tcPr>
            <w:tcW w:w="1860" w:type="dxa"/>
            <w:vMerge/>
            <w:hideMark/>
          </w:tcPr>
          <w:p w14:paraId="2AB0FBBD"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62B648D7" w14:textId="77777777" w:rsidR="00284C14" w:rsidRPr="00616452" w:rsidRDefault="00284C14" w:rsidP="00284C14">
            <w:pPr>
              <w:rPr>
                <w:rFonts w:ascii="Times New Roman" w:hAnsi="Times New Roman" w:cs="Times New Roman"/>
                <w:b/>
                <w:bCs/>
                <w:color w:val="000000" w:themeColor="text1"/>
              </w:rPr>
            </w:pPr>
          </w:p>
        </w:tc>
        <w:tc>
          <w:tcPr>
            <w:tcW w:w="1915" w:type="dxa"/>
            <w:noWrap/>
            <w:vAlign w:val="center"/>
            <w:hideMark/>
          </w:tcPr>
          <w:p w14:paraId="06154F61"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themeColor="text1"/>
                <w:sz w:val="22"/>
                <w:szCs w:val="22"/>
              </w:rPr>
              <w:t>Low</w:t>
            </w:r>
          </w:p>
        </w:tc>
        <w:tc>
          <w:tcPr>
            <w:tcW w:w="1596" w:type="dxa"/>
            <w:noWrap/>
            <w:hideMark/>
          </w:tcPr>
          <w:p w14:paraId="7A92E598" w14:textId="3EFFAF4C"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-22.47</w:t>
            </w:r>
          </w:p>
        </w:tc>
        <w:tc>
          <w:tcPr>
            <w:tcW w:w="1016" w:type="dxa"/>
            <w:noWrap/>
            <w:hideMark/>
          </w:tcPr>
          <w:p w14:paraId="707F029C" w14:textId="553BBC7D"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-37.52</w:t>
            </w:r>
          </w:p>
        </w:tc>
        <w:tc>
          <w:tcPr>
            <w:tcW w:w="1002" w:type="dxa"/>
            <w:noWrap/>
            <w:hideMark/>
          </w:tcPr>
          <w:p w14:paraId="53940764" w14:textId="6E0CF52E"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-3.79</w:t>
            </w:r>
          </w:p>
        </w:tc>
        <w:tc>
          <w:tcPr>
            <w:tcW w:w="901" w:type="dxa"/>
            <w:noWrap/>
            <w:hideMark/>
          </w:tcPr>
          <w:p w14:paraId="70EC76BE" w14:textId="2760AA00"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0.01</w:t>
            </w:r>
          </w:p>
        </w:tc>
      </w:tr>
      <w:tr w:rsidR="00284C14" w:rsidRPr="00616452" w14:paraId="229A57AB" w14:textId="77777777" w:rsidTr="000679B9">
        <w:trPr>
          <w:trHeight w:val="278"/>
        </w:trPr>
        <w:tc>
          <w:tcPr>
            <w:tcW w:w="1860" w:type="dxa"/>
            <w:vMerge/>
            <w:hideMark/>
          </w:tcPr>
          <w:p w14:paraId="6875B725"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06FFF3D7" w14:textId="77777777" w:rsidR="00284C14" w:rsidRPr="00616452" w:rsidRDefault="00284C14" w:rsidP="00284C14">
            <w:pPr>
              <w:rPr>
                <w:rFonts w:ascii="Times New Roman" w:hAnsi="Times New Roman" w:cs="Times New Roman"/>
                <w:b/>
                <w:bCs/>
                <w:color w:val="000000" w:themeColor="text1"/>
              </w:rPr>
            </w:pPr>
          </w:p>
        </w:tc>
        <w:tc>
          <w:tcPr>
            <w:tcW w:w="1915" w:type="dxa"/>
            <w:noWrap/>
            <w:vAlign w:val="center"/>
            <w:hideMark/>
          </w:tcPr>
          <w:p w14:paraId="243A3A13"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themeColor="text1"/>
                <w:sz w:val="22"/>
                <w:szCs w:val="22"/>
              </w:rPr>
              <w:t>Very Low</w:t>
            </w:r>
          </w:p>
        </w:tc>
        <w:tc>
          <w:tcPr>
            <w:tcW w:w="1596" w:type="dxa"/>
            <w:noWrap/>
            <w:hideMark/>
          </w:tcPr>
          <w:p w14:paraId="68D2C2DE" w14:textId="736D272F"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-32.29</w:t>
            </w:r>
          </w:p>
        </w:tc>
        <w:tc>
          <w:tcPr>
            <w:tcW w:w="1016" w:type="dxa"/>
            <w:noWrap/>
            <w:hideMark/>
          </w:tcPr>
          <w:p w14:paraId="788AA1ED" w14:textId="3B9F869C"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-48.42</w:t>
            </w:r>
          </w:p>
        </w:tc>
        <w:tc>
          <w:tcPr>
            <w:tcW w:w="1002" w:type="dxa"/>
            <w:noWrap/>
            <w:hideMark/>
          </w:tcPr>
          <w:p w14:paraId="7972F4C9" w14:textId="64C9812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-11.10</w:t>
            </w:r>
          </w:p>
        </w:tc>
        <w:tc>
          <w:tcPr>
            <w:tcW w:w="901" w:type="dxa"/>
            <w:noWrap/>
            <w:hideMark/>
          </w:tcPr>
          <w:p w14:paraId="4A25AE3E" w14:textId="5F63329E"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0.00</w:t>
            </w:r>
          </w:p>
        </w:tc>
      </w:tr>
      <w:tr w:rsidR="00836F57" w:rsidRPr="00616452" w14:paraId="30ED1065" w14:textId="77777777" w:rsidTr="0058539A">
        <w:trPr>
          <w:trHeight w:val="300"/>
        </w:trPr>
        <w:tc>
          <w:tcPr>
            <w:tcW w:w="1860" w:type="dxa"/>
            <w:vMerge w:val="restart"/>
            <w:noWrap/>
            <w:vAlign w:val="center"/>
            <w:hideMark/>
          </w:tcPr>
          <w:p w14:paraId="1621F81E"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Black</w:t>
            </w:r>
          </w:p>
        </w:tc>
        <w:tc>
          <w:tcPr>
            <w:tcW w:w="1613" w:type="dxa"/>
            <w:vMerge/>
            <w:hideMark/>
          </w:tcPr>
          <w:p w14:paraId="303844D5"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79B5601D" w14:textId="77777777" w:rsidR="00836F57" w:rsidRPr="006C39DA" w:rsidRDefault="00836F57" w:rsidP="0058539A">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High (Ref)</w:t>
            </w:r>
          </w:p>
        </w:tc>
        <w:tc>
          <w:tcPr>
            <w:tcW w:w="1596" w:type="dxa"/>
            <w:noWrap/>
            <w:vAlign w:val="bottom"/>
            <w:hideMark/>
          </w:tcPr>
          <w:p w14:paraId="3E353657" w14:textId="77777777" w:rsidR="00836F57" w:rsidRPr="006C39DA"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1A72808C" w14:textId="77777777" w:rsidR="00836F57" w:rsidRPr="006C39DA"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35BA45A4" w14:textId="77777777" w:rsidR="00836F57" w:rsidRPr="006C39DA"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460E62B2" w14:textId="77777777" w:rsidR="00836F57" w:rsidRPr="006C39DA" w:rsidRDefault="00836F57" w:rsidP="0058539A">
            <w:pPr>
              <w:jc w:val="center"/>
              <w:rPr>
                <w:rFonts w:ascii="Times New Roman" w:hAnsi="Times New Roman" w:cs="Times New Roman"/>
                <w:color w:val="000000" w:themeColor="text1"/>
                <w:sz w:val="22"/>
                <w:szCs w:val="22"/>
              </w:rPr>
            </w:pPr>
          </w:p>
        </w:tc>
      </w:tr>
      <w:tr w:rsidR="00284C14" w:rsidRPr="00616452" w14:paraId="430DE664" w14:textId="77777777" w:rsidTr="00357F00">
        <w:trPr>
          <w:trHeight w:val="300"/>
        </w:trPr>
        <w:tc>
          <w:tcPr>
            <w:tcW w:w="1860" w:type="dxa"/>
            <w:vMerge/>
            <w:hideMark/>
          </w:tcPr>
          <w:p w14:paraId="119AC258"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791E60AA"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1D6F4A87"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 xml:space="preserve">Marginal </w:t>
            </w:r>
          </w:p>
        </w:tc>
        <w:tc>
          <w:tcPr>
            <w:tcW w:w="1596" w:type="dxa"/>
            <w:noWrap/>
            <w:hideMark/>
          </w:tcPr>
          <w:p w14:paraId="518ADEC1" w14:textId="7363A324"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-5.33</w:t>
            </w:r>
          </w:p>
        </w:tc>
        <w:tc>
          <w:tcPr>
            <w:tcW w:w="1016" w:type="dxa"/>
            <w:noWrap/>
            <w:hideMark/>
          </w:tcPr>
          <w:p w14:paraId="5790776A" w14:textId="6F0062CD"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-27.71</w:t>
            </w:r>
          </w:p>
        </w:tc>
        <w:tc>
          <w:tcPr>
            <w:tcW w:w="1002" w:type="dxa"/>
            <w:noWrap/>
            <w:hideMark/>
          </w:tcPr>
          <w:p w14:paraId="5C420D86" w14:textId="0233C8BA"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23.98</w:t>
            </w:r>
          </w:p>
        </w:tc>
        <w:tc>
          <w:tcPr>
            <w:tcW w:w="901" w:type="dxa"/>
            <w:noWrap/>
            <w:hideMark/>
          </w:tcPr>
          <w:p w14:paraId="6D0DBCB9" w14:textId="2A6CDE5D"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0.95</w:t>
            </w:r>
          </w:p>
        </w:tc>
      </w:tr>
      <w:tr w:rsidR="00284C14" w:rsidRPr="00616452" w14:paraId="6BC1D014" w14:textId="77777777" w:rsidTr="00357F00">
        <w:trPr>
          <w:trHeight w:val="300"/>
        </w:trPr>
        <w:tc>
          <w:tcPr>
            <w:tcW w:w="1860" w:type="dxa"/>
            <w:vMerge/>
            <w:hideMark/>
          </w:tcPr>
          <w:p w14:paraId="074C5470"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164FF274"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14151499"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Low</w:t>
            </w:r>
          </w:p>
        </w:tc>
        <w:tc>
          <w:tcPr>
            <w:tcW w:w="1596" w:type="dxa"/>
            <w:noWrap/>
            <w:hideMark/>
          </w:tcPr>
          <w:p w14:paraId="07C3FDDD" w14:textId="3EFC3FF6"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-3.31</w:t>
            </w:r>
          </w:p>
        </w:tc>
        <w:tc>
          <w:tcPr>
            <w:tcW w:w="1016" w:type="dxa"/>
            <w:noWrap/>
            <w:hideMark/>
          </w:tcPr>
          <w:p w14:paraId="04EEB751" w14:textId="0C9C97E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-30.20</w:t>
            </w:r>
          </w:p>
        </w:tc>
        <w:tc>
          <w:tcPr>
            <w:tcW w:w="1002" w:type="dxa"/>
            <w:noWrap/>
            <w:hideMark/>
          </w:tcPr>
          <w:p w14:paraId="54FB6276" w14:textId="2F6651D8"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33.93</w:t>
            </w:r>
          </w:p>
        </w:tc>
        <w:tc>
          <w:tcPr>
            <w:tcW w:w="901" w:type="dxa"/>
            <w:noWrap/>
            <w:hideMark/>
          </w:tcPr>
          <w:p w14:paraId="4AFD2002" w14:textId="5EE1F16D"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0.99</w:t>
            </w:r>
          </w:p>
        </w:tc>
      </w:tr>
      <w:tr w:rsidR="00284C14" w:rsidRPr="00616452" w14:paraId="4C997830" w14:textId="77777777" w:rsidTr="00357F00">
        <w:trPr>
          <w:trHeight w:val="300"/>
        </w:trPr>
        <w:tc>
          <w:tcPr>
            <w:tcW w:w="1860" w:type="dxa"/>
            <w:vMerge/>
            <w:hideMark/>
          </w:tcPr>
          <w:p w14:paraId="055889ED"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30B009E9"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6C790E0D"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Very Low</w:t>
            </w:r>
          </w:p>
        </w:tc>
        <w:tc>
          <w:tcPr>
            <w:tcW w:w="1596" w:type="dxa"/>
            <w:noWrap/>
            <w:hideMark/>
          </w:tcPr>
          <w:p w14:paraId="7B1D03D4" w14:textId="66D6E86D"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-20.74</w:t>
            </w:r>
          </w:p>
        </w:tc>
        <w:tc>
          <w:tcPr>
            <w:tcW w:w="1016" w:type="dxa"/>
            <w:noWrap/>
            <w:hideMark/>
          </w:tcPr>
          <w:p w14:paraId="2328C6A4" w14:textId="4DC6668B"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-40.46</w:t>
            </w:r>
          </w:p>
        </w:tc>
        <w:tc>
          <w:tcPr>
            <w:tcW w:w="1002" w:type="dxa"/>
            <w:noWrap/>
            <w:hideMark/>
          </w:tcPr>
          <w:p w14:paraId="6E594755" w14:textId="1AD37A31"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5.51</w:t>
            </w:r>
          </w:p>
        </w:tc>
        <w:tc>
          <w:tcPr>
            <w:tcW w:w="901" w:type="dxa"/>
            <w:noWrap/>
            <w:hideMark/>
          </w:tcPr>
          <w:p w14:paraId="72128C33" w14:textId="246E63D3"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0.15</w:t>
            </w:r>
          </w:p>
        </w:tc>
      </w:tr>
      <w:tr w:rsidR="00836F57" w:rsidRPr="00616452" w14:paraId="652D43E4" w14:textId="77777777" w:rsidTr="0058539A">
        <w:trPr>
          <w:trHeight w:val="300"/>
        </w:trPr>
        <w:tc>
          <w:tcPr>
            <w:tcW w:w="1860" w:type="dxa"/>
            <w:vMerge w:val="restart"/>
            <w:noWrap/>
            <w:vAlign w:val="center"/>
            <w:hideMark/>
          </w:tcPr>
          <w:p w14:paraId="36A4A66D" w14:textId="77777777" w:rsidR="00836F57" w:rsidRPr="00616452" w:rsidRDefault="00836F57" w:rsidP="0058539A">
            <w:pPr>
              <w:jc w:val="center"/>
              <w:rPr>
                <w:rFonts w:ascii="Times New Roman" w:hAnsi="Times New Roman" w:cs="Times New Roman"/>
                <w:b/>
                <w:bCs/>
                <w:color w:val="000000" w:themeColor="text1"/>
              </w:rPr>
            </w:pPr>
            <w:proofErr w:type="gramStart"/>
            <w:r w:rsidRPr="00616452">
              <w:rPr>
                <w:rFonts w:ascii="Times New Roman" w:hAnsi="Times New Roman" w:cs="Times New Roman"/>
                <w:b/>
                <w:bCs/>
                <w:color w:val="000000" w:themeColor="text1"/>
              </w:rPr>
              <w:t>Mexican-American</w:t>
            </w:r>
            <w:proofErr w:type="gramEnd"/>
          </w:p>
        </w:tc>
        <w:tc>
          <w:tcPr>
            <w:tcW w:w="1613" w:type="dxa"/>
            <w:vMerge/>
            <w:hideMark/>
          </w:tcPr>
          <w:p w14:paraId="65916708"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162A8A08" w14:textId="77777777" w:rsidR="00836F57" w:rsidRPr="006C39DA" w:rsidRDefault="00836F57" w:rsidP="0058539A">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High (Ref)</w:t>
            </w:r>
          </w:p>
        </w:tc>
        <w:tc>
          <w:tcPr>
            <w:tcW w:w="1596" w:type="dxa"/>
            <w:noWrap/>
            <w:vAlign w:val="bottom"/>
            <w:hideMark/>
          </w:tcPr>
          <w:p w14:paraId="78FE0C80" w14:textId="77777777" w:rsidR="00836F57" w:rsidRPr="006C39DA"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45328229" w14:textId="77777777" w:rsidR="00836F57" w:rsidRPr="006C39DA"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3DB83BE2" w14:textId="77777777" w:rsidR="00836F57" w:rsidRPr="006C39DA"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5FDE1089" w14:textId="77777777" w:rsidR="00836F57" w:rsidRPr="006C39DA" w:rsidRDefault="00836F57" w:rsidP="0058539A">
            <w:pPr>
              <w:jc w:val="center"/>
              <w:rPr>
                <w:rFonts w:ascii="Times New Roman" w:hAnsi="Times New Roman" w:cs="Times New Roman"/>
                <w:color w:val="000000" w:themeColor="text1"/>
                <w:sz w:val="22"/>
                <w:szCs w:val="22"/>
              </w:rPr>
            </w:pPr>
          </w:p>
        </w:tc>
      </w:tr>
      <w:tr w:rsidR="00284C14" w:rsidRPr="00616452" w14:paraId="1065EE69" w14:textId="77777777" w:rsidTr="00AF42A7">
        <w:trPr>
          <w:trHeight w:val="300"/>
        </w:trPr>
        <w:tc>
          <w:tcPr>
            <w:tcW w:w="1860" w:type="dxa"/>
            <w:vMerge/>
            <w:hideMark/>
          </w:tcPr>
          <w:p w14:paraId="14925FCB"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4E7199AE"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7721851E"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 xml:space="preserve">Marginal </w:t>
            </w:r>
          </w:p>
        </w:tc>
        <w:tc>
          <w:tcPr>
            <w:tcW w:w="1596" w:type="dxa"/>
            <w:noWrap/>
            <w:hideMark/>
          </w:tcPr>
          <w:p w14:paraId="5BFCD917" w14:textId="5FB93F30"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-1.61</w:t>
            </w:r>
          </w:p>
        </w:tc>
        <w:tc>
          <w:tcPr>
            <w:tcW w:w="1016" w:type="dxa"/>
            <w:noWrap/>
            <w:hideMark/>
          </w:tcPr>
          <w:p w14:paraId="0E2137AD" w14:textId="57FCAB34"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-31.75</w:t>
            </w:r>
          </w:p>
        </w:tc>
        <w:tc>
          <w:tcPr>
            <w:tcW w:w="1002" w:type="dxa"/>
            <w:noWrap/>
            <w:hideMark/>
          </w:tcPr>
          <w:p w14:paraId="2B61A60A" w14:textId="3B13FB65"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41.85</w:t>
            </w:r>
          </w:p>
        </w:tc>
        <w:tc>
          <w:tcPr>
            <w:tcW w:w="901" w:type="dxa"/>
            <w:noWrap/>
            <w:hideMark/>
          </w:tcPr>
          <w:p w14:paraId="5C2B9E54" w14:textId="0088368D"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1.00</w:t>
            </w:r>
          </w:p>
        </w:tc>
      </w:tr>
      <w:tr w:rsidR="00284C14" w:rsidRPr="00616452" w14:paraId="421280C2" w14:textId="77777777" w:rsidTr="00AF42A7">
        <w:trPr>
          <w:trHeight w:val="300"/>
        </w:trPr>
        <w:tc>
          <w:tcPr>
            <w:tcW w:w="1860" w:type="dxa"/>
            <w:vMerge/>
            <w:hideMark/>
          </w:tcPr>
          <w:p w14:paraId="3177E938"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603AD039"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4B531477"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Low</w:t>
            </w:r>
          </w:p>
        </w:tc>
        <w:tc>
          <w:tcPr>
            <w:tcW w:w="1596" w:type="dxa"/>
            <w:noWrap/>
            <w:hideMark/>
          </w:tcPr>
          <w:p w14:paraId="4D44F970" w14:textId="4257FC14" w:rsidR="00284C14" w:rsidRPr="007514C6" w:rsidRDefault="00284C14" w:rsidP="00284C14">
            <w:pPr>
              <w:jc w:val="center"/>
              <w:rPr>
                <w:rFonts w:ascii="Times New Roman" w:hAnsi="Times New Roman" w:cs="Times New Roman"/>
                <w:b/>
                <w:bCs/>
                <w:color w:val="C00000"/>
                <w:sz w:val="22"/>
                <w:szCs w:val="22"/>
              </w:rPr>
            </w:pPr>
            <w:r w:rsidRPr="007514C6">
              <w:rPr>
                <w:rFonts w:ascii="Times New Roman" w:hAnsi="Times New Roman" w:cs="Times New Roman"/>
                <w:b/>
                <w:bCs/>
                <w:sz w:val="22"/>
                <w:szCs w:val="22"/>
                <w:highlight w:val="green"/>
              </w:rPr>
              <w:t>25.63</w:t>
            </w:r>
          </w:p>
        </w:tc>
        <w:tc>
          <w:tcPr>
            <w:tcW w:w="1016" w:type="dxa"/>
            <w:noWrap/>
            <w:hideMark/>
          </w:tcPr>
          <w:p w14:paraId="6A222037" w14:textId="591FAA7B" w:rsidR="00284C14" w:rsidRPr="007514C6" w:rsidRDefault="00284C14" w:rsidP="00284C14">
            <w:pPr>
              <w:jc w:val="center"/>
              <w:rPr>
                <w:rFonts w:ascii="Times New Roman" w:hAnsi="Times New Roman" w:cs="Times New Roman"/>
                <w:b/>
                <w:bCs/>
                <w:color w:val="000000" w:themeColor="text1"/>
                <w:sz w:val="22"/>
                <w:szCs w:val="22"/>
                <w:highlight w:val="green"/>
              </w:rPr>
            </w:pPr>
            <w:r w:rsidRPr="007514C6">
              <w:rPr>
                <w:rFonts w:ascii="Times New Roman" w:hAnsi="Times New Roman" w:cs="Times New Roman"/>
                <w:b/>
                <w:bCs/>
                <w:color w:val="000000"/>
                <w:sz w:val="22"/>
                <w:szCs w:val="22"/>
                <w:highlight w:val="green"/>
              </w:rPr>
              <w:t>-10.42</w:t>
            </w:r>
          </w:p>
        </w:tc>
        <w:tc>
          <w:tcPr>
            <w:tcW w:w="1002" w:type="dxa"/>
            <w:noWrap/>
            <w:hideMark/>
          </w:tcPr>
          <w:p w14:paraId="3A3AD8B7" w14:textId="4AA38751" w:rsidR="00284C14" w:rsidRPr="007514C6" w:rsidRDefault="00284C14" w:rsidP="00284C14">
            <w:pPr>
              <w:jc w:val="center"/>
              <w:rPr>
                <w:rFonts w:ascii="Times New Roman" w:hAnsi="Times New Roman" w:cs="Times New Roman"/>
                <w:b/>
                <w:bCs/>
                <w:color w:val="000000" w:themeColor="text1"/>
                <w:sz w:val="22"/>
                <w:szCs w:val="22"/>
                <w:highlight w:val="green"/>
              </w:rPr>
            </w:pPr>
            <w:r w:rsidRPr="007514C6">
              <w:rPr>
                <w:rFonts w:ascii="Times New Roman" w:hAnsi="Times New Roman" w:cs="Times New Roman"/>
                <w:b/>
                <w:bCs/>
                <w:color w:val="000000"/>
                <w:sz w:val="22"/>
                <w:szCs w:val="22"/>
                <w:highlight w:val="green"/>
              </w:rPr>
              <w:t>76.19</w:t>
            </w:r>
          </w:p>
        </w:tc>
        <w:tc>
          <w:tcPr>
            <w:tcW w:w="901" w:type="dxa"/>
            <w:noWrap/>
            <w:hideMark/>
          </w:tcPr>
          <w:p w14:paraId="7E98AC2F" w14:textId="3786A1D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0.29</w:t>
            </w:r>
          </w:p>
        </w:tc>
      </w:tr>
      <w:tr w:rsidR="00284C14" w:rsidRPr="00616452" w14:paraId="6539288F" w14:textId="77777777" w:rsidTr="00AF42A7">
        <w:trPr>
          <w:trHeight w:val="300"/>
        </w:trPr>
        <w:tc>
          <w:tcPr>
            <w:tcW w:w="1860" w:type="dxa"/>
            <w:vMerge/>
            <w:hideMark/>
          </w:tcPr>
          <w:p w14:paraId="5AE26BB7"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3B4B3222"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4ECF1658"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Very Low</w:t>
            </w:r>
          </w:p>
        </w:tc>
        <w:tc>
          <w:tcPr>
            <w:tcW w:w="1596" w:type="dxa"/>
            <w:noWrap/>
            <w:hideMark/>
          </w:tcPr>
          <w:p w14:paraId="79991F8F" w14:textId="47123250"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-1.23</w:t>
            </w:r>
          </w:p>
        </w:tc>
        <w:tc>
          <w:tcPr>
            <w:tcW w:w="1016" w:type="dxa"/>
            <w:noWrap/>
            <w:hideMark/>
          </w:tcPr>
          <w:p w14:paraId="025C98E1" w14:textId="2AB9CBC9"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-30.43</w:t>
            </w:r>
          </w:p>
        </w:tc>
        <w:tc>
          <w:tcPr>
            <w:tcW w:w="1002" w:type="dxa"/>
            <w:noWrap/>
            <w:hideMark/>
          </w:tcPr>
          <w:p w14:paraId="3561A0D1" w14:textId="02EF6BEA"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40.24</w:t>
            </w:r>
          </w:p>
        </w:tc>
        <w:tc>
          <w:tcPr>
            <w:tcW w:w="901" w:type="dxa"/>
            <w:noWrap/>
            <w:hideMark/>
          </w:tcPr>
          <w:p w14:paraId="7D634ACA" w14:textId="75807541"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1.00</w:t>
            </w:r>
          </w:p>
        </w:tc>
      </w:tr>
      <w:tr w:rsidR="00836F57" w:rsidRPr="00616452" w14:paraId="7A40E521" w14:textId="77777777" w:rsidTr="0058539A">
        <w:trPr>
          <w:trHeight w:val="300"/>
        </w:trPr>
        <w:tc>
          <w:tcPr>
            <w:tcW w:w="1860" w:type="dxa"/>
            <w:vMerge w:val="restart"/>
            <w:noWrap/>
            <w:vAlign w:val="center"/>
            <w:hideMark/>
          </w:tcPr>
          <w:p w14:paraId="5CD5D57B"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 Hispanic</w:t>
            </w:r>
          </w:p>
        </w:tc>
        <w:tc>
          <w:tcPr>
            <w:tcW w:w="1613" w:type="dxa"/>
            <w:vMerge/>
            <w:hideMark/>
          </w:tcPr>
          <w:p w14:paraId="126BC03B"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4ABA442A" w14:textId="77777777" w:rsidR="00836F57" w:rsidRPr="006C39DA" w:rsidRDefault="00836F57" w:rsidP="0058539A">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High (Ref)</w:t>
            </w:r>
          </w:p>
        </w:tc>
        <w:tc>
          <w:tcPr>
            <w:tcW w:w="1596" w:type="dxa"/>
            <w:noWrap/>
            <w:vAlign w:val="bottom"/>
            <w:hideMark/>
          </w:tcPr>
          <w:p w14:paraId="66D5E9F4" w14:textId="77777777" w:rsidR="00836F57" w:rsidRPr="006C39DA"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377D28A8" w14:textId="77777777" w:rsidR="00836F57" w:rsidRPr="006C39DA"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578D87E7" w14:textId="77777777" w:rsidR="00836F57" w:rsidRPr="006C39DA"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6BA37EB5" w14:textId="77777777" w:rsidR="00836F57" w:rsidRPr="006C39DA" w:rsidRDefault="00836F57" w:rsidP="0058539A">
            <w:pPr>
              <w:jc w:val="center"/>
              <w:rPr>
                <w:rFonts w:ascii="Times New Roman" w:hAnsi="Times New Roman" w:cs="Times New Roman"/>
                <w:color w:val="000000" w:themeColor="text1"/>
                <w:sz w:val="22"/>
                <w:szCs w:val="22"/>
              </w:rPr>
            </w:pPr>
          </w:p>
        </w:tc>
      </w:tr>
      <w:tr w:rsidR="00284C14" w:rsidRPr="00616452" w14:paraId="1F25FBE3" w14:textId="77777777" w:rsidTr="000D31AA">
        <w:trPr>
          <w:trHeight w:val="300"/>
        </w:trPr>
        <w:tc>
          <w:tcPr>
            <w:tcW w:w="1860" w:type="dxa"/>
            <w:vMerge/>
            <w:hideMark/>
          </w:tcPr>
          <w:p w14:paraId="26A31B1A"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5A536E83"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4DC38F06"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 xml:space="preserve">Marginal </w:t>
            </w:r>
          </w:p>
        </w:tc>
        <w:tc>
          <w:tcPr>
            <w:tcW w:w="1596" w:type="dxa"/>
            <w:noWrap/>
            <w:hideMark/>
          </w:tcPr>
          <w:p w14:paraId="6252C78C" w14:textId="31FF4110" w:rsidR="00284C14" w:rsidRPr="002601B4" w:rsidRDefault="00284C14" w:rsidP="00284C14">
            <w:pPr>
              <w:jc w:val="center"/>
              <w:rPr>
                <w:rFonts w:ascii="Times New Roman" w:hAnsi="Times New Roman" w:cs="Times New Roman"/>
                <w:color w:val="000000" w:themeColor="text1"/>
                <w:sz w:val="22"/>
                <w:szCs w:val="22"/>
              </w:rPr>
            </w:pPr>
            <w:r w:rsidRPr="002601B4">
              <w:rPr>
                <w:rFonts w:ascii="Times New Roman" w:hAnsi="Times New Roman" w:cs="Times New Roman"/>
                <w:color w:val="000000" w:themeColor="text1"/>
                <w:sz w:val="22"/>
                <w:szCs w:val="22"/>
              </w:rPr>
              <w:t>11.36</w:t>
            </w:r>
          </w:p>
        </w:tc>
        <w:tc>
          <w:tcPr>
            <w:tcW w:w="1016" w:type="dxa"/>
            <w:noWrap/>
            <w:hideMark/>
          </w:tcPr>
          <w:p w14:paraId="1CBE350E" w14:textId="676DB8F5"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-40.68</w:t>
            </w:r>
          </w:p>
        </w:tc>
        <w:tc>
          <w:tcPr>
            <w:tcW w:w="1002" w:type="dxa"/>
            <w:noWrap/>
            <w:hideMark/>
          </w:tcPr>
          <w:p w14:paraId="480622D7" w14:textId="589F94B4"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109.06</w:t>
            </w:r>
          </w:p>
        </w:tc>
        <w:tc>
          <w:tcPr>
            <w:tcW w:w="901" w:type="dxa"/>
            <w:noWrap/>
            <w:hideMark/>
          </w:tcPr>
          <w:p w14:paraId="2E737A42" w14:textId="369EDF61"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0.97</w:t>
            </w:r>
          </w:p>
        </w:tc>
      </w:tr>
      <w:tr w:rsidR="00284C14" w:rsidRPr="00616452" w14:paraId="207548A5" w14:textId="77777777" w:rsidTr="000D31AA">
        <w:trPr>
          <w:trHeight w:val="300"/>
        </w:trPr>
        <w:tc>
          <w:tcPr>
            <w:tcW w:w="1860" w:type="dxa"/>
            <w:vMerge/>
            <w:hideMark/>
          </w:tcPr>
          <w:p w14:paraId="0F3CF900"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31293E0E"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163E7CC0"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Low</w:t>
            </w:r>
          </w:p>
        </w:tc>
        <w:tc>
          <w:tcPr>
            <w:tcW w:w="1596" w:type="dxa"/>
            <w:noWrap/>
            <w:hideMark/>
          </w:tcPr>
          <w:p w14:paraId="7644872C" w14:textId="1018415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-24.56</w:t>
            </w:r>
          </w:p>
        </w:tc>
        <w:tc>
          <w:tcPr>
            <w:tcW w:w="1016" w:type="dxa"/>
            <w:noWrap/>
            <w:hideMark/>
          </w:tcPr>
          <w:p w14:paraId="3E029061" w14:textId="52BB840E"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-49.68</w:t>
            </w:r>
          </w:p>
        </w:tc>
        <w:tc>
          <w:tcPr>
            <w:tcW w:w="1002" w:type="dxa"/>
            <w:noWrap/>
            <w:hideMark/>
          </w:tcPr>
          <w:p w14:paraId="0369BA93" w14:textId="0983A069"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13.09</w:t>
            </w:r>
          </w:p>
        </w:tc>
        <w:tc>
          <w:tcPr>
            <w:tcW w:w="901" w:type="dxa"/>
            <w:noWrap/>
            <w:hideMark/>
          </w:tcPr>
          <w:p w14:paraId="0A274B02" w14:textId="338B0B81"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0.26</w:t>
            </w:r>
          </w:p>
        </w:tc>
      </w:tr>
      <w:tr w:rsidR="00284C14" w:rsidRPr="00616452" w14:paraId="07E87EA8" w14:textId="77777777" w:rsidTr="000D31AA">
        <w:trPr>
          <w:trHeight w:val="300"/>
        </w:trPr>
        <w:tc>
          <w:tcPr>
            <w:tcW w:w="1860" w:type="dxa"/>
            <w:vMerge/>
            <w:hideMark/>
          </w:tcPr>
          <w:p w14:paraId="4E70AF44"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5400AEED"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3943912A"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Very Low</w:t>
            </w:r>
          </w:p>
        </w:tc>
        <w:tc>
          <w:tcPr>
            <w:tcW w:w="1596" w:type="dxa"/>
            <w:noWrap/>
            <w:hideMark/>
          </w:tcPr>
          <w:p w14:paraId="7024D4A4" w14:textId="0CA195FC"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-31.89</w:t>
            </w:r>
          </w:p>
        </w:tc>
        <w:tc>
          <w:tcPr>
            <w:tcW w:w="1016" w:type="dxa"/>
            <w:noWrap/>
            <w:hideMark/>
          </w:tcPr>
          <w:p w14:paraId="4FFE965B" w14:textId="5D86D1D9"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-55.71</w:t>
            </w:r>
          </w:p>
        </w:tc>
        <w:tc>
          <w:tcPr>
            <w:tcW w:w="1002" w:type="dxa"/>
            <w:noWrap/>
            <w:hideMark/>
          </w:tcPr>
          <w:p w14:paraId="74DB07C8" w14:textId="1D1E92C3"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4.73</w:t>
            </w:r>
          </w:p>
        </w:tc>
        <w:tc>
          <w:tcPr>
            <w:tcW w:w="901" w:type="dxa"/>
            <w:noWrap/>
            <w:hideMark/>
          </w:tcPr>
          <w:p w14:paraId="11C684FC" w14:textId="1114BCDB"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0.10</w:t>
            </w:r>
          </w:p>
        </w:tc>
      </w:tr>
      <w:tr w:rsidR="00836F57" w:rsidRPr="00616452" w14:paraId="31FFBCB5" w14:textId="77777777" w:rsidTr="0058539A">
        <w:trPr>
          <w:trHeight w:val="300"/>
        </w:trPr>
        <w:tc>
          <w:tcPr>
            <w:tcW w:w="1860" w:type="dxa"/>
            <w:vMerge w:val="restart"/>
            <w:noWrap/>
            <w:vAlign w:val="center"/>
            <w:hideMark/>
          </w:tcPr>
          <w:p w14:paraId="7D4FB4F7"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w:t>
            </w:r>
          </w:p>
        </w:tc>
        <w:tc>
          <w:tcPr>
            <w:tcW w:w="1613" w:type="dxa"/>
            <w:vMerge/>
            <w:hideMark/>
          </w:tcPr>
          <w:p w14:paraId="75DE61F0"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6F6017EA" w14:textId="77777777" w:rsidR="00836F57" w:rsidRPr="006C39DA" w:rsidRDefault="00836F57" w:rsidP="0058539A">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High (Ref)</w:t>
            </w:r>
          </w:p>
        </w:tc>
        <w:tc>
          <w:tcPr>
            <w:tcW w:w="1596" w:type="dxa"/>
            <w:noWrap/>
            <w:vAlign w:val="bottom"/>
            <w:hideMark/>
          </w:tcPr>
          <w:p w14:paraId="54826338" w14:textId="77777777" w:rsidR="00836F57" w:rsidRPr="006C39DA"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292534E3" w14:textId="77777777" w:rsidR="00836F57" w:rsidRPr="006C39DA"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136A9E44" w14:textId="77777777" w:rsidR="00836F57" w:rsidRPr="006C39DA"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7C465A36" w14:textId="77777777" w:rsidR="00836F57" w:rsidRPr="006C39DA" w:rsidRDefault="00836F57" w:rsidP="0058539A">
            <w:pPr>
              <w:jc w:val="center"/>
              <w:rPr>
                <w:rFonts w:ascii="Times New Roman" w:hAnsi="Times New Roman" w:cs="Times New Roman"/>
                <w:color w:val="000000" w:themeColor="text1"/>
                <w:sz w:val="22"/>
                <w:szCs w:val="22"/>
              </w:rPr>
            </w:pPr>
          </w:p>
        </w:tc>
      </w:tr>
      <w:tr w:rsidR="00284C14" w:rsidRPr="00616452" w14:paraId="22B2D930" w14:textId="77777777" w:rsidTr="00FF70ED">
        <w:trPr>
          <w:trHeight w:val="300"/>
        </w:trPr>
        <w:tc>
          <w:tcPr>
            <w:tcW w:w="1860" w:type="dxa"/>
            <w:vMerge/>
            <w:hideMark/>
          </w:tcPr>
          <w:p w14:paraId="3AF74598"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3B35A9E4"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14C36938"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 xml:space="preserve">Marginal </w:t>
            </w:r>
          </w:p>
        </w:tc>
        <w:tc>
          <w:tcPr>
            <w:tcW w:w="1596" w:type="dxa"/>
            <w:noWrap/>
            <w:hideMark/>
          </w:tcPr>
          <w:p w14:paraId="27A85792" w14:textId="6D1A5AE3"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7.27</w:t>
            </w:r>
          </w:p>
        </w:tc>
        <w:tc>
          <w:tcPr>
            <w:tcW w:w="1016" w:type="dxa"/>
            <w:noWrap/>
            <w:hideMark/>
          </w:tcPr>
          <w:p w14:paraId="003447CC" w14:textId="39A7F349"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-36.14</w:t>
            </w:r>
          </w:p>
        </w:tc>
        <w:tc>
          <w:tcPr>
            <w:tcW w:w="1002" w:type="dxa"/>
            <w:noWrap/>
            <w:hideMark/>
          </w:tcPr>
          <w:p w14:paraId="70B302B9" w14:textId="0A5BEF78"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80.19</w:t>
            </w:r>
          </w:p>
        </w:tc>
        <w:tc>
          <w:tcPr>
            <w:tcW w:w="901" w:type="dxa"/>
            <w:noWrap/>
            <w:hideMark/>
          </w:tcPr>
          <w:p w14:paraId="1E7C5418" w14:textId="567776B5"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0.98</w:t>
            </w:r>
          </w:p>
        </w:tc>
      </w:tr>
      <w:tr w:rsidR="00284C14" w:rsidRPr="00616452" w14:paraId="7B1A7B7A" w14:textId="77777777" w:rsidTr="00FF70ED">
        <w:trPr>
          <w:trHeight w:val="300"/>
        </w:trPr>
        <w:tc>
          <w:tcPr>
            <w:tcW w:w="1860" w:type="dxa"/>
            <w:vMerge/>
            <w:hideMark/>
          </w:tcPr>
          <w:p w14:paraId="4242D051"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183E9104"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334DF4E9"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Low</w:t>
            </w:r>
          </w:p>
        </w:tc>
        <w:tc>
          <w:tcPr>
            <w:tcW w:w="1596" w:type="dxa"/>
            <w:noWrap/>
            <w:hideMark/>
          </w:tcPr>
          <w:p w14:paraId="50B959CC" w14:textId="0BE401B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-14.83</w:t>
            </w:r>
          </w:p>
        </w:tc>
        <w:tc>
          <w:tcPr>
            <w:tcW w:w="1016" w:type="dxa"/>
            <w:noWrap/>
            <w:hideMark/>
          </w:tcPr>
          <w:p w14:paraId="71B6C810" w14:textId="58E6C03E"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-42.98</w:t>
            </w:r>
          </w:p>
        </w:tc>
        <w:tc>
          <w:tcPr>
            <w:tcW w:w="1002" w:type="dxa"/>
            <w:noWrap/>
            <w:hideMark/>
          </w:tcPr>
          <w:p w14:paraId="0C260FAB" w14:textId="2481946D"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27.20</w:t>
            </w:r>
          </w:p>
        </w:tc>
        <w:tc>
          <w:tcPr>
            <w:tcW w:w="901" w:type="dxa"/>
            <w:noWrap/>
            <w:hideMark/>
          </w:tcPr>
          <w:p w14:paraId="2B33BE5B" w14:textId="04B0DB0B"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0.72</w:t>
            </w:r>
          </w:p>
        </w:tc>
      </w:tr>
      <w:tr w:rsidR="00284C14" w:rsidRPr="00616452" w14:paraId="2347093F" w14:textId="77777777" w:rsidTr="00FF70ED">
        <w:trPr>
          <w:trHeight w:val="300"/>
        </w:trPr>
        <w:tc>
          <w:tcPr>
            <w:tcW w:w="1860" w:type="dxa"/>
            <w:vMerge/>
            <w:hideMark/>
          </w:tcPr>
          <w:p w14:paraId="41FFF008" w14:textId="77777777" w:rsidR="00284C14" w:rsidRPr="00616452" w:rsidRDefault="00284C14" w:rsidP="00284C14">
            <w:pPr>
              <w:rPr>
                <w:rFonts w:ascii="Times New Roman" w:hAnsi="Times New Roman" w:cs="Times New Roman"/>
                <w:b/>
                <w:bCs/>
                <w:color w:val="000000" w:themeColor="text1"/>
              </w:rPr>
            </w:pPr>
          </w:p>
        </w:tc>
        <w:tc>
          <w:tcPr>
            <w:tcW w:w="1613" w:type="dxa"/>
            <w:vMerge/>
            <w:hideMark/>
          </w:tcPr>
          <w:p w14:paraId="12A82E5D" w14:textId="77777777" w:rsidR="00284C14" w:rsidRPr="00616452" w:rsidRDefault="00284C14" w:rsidP="00284C14">
            <w:pPr>
              <w:rPr>
                <w:rFonts w:ascii="Times New Roman" w:hAnsi="Times New Roman" w:cs="Times New Roman"/>
                <w:b/>
                <w:bCs/>
                <w:color w:val="000000" w:themeColor="text1"/>
              </w:rPr>
            </w:pPr>
          </w:p>
        </w:tc>
        <w:tc>
          <w:tcPr>
            <w:tcW w:w="1915" w:type="dxa"/>
            <w:noWrap/>
            <w:hideMark/>
          </w:tcPr>
          <w:p w14:paraId="590755E3" w14:textId="77777777"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sz w:val="22"/>
                <w:szCs w:val="22"/>
              </w:rPr>
              <w:t>Very Low</w:t>
            </w:r>
          </w:p>
        </w:tc>
        <w:tc>
          <w:tcPr>
            <w:tcW w:w="1596" w:type="dxa"/>
            <w:noWrap/>
            <w:hideMark/>
          </w:tcPr>
          <w:p w14:paraId="0976D6D6" w14:textId="3580C25B"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5.63</w:t>
            </w:r>
          </w:p>
        </w:tc>
        <w:tc>
          <w:tcPr>
            <w:tcW w:w="1016" w:type="dxa"/>
            <w:noWrap/>
            <w:hideMark/>
          </w:tcPr>
          <w:p w14:paraId="2F1C7C67" w14:textId="2F16036C"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-49.97</w:t>
            </w:r>
          </w:p>
        </w:tc>
        <w:tc>
          <w:tcPr>
            <w:tcW w:w="1002" w:type="dxa"/>
            <w:noWrap/>
            <w:hideMark/>
          </w:tcPr>
          <w:p w14:paraId="72DD38C8" w14:textId="360771E4"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123.05</w:t>
            </w:r>
          </w:p>
        </w:tc>
        <w:tc>
          <w:tcPr>
            <w:tcW w:w="901" w:type="dxa"/>
            <w:noWrap/>
            <w:hideMark/>
          </w:tcPr>
          <w:p w14:paraId="2BD847CB" w14:textId="2D0C7655" w:rsidR="00284C14" w:rsidRPr="006C39DA" w:rsidRDefault="00284C14" w:rsidP="00284C14">
            <w:pPr>
              <w:jc w:val="center"/>
              <w:rPr>
                <w:rFonts w:ascii="Times New Roman" w:hAnsi="Times New Roman" w:cs="Times New Roman"/>
                <w:color w:val="000000" w:themeColor="text1"/>
                <w:sz w:val="22"/>
                <w:szCs w:val="22"/>
              </w:rPr>
            </w:pPr>
            <w:r w:rsidRPr="006C39DA">
              <w:rPr>
                <w:rFonts w:ascii="Times New Roman" w:hAnsi="Times New Roman" w:cs="Times New Roman"/>
                <w:color w:val="000000"/>
                <w:sz w:val="22"/>
                <w:szCs w:val="22"/>
              </w:rPr>
              <w:t>1.00</w:t>
            </w:r>
          </w:p>
        </w:tc>
      </w:tr>
    </w:tbl>
    <w:p w14:paraId="773A68D6" w14:textId="77777777" w:rsidR="00836F57" w:rsidRPr="00616452" w:rsidRDefault="00836F57" w:rsidP="00836F57">
      <w:pPr>
        <w:pStyle w:val="ListParagraph"/>
        <w:numPr>
          <w:ilvl w:val="0"/>
          <w:numId w:val="42"/>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Values represent percent differences for Food Security Level × Race and Ethnicity interaction terms, showing strata-specific estimates. Within each race and </w:t>
      </w:r>
      <w:proofErr w:type="gramStart"/>
      <w:r w:rsidRPr="00616452">
        <w:rPr>
          <w:rFonts w:ascii="Times New Roman" w:hAnsi="Times New Roman" w:cs="Times New Roman"/>
          <w:i/>
          <w:iCs/>
          <w:color w:val="000000" w:themeColor="text1"/>
        </w:rPr>
        <w:t>ethnicity  group</w:t>
      </w:r>
      <w:proofErr w:type="gramEnd"/>
      <w:r w:rsidRPr="00616452">
        <w:rPr>
          <w:rFonts w:ascii="Times New Roman" w:hAnsi="Times New Roman" w:cs="Times New Roman"/>
          <w:i/>
          <w:iCs/>
          <w:color w:val="000000" w:themeColor="text1"/>
        </w:rPr>
        <w:t xml:space="preserve"> (NH White, NH Black, Mexican American, Other Hispanic, Other</w:t>
      </w:r>
      <w:proofErr w:type="gramStart"/>
      <w:r w:rsidRPr="00616452">
        <w:rPr>
          <w:rFonts w:ascii="Times New Roman" w:hAnsi="Times New Roman" w:cs="Times New Roman"/>
          <w:i/>
          <w:iCs/>
          <w:color w:val="000000" w:themeColor="text1"/>
        </w:rPr>
        <w:t>, )</w:t>
      </w:r>
      <w:proofErr w:type="gramEnd"/>
      <w:r w:rsidRPr="00616452">
        <w:rPr>
          <w:rFonts w:ascii="Times New Roman" w:hAnsi="Times New Roman" w:cs="Times New Roman"/>
          <w:i/>
          <w:iCs/>
          <w:color w:val="000000" w:themeColor="text1"/>
        </w:rPr>
        <w:t xml:space="preserve"> estimates indicate the percent difference for each food security level compared with the reference. Estimates are derived from multivariable linear regression models adjusted for age, sex, education, cycle year, poverty: income ratio and creatinine. </w:t>
      </w:r>
    </w:p>
    <w:p w14:paraId="16D4C75D" w14:textId="77777777" w:rsidR="00836F57" w:rsidRPr="00616452" w:rsidRDefault="00836F57" w:rsidP="00836F57">
      <w:pPr>
        <w:pStyle w:val="ListParagraph"/>
        <w:numPr>
          <w:ilvl w:val="0"/>
          <w:numId w:val="42"/>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NH White: Non Hispanic White; NH Black: Non-Hispanic Black </w:t>
      </w:r>
    </w:p>
    <w:p w14:paraId="7BF10ABB" w14:textId="77777777" w:rsidR="00836F57" w:rsidRPr="00362F4F" w:rsidRDefault="00836F57" w:rsidP="00836F57">
      <w:pPr>
        <w:pStyle w:val="ListParagraph"/>
        <w:numPr>
          <w:ilvl w:val="0"/>
          <w:numId w:val="42"/>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95% CI = 95% confidence </w:t>
      </w:r>
      <w:r>
        <w:rPr>
          <w:rFonts w:ascii="Times New Roman" w:hAnsi="Times New Roman" w:cs="Times New Roman"/>
          <w:i/>
          <w:iCs/>
          <w:color w:val="000000" w:themeColor="text1"/>
        </w:rPr>
        <w:t>interval</w:t>
      </w:r>
    </w:p>
    <w:p w14:paraId="60841684" w14:textId="77777777" w:rsidR="00836F57" w:rsidRDefault="00836F57" w:rsidP="00836F57">
      <w:pPr>
        <w:spacing w:after="160" w:line="278" w:lineRule="auto"/>
        <w:rPr>
          <w:rFonts w:ascii="Times New Roman" w:hAnsi="Times New Roman" w:cs="Times New Roman"/>
          <w:i/>
          <w:iCs/>
          <w:color w:val="000000" w:themeColor="text1"/>
        </w:rPr>
      </w:pPr>
    </w:p>
    <w:p w14:paraId="1916F16B" w14:textId="77777777" w:rsidR="00836F57" w:rsidRDefault="00836F57" w:rsidP="00836F57">
      <w:pPr>
        <w:spacing w:after="160" w:line="278" w:lineRule="auto"/>
        <w:rPr>
          <w:rFonts w:ascii="Times New Roman" w:hAnsi="Times New Roman" w:cs="Times New Roman"/>
          <w:i/>
          <w:iCs/>
          <w:color w:val="000000" w:themeColor="text1"/>
        </w:rPr>
      </w:pPr>
    </w:p>
    <w:p w14:paraId="2EE918E3" w14:textId="77777777" w:rsidR="00836F57" w:rsidRDefault="00836F57" w:rsidP="00836F57">
      <w:pPr>
        <w:spacing w:after="160" w:line="278" w:lineRule="auto"/>
        <w:rPr>
          <w:rFonts w:ascii="Times New Roman" w:hAnsi="Times New Roman" w:cs="Times New Roman"/>
          <w:i/>
          <w:iCs/>
          <w:color w:val="000000" w:themeColor="text1"/>
        </w:rPr>
      </w:pPr>
    </w:p>
    <w:p w14:paraId="4211740E" w14:textId="77777777" w:rsidR="00836F57" w:rsidRDefault="00836F57" w:rsidP="00836F57">
      <w:pPr>
        <w:spacing w:after="160" w:line="278" w:lineRule="auto"/>
        <w:rPr>
          <w:rFonts w:ascii="Times New Roman" w:hAnsi="Times New Roman" w:cs="Times New Roman"/>
          <w:i/>
          <w:iCs/>
          <w:color w:val="000000" w:themeColor="text1"/>
        </w:rPr>
      </w:pPr>
    </w:p>
    <w:p w14:paraId="73CE8BB1" w14:textId="77777777" w:rsidR="00836F57" w:rsidRDefault="00836F57" w:rsidP="00836F57">
      <w:pPr>
        <w:spacing w:after="160" w:line="278" w:lineRule="auto"/>
        <w:rPr>
          <w:rFonts w:ascii="Times New Roman" w:hAnsi="Times New Roman" w:cs="Times New Roman"/>
          <w:i/>
          <w:iCs/>
          <w:color w:val="000000" w:themeColor="text1"/>
        </w:rPr>
      </w:pPr>
    </w:p>
    <w:p w14:paraId="745DE0B7" w14:textId="77777777" w:rsidR="00836F57" w:rsidRDefault="00836F57" w:rsidP="00836F57">
      <w:pPr>
        <w:spacing w:after="160" w:line="278" w:lineRule="auto"/>
        <w:rPr>
          <w:rFonts w:ascii="Times New Roman" w:hAnsi="Times New Roman" w:cs="Times New Roman"/>
          <w:i/>
          <w:iCs/>
          <w:color w:val="000000" w:themeColor="text1"/>
        </w:rPr>
      </w:pPr>
    </w:p>
    <w:p w14:paraId="42BCE0B9" w14:textId="77777777" w:rsidR="00836F57" w:rsidRDefault="00836F57" w:rsidP="00836F57">
      <w:pPr>
        <w:spacing w:after="160" w:line="278" w:lineRule="auto"/>
        <w:rPr>
          <w:rFonts w:ascii="Times New Roman" w:hAnsi="Times New Roman" w:cs="Times New Roman"/>
          <w:i/>
          <w:iCs/>
          <w:color w:val="000000" w:themeColor="text1"/>
        </w:rPr>
      </w:pPr>
    </w:p>
    <w:p w14:paraId="075B5050" w14:textId="747E0535" w:rsidR="00836F57" w:rsidRPr="00616452" w:rsidRDefault="00836F57" w:rsidP="00836F57">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lastRenderedPageBreak/>
        <w:t xml:space="preserve">Supplemental Table </w:t>
      </w:r>
      <w:r w:rsidR="00E539CD">
        <w:rPr>
          <w:rFonts w:ascii="Times New Roman" w:hAnsi="Times New Roman" w:cs="Times New Roman"/>
          <w:b/>
          <w:bCs/>
          <w:color w:val="000000" w:themeColor="text1"/>
          <w:sz w:val="28"/>
          <w:szCs w:val="28"/>
        </w:rPr>
        <w:t>7</w:t>
      </w:r>
      <w:r w:rsidRPr="00616452">
        <w:rPr>
          <w:rFonts w:ascii="Times New Roman" w:hAnsi="Times New Roman" w:cs="Times New Roman"/>
          <w:b/>
          <w:bCs/>
          <w:color w:val="000000" w:themeColor="text1"/>
          <w:sz w:val="28"/>
          <w:szCs w:val="28"/>
        </w:rPr>
        <w:t xml:space="preserve">:  Strata Specific Adjusted Linear Regression Full Table: Self-Reported Food Security Status and Urinary </w:t>
      </w:r>
      <w:r w:rsidR="0032291F">
        <w:rPr>
          <w:rFonts w:ascii="Times New Roman" w:hAnsi="Times New Roman" w:cs="Times New Roman"/>
          <w:b/>
          <w:bCs/>
          <w:color w:val="000000" w:themeColor="text1"/>
          <w:sz w:val="28"/>
          <w:szCs w:val="28"/>
        </w:rPr>
        <w:t>Ethyl</w:t>
      </w:r>
      <w:r w:rsidRPr="00616452">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Phenol</w:t>
      </w:r>
      <w:r w:rsidRPr="00616452">
        <w:rPr>
          <w:rFonts w:ascii="Times New Roman" w:hAnsi="Times New Roman" w:cs="Times New Roman"/>
          <w:b/>
          <w:bCs/>
          <w:color w:val="000000" w:themeColor="text1"/>
          <w:sz w:val="28"/>
          <w:szCs w:val="28"/>
        </w:rPr>
        <w:t xml:space="preserve"> Metabolites with Race and Ethnicity Interaction</w:t>
      </w:r>
    </w:p>
    <w:p w14:paraId="5524D478" w14:textId="77777777" w:rsidR="00836F57" w:rsidRPr="00616452" w:rsidRDefault="00836F57" w:rsidP="00836F57">
      <w:pPr>
        <w:rPr>
          <w:rFonts w:ascii="Times New Roman" w:hAnsi="Times New Roman" w:cs="Times New Roman"/>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860"/>
        <w:gridCol w:w="1613"/>
        <w:gridCol w:w="1915"/>
        <w:gridCol w:w="1596"/>
        <w:gridCol w:w="1016"/>
        <w:gridCol w:w="1002"/>
        <w:gridCol w:w="901"/>
      </w:tblGrid>
      <w:tr w:rsidR="00836F57" w:rsidRPr="00616452" w14:paraId="693DC8E4" w14:textId="77777777" w:rsidTr="001C48B2">
        <w:trPr>
          <w:trHeight w:val="300"/>
        </w:trPr>
        <w:tc>
          <w:tcPr>
            <w:tcW w:w="1860" w:type="dxa"/>
            <w:shd w:val="clear" w:color="auto" w:fill="000000" w:themeFill="text1"/>
            <w:noWrap/>
            <w:vAlign w:val="center"/>
            <w:hideMark/>
          </w:tcPr>
          <w:p w14:paraId="00F7DD68" w14:textId="77777777" w:rsidR="00836F57" w:rsidRPr="00616452" w:rsidRDefault="00836F57"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Race/Ethnicity Category</w:t>
            </w:r>
          </w:p>
        </w:tc>
        <w:tc>
          <w:tcPr>
            <w:tcW w:w="1613" w:type="dxa"/>
            <w:shd w:val="clear" w:color="auto" w:fill="000000" w:themeFill="text1"/>
            <w:noWrap/>
            <w:vAlign w:val="center"/>
            <w:hideMark/>
          </w:tcPr>
          <w:p w14:paraId="3FF5A224" w14:textId="77777777" w:rsidR="00836F57" w:rsidRPr="00616452" w:rsidRDefault="00836F57"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Model</w:t>
            </w:r>
          </w:p>
        </w:tc>
        <w:tc>
          <w:tcPr>
            <w:tcW w:w="1915" w:type="dxa"/>
            <w:shd w:val="clear" w:color="auto" w:fill="000000" w:themeFill="text1"/>
            <w:noWrap/>
            <w:vAlign w:val="center"/>
            <w:hideMark/>
          </w:tcPr>
          <w:p w14:paraId="4D5A243B"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Food Security Contrast</w:t>
            </w:r>
          </w:p>
        </w:tc>
        <w:tc>
          <w:tcPr>
            <w:tcW w:w="1596" w:type="dxa"/>
            <w:shd w:val="clear" w:color="auto" w:fill="000000" w:themeFill="text1"/>
            <w:noWrap/>
            <w:vAlign w:val="center"/>
            <w:hideMark/>
          </w:tcPr>
          <w:p w14:paraId="162CD8FB"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Difference</w:t>
            </w:r>
          </w:p>
        </w:tc>
        <w:tc>
          <w:tcPr>
            <w:tcW w:w="1016" w:type="dxa"/>
            <w:shd w:val="clear" w:color="auto" w:fill="000000" w:themeFill="text1"/>
            <w:noWrap/>
            <w:vAlign w:val="center"/>
            <w:hideMark/>
          </w:tcPr>
          <w:p w14:paraId="518CDE17"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Lower</w:t>
            </w:r>
          </w:p>
        </w:tc>
        <w:tc>
          <w:tcPr>
            <w:tcW w:w="1002" w:type="dxa"/>
            <w:shd w:val="clear" w:color="auto" w:fill="000000" w:themeFill="text1"/>
            <w:noWrap/>
            <w:vAlign w:val="center"/>
            <w:hideMark/>
          </w:tcPr>
          <w:p w14:paraId="2430E815"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Upper</w:t>
            </w:r>
          </w:p>
        </w:tc>
        <w:tc>
          <w:tcPr>
            <w:tcW w:w="901" w:type="dxa"/>
            <w:shd w:val="clear" w:color="auto" w:fill="000000" w:themeFill="text1"/>
            <w:noWrap/>
            <w:vAlign w:val="center"/>
            <w:hideMark/>
          </w:tcPr>
          <w:p w14:paraId="03442B4D" w14:textId="77777777" w:rsidR="00836F57" w:rsidRPr="00616452" w:rsidRDefault="00836F57"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P-Value</w:t>
            </w:r>
          </w:p>
        </w:tc>
      </w:tr>
      <w:tr w:rsidR="00836F57" w:rsidRPr="00616452" w14:paraId="01EEBFF2" w14:textId="77777777" w:rsidTr="001C48B2">
        <w:trPr>
          <w:trHeight w:val="300"/>
        </w:trPr>
        <w:tc>
          <w:tcPr>
            <w:tcW w:w="1860" w:type="dxa"/>
            <w:vMerge w:val="restart"/>
            <w:noWrap/>
            <w:vAlign w:val="center"/>
            <w:hideMark/>
          </w:tcPr>
          <w:p w14:paraId="0250BB36"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White</w:t>
            </w:r>
          </w:p>
        </w:tc>
        <w:tc>
          <w:tcPr>
            <w:tcW w:w="1613" w:type="dxa"/>
            <w:vMerge w:val="restart"/>
            <w:noWrap/>
            <w:vAlign w:val="center"/>
            <w:hideMark/>
          </w:tcPr>
          <w:p w14:paraId="6E2AABB4" w14:textId="3D67EB17" w:rsidR="00836F57" w:rsidRPr="00616452" w:rsidRDefault="00753D7C" w:rsidP="0058539A">
            <w:pPr>
              <w:jc w:val="center"/>
              <w:rPr>
                <w:rFonts w:ascii="Times New Roman" w:hAnsi="Times New Roman" w:cs="Times New Roman"/>
                <w:b/>
                <w:bCs/>
                <w:color w:val="000000" w:themeColor="text1"/>
              </w:rPr>
            </w:pPr>
            <w:r>
              <w:rPr>
                <w:rFonts w:ascii="Times New Roman" w:hAnsi="Times New Roman" w:cs="Times New Roman"/>
                <w:b/>
                <w:bCs/>
                <w:color w:val="000000" w:themeColor="text1"/>
              </w:rPr>
              <w:t>EPB</w:t>
            </w:r>
          </w:p>
        </w:tc>
        <w:tc>
          <w:tcPr>
            <w:tcW w:w="1915" w:type="dxa"/>
            <w:noWrap/>
            <w:vAlign w:val="center"/>
            <w:hideMark/>
          </w:tcPr>
          <w:p w14:paraId="760A1538" w14:textId="77777777" w:rsidR="00836F57" w:rsidRPr="00B6744A" w:rsidRDefault="00836F57" w:rsidP="0058539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themeColor="text1"/>
                <w:sz w:val="22"/>
                <w:szCs w:val="22"/>
              </w:rPr>
              <w:t>High (Ref)</w:t>
            </w:r>
          </w:p>
        </w:tc>
        <w:tc>
          <w:tcPr>
            <w:tcW w:w="1596" w:type="dxa"/>
            <w:noWrap/>
            <w:vAlign w:val="bottom"/>
            <w:hideMark/>
          </w:tcPr>
          <w:p w14:paraId="7BDD0DA3" w14:textId="77777777" w:rsidR="00836F57" w:rsidRPr="00B6744A"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6A610FA3" w14:textId="77777777" w:rsidR="00836F57" w:rsidRPr="00B6744A"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28A1CFEF" w14:textId="77777777" w:rsidR="00836F57" w:rsidRPr="00B6744A"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62B2D6FE" w14:textId="77777777" w:rsidR="00836F57" w:rsidRPr="00B6744A" w:rsidRDefault="00836F57" w:rsidP="0058539A">
            <w:pPr>
              <w:jc w:val="center"/>
              <w:rPr>
                <w:rFonts w:ascii="Times New Roman" w:hAnsi="Times New Roman" w:cs="Times New Roman"/>
                <w:color w:val="000000" w:themeColor="text1"/>
                <w:sz w:val="22"/>
                <w:szCs w:val="22"/>
              </w:rPr>
            </w:pPr>
          </w:p>
        </w:tc>
      </w:tr>
      <w:tr w:rsidR="005E5A1A" w:rsidRPr="00616452" w14:paraId="0E17A6A7" w14:textId="77777777" w:rsidTr="001C48B2">
        <w:trPr>
          <w:trHeight w:val="300"/>
        </w:trPr>
        <w:tc>
          <w:tcPr>
            <w:tcW w:w="1860" w:type="dxa"/>
            <w:vMerge/>
            <w:hideMark/>
          </w:tcPr>
          <w:p w14:paraId="3F464915" w14:textId="77777777" w:rsidR="005E5A1A" w:rsidRPr="00616452" w:rsidRDefault="005E5A1A" w:rsidP="005E5A1A">
            <w:pPr>
              <w:rPr>
                <w:rFonts w:ascii="Times New Roman" w:hAnsi="Times New Roman" w:cs="Times New Roman"/>
                <w:b/>
                <w:bCs/>
                <w:color w:val="000000" w:themeColor="text1"/>
              </w:rPr>
            </w:pPr>
          </w:p>
        </w:tc>
        <w:tc>
          <w:tcPr>
            <w:tcW w:w="1613" w:type="dxa"/>
            <w:vMerge/>
            <w:hideMark/>
          </w:tcPr>
          <w:p w14:paraId="066E7DE1" w14:textId="77777777" w:rsidR="005E5A1A" w:rsidRPr="00616452" w:rsidRDefault="005E5A1A" w:rsidP="005E5A1A">
            <w:pPr>
              <w:rPr>
                <w:rFonts w:ascii="Times New Roman" w:hAnsi="Times New Roman" w:cs="Times New Roman"/>
                <w:b/>
                <w:bCs/>
                <w:color w:val="000000" w:themeColor="text1"/>
              </w:rPr>
            </w:pPr>
          </w:p>
        </w:tc>
        <w:tc>
          <w:tcPr>
            <w:tcW w:w="1915" w:type="dxa"/>
            <w:noWrap/>
            <w:vAlign w:val="center"/>
            <w:hideMark/>
          </w:tcPr>
          <w:p w14:paraId="57DFE3A6" w14:textId="77777777"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themeColor="text1"/>
                <w:sz w:val="22"/>
                <w:szCs w:val="22"/>
              </w:rPr>
              <w:t xml:space="preserve">Marginal </w:t>
            </w:r>
          </w:p>
        </w:tc>
        <w:tc>
          <w:tcPr>
            <w:tcW w:w="1596" w:type="dxa"/>
            <w:noWrap/>
            <w:hideMark/>
          </w:tcPr>
          <w:p w14:paraId="432D3903" w14:textId="244EE3CE"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-8.68</w:t>
            </w:r>
          </w:p>
        </w:tc>
        <w:tc>
          <w:tcPr>
            <w:tcW w:w="1016" w:type="dxa"/>
            <w:noWrap/>
            <w:hideMark/>
          </w:tcPr>
          <w:p w14:paraId="38F0FC89" w14:textId="0E764FDC"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-29.52</w:t>
            </w:r>
          </w:p>
        </w:tc>
        <w:tc>
          <w:tcPr>
            <w:tcW w:w="1002" w:type="dxa"/>
            <w:noWrap/>
            <w:hideMark/>
          </w:tcPr>
          <w:p w14:paraId="1014E273" w14:textId="64F35BBF"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18.34</w:t>
            </w:r>
          </w:p>
        </w:tc>
        <w:tc>
          <w:tcPr>
            <w:tcW w:w="901" w:type="dxa"/>
            <w:noWrap/>
            <w:hideMark/>
          </w:tcPr>
          <w:p w14:paraId="0C3FFE9E" w14:textId="74DF1969"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0.79</w:t>
            </w:r>
          </w:p>
        </w:tc>
      </w:tr>
      <w:tr w:rsidR="005E5A1A" w:rsidRPr="00616452" w14:paraId="2121DD47" w14:textId="77777777" w:rsidTr="001C48B2">
        <w:trPr>
          <w:trHeight w:val="300"/>
        </w:trPr>
        <w:tc>
          <w:tcPr>
            <w:tcW w:w="1860" w:type="dxa"/>
            <w:vMerge/>
            <w:hideMark/>
          </w:tcPr>
          <w:p w14:paraId="3C61116F" w14:textId="77777777" w:rsidR="005E5A1A" w:rsidRPr="00616452" w:rsidRDefault="005E5A1A" w:rsidP="005E5A1A">
            <w:pPr>
              <w:rPr>
                <w:rFonts w:ascii="Times New Roman" w:hAnsi="Times New Roman" w:cs="Times New Roman"/>
                <w:b/>
                <w:bCs/>
                <w:color w:val="000000" w:themeColor="text1"/>
              </w:rPr>
            </w:pPr>
          </w:p>
        </w:tc>
        <w:tc>
          <w:tcPr>
            <w:tcW w:w="1613" w:type="dxa"/>
            <w:vMerge/>
            <w:hideMark/>
          </w:tcPr>
          <w:p w14:paraId="72E6B513" w14:textId="77777777" w:rsidR="005E5A1A" w:rsidRPr="00616452" w:rsidRDefault="005E5A1A" w:rsidP="005E5A1A">
            <w:pPr>
              <w:rPr>
                <w:rFonts w:ascii="Times New Roman" w:hAnsi="Times New Roman" w:cs="Times New Roman"/>
                <w:b/>
                <w:bCs/>
                <w:color w:val="000000" w:themeColor="text1"/>
              </w:rPr>
            </w:pPr>
          </w:p>
        </w:tc>
        <w:tc>
          <w:tcPr>
            <w:tcW w:w="1915" w:type="dxa"/>
            <w:noWrap/>
            <w:vAlign w:val="center"/>
            <w:hideMark/>
          </w:tcPr>
          <w:p w14:paraId="17BD8D5F" w14:textId="77777777"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themeColor="text1"/>
                <w:sz w:val="22"/>
                <w:szCs w:val="22"/>
              </w:rPr>
              <w:t>Low</w:t>
            </w:r>
          </w:p>
        </w:tc>
        <w:tc>
          <w:tcPr>
            <w:tcW w:w="1596" w:type="dxa"/>
            <w:noWrap/>
            <w:hideMark/>
          </w:tcPr>
          <w:p w14:paraId="5DE5258A" w14:textId="55BC2FFA"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-16.56</w:t>
            </w:r>
          </w:p>
        </w:tc>
        <w:tc>
          <w:tcPr>
            <w:tcW w:w="1016" w:type="dxa"/>
            <w:noWrap/>
            <w:hideMark/>
          </w:tcPr>
          <w:p w14:paraId="3ADE0988" w14:textId="47B51A0E"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-38.83</w:t>
            </w:r>
          </w:p>
        </w:tc>
        <w:tc>
          <w:tcPr>
            <w:tcW w:w="1002" w:type="dxa"/>
            <w:noWrap/>
            <w:hideMark/>
          </w:tcPr>
          <w:p w14:paraId="73207D8C" w14:textId="0D699B3B"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13.81</w:t>
            </w:r>
          </w:p>
        </w:tc>
        <w:tc>
          <w:tcPr>
            <w:tcW w:w="901" w:type="dxa"/>
            <w:noWrap/>
            <w:hideMark/>
          </w:tcPr>
          <w:p w14:paraId="407D4737" w14:textId="4BAA10DB"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0.42</w:t>
            </w:r>
          </w:p>
        </w:tc>
      </w:tr>
      <w:tr w:rsidR="005E5A1A" w:rsidRPr="00616452" w14:paraId="19E60D54" w14:textId="77777777" w:rsidTr="001C48B2">
        <w:trPr>
          <w:trHeight w:val="278"/>
        </w:trPr>
        <w:tc>
          <w:tcPr>
            <w:tcW w:w="1860" w:type="dxa"/>
            <w:vMerge/>
            <w:hideMark/>
          </w:tcPr>
          <w:p w14:paraId="2B32AD88" w14:textId="77777777" w:rsidR="005E5A1A" w:rsidRPr="00616452" w:rsidRDefault="005E5A1A" w:rsidP="005E5A1A">
            <w:pPr>
              <w:rPr>
                <w:rFonts w:ascii="Times New Roman" w:hAnsi="Times New Roman" w:cs="Times New Roman"/>
                <w:b/>
                <w:bCs/>
                <w:color w:val="000000" w:themeColor="text1"/>
              </w:rPr>
            </w:pPr>
          </w:p>
        </w:tc>
        <w:tc>
          <w:tcPr>
            <w:tcW w:w="1613" w:type="dxa"/>
            <w:vMerge/>
            <w:hideMark/>
          </w:tcPr>
          <w:p w14:paraId="523811D9" w14:textId="77777777" w:rsidR="005E5A1A" w:rsidRPr="00616452" w:rsidRDefault="005E5A1A" w:rsidP="005E5A1A">
            <w:pPr>
              <w:rPr>
                <w:rFonts w:ascii="Times New Roman" w:hAnsi="Times New Roman" w:cs="Times New Roman"/>
                <w:b/>
                <w:bCs/>
                <w:color w:val="000000" w:themeColor="text1"/>
              </w:rPr>
            </w:pPr>
          </w:p>
        </w:tc>
        <w:tc>
          <w:tcPr>
            <w:tcW w:w="1915" w:type="dxa"/>
            <w:noWrap/>
            <w:vAlign w:val="center"/>
            <w:hideMark/>
          </w:tcPr>
          <w:p w14:paraId="4C118AB2" w14:textId="77777777"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themeColor="text1"/>
                <w:sz w:val="22"/>
                <w:szCs w:val="22"/>
              </w:rPr>
              <w:t>Very Low</w:t>
            </w:r>
          </w:p>
        </w:tc>
        <w:tc>
          <w:tcPr>
            <w:tcW w:w="1596" w:type="dxa"/>
            <w:noWrap/>
            <w:hideMark/>
          </w:tcPr>
          <w:p w14:paraId="5802B8D6" w14:textId="2891280C"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-33.81</w:t>
            </w:r>
          </w:p>
        </w:tc>
        <w:tc>
          <w:tcPr>
            <w:tcW w:w="1016" w:type="dxa"/>
            <w:noWrap/>
            <w:hideMark/>
          </w:tcPr>
          <w:p w14:paraId="7B79D257" w14:textId="7632673A"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-49.12</w:t>
            </w:r>
          </w:p>
        </w:tc>
        <w:tc>
          <w:tcPr>
            <w:tcW w:w="1002" w:type="dxa"/>
            <w:noWrap/>
            <w:hideMark/>
          </w:tcPr>
          <w:p w14:paraId="0B874354" w14:textId="03A38039"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-13.90</w:t>
            </w:r>
          </w:p>
        </w:tc>
        <w:tc>
          <w:tcPr>
            <w:tcW w:w="901" w:type="dxa"/>
            <w:noWrap/>
            <w:hideMark/>
          </w:tcPr>
          <w:p w14:paraId="5F2E9A65" w14:textId="28D38EC6"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0.00</w:t>
            </w:r>
          </w:p>
        </w:tc>
      </w:tr>
      <w:tr w:rsidR="00836F57" w:rsidRPr="00616452" w14:paraId="3B5576F0" w14:textId="77777777" w:rsidTr="001C48B2">
        <w:trPr>
          <w:trHeight w:val="300"/>
        </w:trPr>
        <w:tc>
          <w:tcPr>
            <w:tcW w:w="1860" w:type="dxa"/>
            <w:vMerge w:val="restart"/>
            <w:noWrap/>
            <w:vAlign w:val="center"/>
            <w:hideMark/>
          </w:tcPr>
          <w:p w14:paraId="299A13ED"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Black</w:t>
            </w:r>
          </w:p>
        </w:tc>
        <w:tc>
          <w:tcPr>
            <w:tcW w:w="1613" w:type="dxa"/>
            <w:vMerge/>
            <w:hideMark/>
          </w:tcPr>
          <w:p w14:paraId="16FB3EB8"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3FA1E798" w14:textId="77777777" w:rsidR="00836F57" w:rsidRPr="00B6744A" w:rsidRDefault="00836F57" w:rsidP="0058539A">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High (Ref)</w:t>
            </w:r>
          </w:p>
        </w:tc>
        <w:tc>
          <w:tcPr>
            <w:tcW w:w="1596" w:type="dxa"/>
            <w:noWrap/>
            <w:vAlign w:val="bottom"/>
            <w:hideMark/>
          </w:tcPr>
          <w:p w14:paraId="413E8863" w14:textId="77777777" w:rsidR="00836F57" w:rsidRPr="00B6744A"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17031376" w14:textId="77777777" w:rsidR="00836F57" w:rsidRPr="00B6744A"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6C0E5302" w14:textId="77777777" w:rsidR="00836F57" w:rsidRPr="00B6744A"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7C9355F4" w14:textId="77777777" w:rsidR="00836F57" w:rsidRPr="00B6744A" w:rsidRDefault="00836F57" w:rsidP="0058539A">
            <w:pPr>
              <w:jc w:val="center"/>
              <w:rPr>
                <w:rFonts w:ascii="Times New Roman" w:hAnsi="Times New Roman" w:cs="Times New Roman"/>
                <w:color w:val="000000" w:themeColor="text1"/>
                <w:sz w:val="22"/>
                <w:szCs w:val="22"/>
              </w:rPr>
            </w:pPr>
          </w:p>
        </w:tc>
      </w:tr>
      <w:tr w:rsidR="005E5A1A" w:rsidRPr="00616452" w14:paraId="5D4B2BD0" w14:textId="77777777" w:rsidTr="001C48B2">
        <w:trPr>
          <w:trHeight w:val="300"/>
        </w:trPr>
        <w:tc>
          <w:tcPr>
            <w:tcW w:w="1860" w:type="dxa"/>
            <w:vMerge/>
            <w:hideMark/>
          </w:tcPr>
          <w:p w14:paraId="58C0B46C" w14:textId="77777777" w:rsidR="005E5A1A" w:rsidRPr="00616452" w:rsidRDefault="005E5A1A" w:rsidP="005E5A1A">
            <w:pPr>
              <w:rPr>
                <w:rFonts w:ascii="Times New Roman" w:hAnsi="Times New Roman" w:cs="Times New Roman"/>
                <w:b/>
                <w:bCs/>
                <w:color w:val="000000" w:themeColor="text1"/>
              </w:rPr>
            </w:pPr>
          </w:p>
        </w:tc>
        <w:tc>
          <w:tcPr>
            <w:tcW w:w="1613" w:type="dxa"/>
            <w:vMerge/>
            <w:hideMark/>
          </w:tcPr>
          <w:p w14:paraId="73D667E7" w14:textId="77777777" w:rsidR="005E5A1A" w:rsidRPr="00616452" w:rsidRDefault="005E5A1A" w:rsidP="005E5A1A">
            <w:pPr>
              <w:rPr>
                <w:rFonts w:ascii="Times New Roman" w:hAnsi="Times New Roman" w:cs="Times New Roman"/>
                <w:b/>
                <w:bCs/>
                <w:color w:val="000000" w:themeColor="text1"/>
              </w:rPr>
            </w:pPr>
          </w:p>
        </w:tc>
        <w:tc>
          <w:tcPr>
            <w:tcW w:w="1915" w:type="dxa"/>
            <w:noWrap/>
            <w:hideMark/>
          </w:tcPr>
          <w:p w14:paraId="035CEC80" w14:textId="77777777"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 xml:space="preserve">Marginal </w:t>
            </w:r>
          </w:p>
        </w:tc>
        <w:tc>
          <w:tcPr>
            <w:tcW w:w="1596" w:type="dxa"/>
            <w:noWrap/>
            <w:hideMark/>
          </w:tcPr>
          <w:p w14:paraId="1EE9AD6A" w14:textId="53429A89"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-1.33</w:t>
            </w:r>
          </w:p>
        </w:tc>
        <w:tc>
          <w:tcPr>
            <w:tcW w:w="1016" w:type="dxa"/>
            <w:noWrap/>
            <w:hideMark/>
          </w:tcPr>
          <w:p w14:paraId="05AE76DB" w14:textId="5B203F6C"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-30.77</w:t>
            </w:r>
          </w:p>
        </w:tc>
        <w:tc>
          <w:tcPr>
            <w:tcW w:w="1002" w:type="dxa"/>
            <w:noWrap/>
            <w:hideMark/>
          </w:tcPr>
          <w:p w14:paraId="11125DA5" w14:textId="1FFD041F"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40.62</w:t>
            </w:r>
          </w:p>
        </w:tc>
        <w:tc>
          <w:tcPr>
            <w:tcW w:w="901" w:type="dxa"/>
            <w:noWrap/>
            <w:hideMark/>
          </w:tcPr>
          <w:p w14:paraId="089F2B42" w14:textId="68D783B1"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1.00</w:t>
            </w:r>
          </w:p>
        </w:tc>
      </w:tr>
      <w:tr w:rsidR="005E5A1A" w:rsidRPr="00616452" w14:paraId="07166C17" w14:textId="77777777" w:rsidTr="001C48B2">
        <w:trPr>
          <w:trHeight w:val="300"/>
        </w:trPr>
        <w:tc>
          <w:tcPr>
            <w:tcW w:w="1860" w:type="dxa"/>
            <w:vMerge/>
            <w:hideMark/>
          </w:tcPr>
          <w:p w14:paraId="27DCA42E" w14:textId="77777777" w:rsidR="005E5A1A" w:rsidRPr="00616452" w:rsidRDefault="005E5A1A" w:rsidP="005E5A1A">
            <w:pPr>
              <w:rPr>
                <w:rFonts w:ascii="Times New Roman" w:hAnsi="Times New Roman" w:cs="Times New Roman"/>
                <w:b/>
                <w:bCs/>
                <w:color w:val="000000" w:themeColor="text1"/>
              </w:rPr>
            </w:pPr>
          </w:p>
        </w:tc>
        <w:tc>
          <w:tcPr>
            <w:tcW w:w="1613" w:type="dxa"/>
            <w:vMerge/>
            <w:hideMark/>
          </w:tcPr>
          <w:p w14:paraId="5693357A" w14:textId="77777777" w:rsidR="005E5A1A" w:rsidRPr="00616452" w:rsidRDefault="005E5A1A" w:rsidP="005E5A1A">
            <w:pPr>
              <w:rPr>
                <w:rFonts w:ascii="Times New Roman" w:hAnsi="Times New Roman" w:cs="Times New Roman"/>
                <w:b/>
                <w:bCs/>
                <w:color w:val="000000" w:themeColor="text1"/>
              </w:rPr>
            </w:pPr>
          </w:p>
        </w:tc>
        <w:tc>
          <w:tcPr>
            <w:tcW w:w="1915" w:type="dxa"/>
            <w:noWrap/>
            <w:hideMark/>
          </w:tcPr>
          <w:p w14:paraId="68776F12" w14:textId="77777777" w:rsidR="005E5A1A" w:rsidRPr="001C48B2" w:rsidRDefault="005E5A1A" w:rsidP="005E5A1A">
            <w:pPr>
              <w:jc w:val="center"/>
              <w:rPr>
                <w:rFonts w:ascii="Times New Roman" w:hAnsi="Times New Roman" w:cs="Times New Roman"/>
                <w:b/>
                <w:bCs/>
                <w:color w:val="000000" w:themeColor="text1"/>
                <w:sz w:val="22"/>
                <w:szCs w:val="22"/>
              </w:rPr>
            </w:pPr>
            <w:r w:rsidRPr="001C48B2">
              <w:rPr>
                <w:rFonts w:ascii="Times New Roman" w:hAnsi="Times New Roman" w:cs="Times New Roman"/>
                <w:b/>
                <w:bCs/>
                <w:sz w:val="22"/>
                <w:szCs w:val="22"/>
                <w:highlight w:val="green"/>
              </w:rPr>
              <w:t>Low</w:t>
            </w:r>
          </w:p>
        </w:tc>
        <w:tc>
          <w:tcPr>
            <w:tcW w:w="1596" w:type="dxa"/>
            <w:noWrap/>
            <w:hideMark/>
          </w:tcPr>
          <w:p w14:paraId="48ECF901" w14:textId="7F0ABE04" w:rsidR="005E5A1A" w:rsidRPr="00A57F82" w:rsidRDefault="005E5A1A" w:rsidP="005E5A1A">
            <w:pPr>
              <w:jc w:val="center"/>
              <w:rPr>
                <w:rFonts w:ascii="Times New Roman" w:hAnsi="Times New Roman" w:cs="Times New Roman"/>
                <w:b/>
                <w:bCs/>
                <w:color w:val="000000" w:themeColor="text1"/>
                <w:sz w:val="22"/>
                <w:szCs w:val="22"/>
              </w:rPr>
            </w:pPr>
            <w:r w:rsidRPr="00A57F82">
              <w:rPr>
                <w:rFonts w:ascii="Times New Roman" w:hAnsi="Times New Roman" w:cs="Times New Roman"/>
                <w:b/>
                <w:bCs/>
                <w:color w:val="000000" w:themeColor="text1"/>
                <w:sz w:val="22"/>
                <w:szCs w:val="22"/>
                <w:highlight w:val="green"/>
              </w:rPr>
              <w:t>13.88</w:t>
            </w:r>
          </w:p>
        </w:tc>
        <w:tc>
          <w:tcPr>
            <w:tcW w:w="1016" w:type="dxa"/>
            <w:noWrap/>
            <w:hideMark/>
          </w:tcPr>
          <w:p w14:paraId="461971AE" w14:textId="639E807C" w:rsidR="005E5A1A" w:rsidRPr="001C48B2" w:rsidRDefault="005E5A1A" w:rsidP="005E5A1A">
            <w:pPr>
              <w:jc w:val="center"/>
              <w:rPr>
                <w:rFonts w:ascii="Times New Roman" w:hAnsi="Times New Roman" w:cs="Times New Roman"/>
                <w:b/>
                <w:bCs/>
                <w:color w:val="000000" w:themeColor="text1"/>
                <w:sz w:val="22"/>
                <w:szCs w:val="22"/>
                <w:highlight w:val="green"/>
              </w:rPr>
            </w:pPr>
            <w:r w:rsidRPr="001C48B2">
              <w:rPr>
                <w:rFonts w:ascii="Times New Roman" w:hAnsi="Times New Roman" w:cs="Times New Roman"/>
                <w:b/>
                <w:bCs/>
                <w:color w:val="000000"/>
                <w:sz w:val="22"/>
                <w:szCs w:val="22"/>
                <w:highlight w:val="green"/>
              </w:rPr>
              <w:t>-15.89</w:t>
            </w:r>
          </w:p>
        </w:tc>
        <w:tc>
          <w:tcPr>
            <w:tcW w:w="1002" w:type="dxa"/>
            <w:noWrap/>
            <w:hideMark/>
          </w:tcPr>
          <w:p w14:paraId="592B03A4" w14:textId="5C6D25CC" w:rsidR="005E5A1A" w:rsidRPr="001C48B2" w:rsidRDefault="005E5A1A" w:rsidP="005E5A1A">
            <w:pPr>
              <w:jc w:val="center"/>
              <w:rPr>
                <w:rFonts w:ascii="Times New Roman" w:hAnsi="Times New Roman" w:cs="Times New Roman"/>
                <w:b/>
                <w:bCs/>
                <w:color w:val="000000" w:themeColor="text1"/>
                <w:sz w:val="22"/>
                <w:szCs w:val="22"/>
                <w:highlight w:val="green"/>
              </w:rPr>
            </w:pPr>
            <w:r w:rsidRPr="001C48B2">
              <w:rPr>
                <w:rFonts w:ascii="Times New Roman" w:hAnsi="Times New Roman" w:cs="Times New Roman"/>
                <w:b/>
                <w:bCs/>
                <w:color w:val="000000"/>
                <w:sz w:val="22"/>
                <w:szCs w:val="22"/>
                <w:highlight w:val="green"/>
              </w:rPr>
              <w:t>54.18</w:t>
            </w:r>
          </w:p>
        </w:tc>
        <w:tc>
          <w:tcPr>
            <w:tcW w:w="901" w:type="dxa"/>
            <w:noWrap/>
            <w:hideMark/>
          </w:tcPr>
          <w:p w14:paraId="623785D7" w14:textId="310697F8" w:rsidR="005E5A1A" w:rsidRPr="001C48B2" w:rsidRDefault="005E5A1A" w:rsidP="005E5A1A">
            <w:pPr>
              <w:jc w:val="center"/>
              <w:rPr>
                <w:rFonts w:ascii="Times New Roman" w:hAnsi="Times New Roman" w:cs="Times New Roman"/>
                <w:color w:val="000000" w:themeColor="text1"/>
                <w:sz w:val="22"/>
                <w:szCs w:val="22"/>
              </w:rPr>
            </w:pPr>
            <w:r w:rsidRPr="001C48B2">
              <w:rPr>
                <w:rFonts w:ascii="Times New Roman" w:hAnsi="Times New Roman" w:cs="Times New Roman"/>
                <w:color w:val="000000"/>
                <w:sz w:val="22"/>
                <w:szCs w:val="22"/>
              </w:rPr>
              <w:t>0.67</w:t>
            </w:r>
          </w:p>
        </w:tc>
      </w:tr>
      <w:tr w:rsidR="005E5A1A" w:rsidRPr="00616452" w14:paraId="37D43F3D" w14:textId="77777777" w:rsidTr="001C48B2">
        <w:trPr>
          <w:trHeight w:val="300"/>
        </w:trPr>
        <w:tc>
          <w:tcPr>
            <w:tcW w:w="1860" w:type="dxa"/>
            <w:vMerge/>
            <w:hideMark/>
          </w:tcPr>
          <w:p w14:paraId="023D5FD0" w14:textId="77777777" w:rsidR="005E5A1A" w:rsidRPr="00616452" w:rsidRDefault="005E5A1A" w:rsidP="005E5A1A">
            <w:pPr>
              <w:rPr>
                <w:rFonts w:ascii="Times New Roman" w:hAnsi="Times New Roman" w:cs="Times New Roman"/>
                <w:b/>
                <w:bCs/>
                <w:color w:val="000000" w:themeColor="text1"/>
              </w:rPr>
            </w:pPr>
          </w:p>
        </w:tc>
        <w:tc>
          <w:tcPr>
            <w:tcW w:w="1613" w:type="dxa"/>
            <w:vMerge/>
            <w:hideMark/>
          </w:tcPr>
          <w:p w14:paraId="07915D8C" w14:textId="77777777" w:rsidR="005E5A1A" w:rsidRPr="00616452" w:rsidRDefault="005E5A1A" w:rsidP="005E5A1A">
            <w:pPr>
              <w:rPr>
                <w:rFonts w:ascii="Times New Roman" w:hAnsi="Times New Roman" w:cs="Times New Roman"/>
                <w:b/>
                <w:bCs/>
                <w:color w:val="000000" w:themeColor="text1"/>
              </w:rPr>
            </w:pPr>
          </w:p>
        </w:tc>
        <w:tc>
          <w:tcPr>
            <w:tcW w:w="1915" w:type="dxa"/>
            <w:noWrap/>
            <w:hideMark/>
          </w:tcPr>
          <w:p w14:paraId="6EBE7310" w14:textId="77777777"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Very Low</w:t>
            </w:r>
          </w:p>
        </w:tc>
        <w:tc>
          <w:tcPr>
            <w:tcW w:w="1596" w:type="dxa"/>
            <w:noWrap/>
            <w:hideMark/>
          </w:tcPr>
          <w:p w14:paraId="1B512E48" w14:textId="6E3B9F92"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-8.10</w:t>
            </w:r>
          </w:p>
        </w:tc>
        <w:tc>
          <w:tcPr>
            <w:tcW w:w="1016" w:type="dxa"/>
            <w:noWrap/>
            <w:hideMark/>
          </w:tcPr>
          <w:p w14:paraId="146945EB" w14:textId="53EAEC42"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-38.85</w:t>
            </w:r>
          </w:p>
        </w:tc>
        <w:tc>
          <w:tcPr>
            <w:tcW w:w="1002" w:type="dxa"/>
            <w:noWrap/>
            <w:hideMark/>
          </w:tcPr>
          <w:p w14:paraId="25ABFFF8" w14:textId="3BE3F333"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38.11</w:t>
            </w:r>
          </w:p>
        </w:tc>
        <w:tc>
          <w:tcPr>
            <w:tcW w:w="901" w:type="dxa"/>
            <w:noWrap/>
            <w:hideMark/>
          </w:tcPr>
          <w:p w14:paraId="52879E64" w14:textId="165A1E96" w:rsidR="005E5A1A" w:rsidRPr="00B6744A" w:rsidRDefault="005E5A1A" w:rsidP="005E5A1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0.95</w:t>
            </w:r>
          </w:p>
        </w:tc>
      </w:tr>
      <w:tr w:rsidR="00836F57" w:rsidRPr="00616452" w14:paraId="241CB12E" w14:textId="77777777" w:rsidTr="001C48B2">
        <w:trPr>
          <w:trHeight w:val="300"/>
        </w:trPr>
        <w:tc>
          <w:tcPr>
            <w:tcW w:w="1860" w:type="dxa"/>
            <w:vMerge w:val="restart"/>
            <w:noWrap/>
            <w:vAlign w:val="center"/>
            <w:hideMark/>
          </w:tcPr>
          <w:p w14:paraId="648AE9FD" w14:textId="77777777" w:rsidR="00836F57" w:rsidRPr="00616452" w:rsidRDefault="00836F57" w:rsidP="0058539A">
            <w:pPr>
              <w:jc w:val="center"/>
              <w:rPr>
                <w:rFonts w:ascii="Times New Roman" w:hAnsi="Times New Roman" w:cs="Times New Roman"/>
                <w:b/>
                <w:bCs/>
                <w:color w:val="000000" w:themeColor="text1"/>
              </w:rPr>
            </w:pPr>
            <w:proofErr w:type="gramStart"/>
            <w:r w:rsidRPr="00616452">
              <w:rPr>
                <w:rFonts w:ascii="Times New Roman" w:hAnsi="Times New Roman" w:cs="Times New Roman"/>
                <w:b/>
                <w:bCs/>
                <w:color w:val="000000" w:themeColor="text1"/>
              </w:rPr>
              <w:t>Mexican-American</w:t>
            </w:r>
            <w:proofErr w:type="gramEnd"/>
          </w:p>
        </w:tc>
        <w:tc>
          <w:tcPr>
            <w:tcW w:w="1613" w:type="dxa"/>
            <w:vMerge/>
            <w:hideMark/>
          </w:tcPr>
          <w:p w14:paraId="403F7F27"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5EFDD8C0" w14:textId="77777777" w:rsidR="00836F57" w:rsidRPr="00B6744A" w:rsidRDefault="00836F57" w:rsidP="0058539A">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High (Ref)</w:t>
            </w:r>
          </w:p>
        </w:tc>
        <w:tc>
          <w:tcPr>
            <w:tcW w:w="1596" w:type="dxa"/>
            <w:noWrap/>
            <w:vAlign w:val="bottom"/>
            <w:hideMark/>
          </w:tcPr>
          <w:p w14:paraId="4B7138EF" w14:textId="77777777" w:rsidR="00836F57" w:rsidRPr="00B6744A"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51A1F3FA" w14:textId="77777777" w:rsidR="00836F57" w:rsidRPr="00B6744A"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4D199EC7" w14:textId="77777777" w:rsidR="00836F57" w:rsidRPr="00B6744A"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6AED13C7" w14:textId="77777777" w:rsidR="00836F57" w:rsidRPr="00B6744A" w:rsidRDefault="00836F57" w:rsidP="0058539A">
            <w:pPr>
              <w:jc w:val="center"/>
              <w:rPr>
                <w:rFonts w:ascii="Times New Roman" w:hAnsi="Times New Roman" w:cs="Times New Roman"/>
                <w:color w:val="000000" w:themeColor="text1"/>
                <w:sz w:val="22"/>
                <w:szCs w:val="22"/>
              </w:rPr>
            </w:pPr>
          </w:p>
        </w:tc>
      </w:tr>
      <w:tr w:rsidR="00525F9C" w:rsidRPr="00616452" w14:paraId="351EC91B" w14:textId="77777777" w:rsidTr="001C48B2">
        <w:trPr>
          <w:trHeight w:val="300"/>
        </w:trPr>
        <w:tc>
          <w:tcPr>
            <w:tcW w:w="1860" w:type="dxa"/>
            <w:vMerge/>
            <w:hideMark/>
          </w:tcPr>
          <w:p w14:paraId="7BC5FD29" w14:textId="77777777" w:rsidR="00525F9C" w:rsidRPr="00616452" w:rsidRDefault="00525F9C" w:rsidP="00525F9C">
            <w:pPr>
              <w:rPr>
                <w:rFonts w:ascii="Times New Roman" w:hAnsi="Times New Roman" w:cs="Times New Roman"/>
                <w:b/>
                <w:bCs/>
                <w:color w:val="000000" w:themeColor="text1"/>
              </w:rPr>
            </w:pPr>
          </w:p>
        </w:tc>
        <w:tc>
          <w:tcPr>
            <w:tcW w:w="1613" w:type="dxa"/>
            <w:vMerge/>
            <w:hideMark/>
          </w:tcPr>
          <w:p w14:paraId="758E0AB9" w14:textId="77777777" w:rsidR="00525F9C" w:rsidRPr="00616452" w:rsidRDefault="00525F9C" w:rsidP="00525F9C">
            <w:pPr>
              <w:rPr>
                <w:rFonts w:ascii="Times New Roman" w:hAnsi="Times New Roman" w:cs="Times New Roman"/>
                <w:b/>
                <w:bCs/>
                <w:color w:val="000000" w:themeColor="text1"/>
              </w:rPr>
            </w:pPr>
          </w:p>
        </w:tc>
        <w:tc>
          <w:tcPr>
            <w:tcW w:w="1915" w:type="dxa"/>
            <w:noWrap/>
            <w:hideMark/>
          </w:tcPr>
          <w:p w14:paraId="653E4C92" w14:textId="77777777"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 xml:space="preserve">Marginal </w:t>
            </w:r>
          </w:p>
        </w:tc>
        <w:tc>
          <w:tcPr>
            <w:tcW w:w="1596" w:type="dxa"/>
            <w:noWrap/>
            <w:hideMark/>
          </w:tcPr>
          <w:p w14:paraId="220C7680" w14:textId="28B8FC87"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-21.44</w:t>
            </w:r>
          </w:p>
        </w:tc>
        <w:tc>
          <w:tcPr>
            <w:tcW w:w="1016" w:type="dxa"/>
            <w:noWrap/>
            <w:hideMark/>
          </w:tcPr>
          <w:p w14:paraId="532AD0D5" w14:textId="6B7DF1EA"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-40.49</w:t>
            </w:r>
          </w:p>
        </w:tc>
        <w:tc>
          <w:tcPr>
            <w:tcW w:w="1002" w:type="dxa"/>
            <w:noWrap/>
            <w:hideMark/>
          </w:tcPr>
          <w:p w14:paraId="2C9A6E65" w14:textId="4A203A8F"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3.71</w:t>
            </w:r>
          </w:p>
        </w:tc>
        <w:tc>
          <w:tcPr>
            <w:tcW w:w="901" w:type="dxa"/>
            <w:noWrap/>
            <w:hideMark/>
          </w:tcPr>
          <w:p w14:paraId="3B89EB90" w14:textId="519048D2"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0.11</w:t>
            </w:r>
          </w:p>
        </w:tc>
      </w:tr>
      <w:tr w:rsidR="00525F9C" w:rsidRPr="00616452" w14:paraId="03DF7BC8" w14:textId="77777777" w:rsidTr="001C48B2">
        <w:trPr>
          <w:trHeight w:val="300"/>
        </w:trPr>
        <w:tc>
          <w:tcPr>
            <w:tcW w:w="1860" w:type="dxa"/>
            <w:vMerge/>
            <w:hideMark/>
          </w:tcPr>
          <w:p w14:paraId="7915E9D2" w14:textId="77777777" w:rsidR="00525F9C" w:rsidRPr="00616452" w:rsidRDefault="00525F9C" w:rsidP="00525F9C">
            <w:pPr>
              <w:rPr>
                <w:rFonts w:ascii="Times New Roman" w:hAnsi="Times New Roman" w:cs="Times New Roman"/>
                <w:b/>
                <w:bCs/>
                <w:color w:val="000000" w:themeColor="text1"/>
              </w:rPr>
            </w:pPr>
          </w:p>
        </w:tc>
        <w:tc>
          <w:tcPr>
            <w:tcW w:w="1613" w:type="dxa"/>
            <w:vMerge/>
            <w:hideMark/>
          </w:tcPr>
          <w:p w14:paraId="58B81566" w14:textId="77777777" w:rsidR="00525F9C" w:rsidRPr="00616452" w:rsidRDefault="00525F9C" w:rsidP="00525F9C">
            <w:pPr>
              <w:rPr>
                <w:rFonts w:ascii="Times New Roman" w:hAnsi="Times New Roman" w:cs="Times New Roman"/>
                <w:b/>
                <w:bCs/>
                <w:color w:val="000000" w:themeColor="text1"/>
              </w:rPr>
            </w:pPr>
          </w:p>
        </w:tc>
        <w:tc>
          <w:tcPr>
            <w:tcW w:w="1915" w:type="dxa"/>
            <w:noWrap/>
            <w:hideMark/>
          </w:tcPr>
          <w:p w14:paraId="2919CA7D" w14:textId="77777777" w:rsidR="00525F9C" w:rsidRPr="001C48B2" w:rsidRDefault="00525F9C" w:rsidP="00525F9C">
            <w:pPr>
              <w:jc w:val="center"/>
              <w:rPr>
                <w:rFonts w:ascii="Times New Roman" w:hAnsi="Times New Roman" w:cs="Times New Roman"/>
                <w:b/>
                <w:bCs/>
                <w:color w:val="000000" w:themeColor="text1"/>
                <w:sz w:val="22"/>
                <w:szCs w:val="22"/>
              </w:rPr>
            </w:pPr>
            <w:r w:rsidRPr="001C48B2">
              <w:rPr>
                <w:rFonts w:ascii="Times New Roman" w:hAnsi="Times New Roman" w:cs="Times New Roman"/>
                <w:b/>
                <w:bCs/>
                <w:sz w:val="22"/>
                <w:szCs w:val="22"/>
                <w:highlight w:val="green"/>
              </w:rPr>
              <w:t>Low</w:t>
            </w:r>
          </w:p>
        </w:tc>
        <w:tc>
          <w:tcPr>
            <w:tcW w:w="1596" w:type="dxa"/>
            <w:noWrap/>
            <w:hideMark/>
          </w:tcPr>
          <w:p w14:paraId="5D79EE7B" w14:textId="5785A19D" w:rsidR="00525F9C" w:rsidRPr="001C48B2" w:rsidRDefault="00525F9C" w:rsidP="00525F9C">
            <w:pPr>
              <w:jc w:val="center"/>
              <w:rPr>
                <w:rFonts w:ascii="Times New Roman" w:hAnsi="Times New Roman" w:cs="Times New Roman"/>
                <w:b/>
                <w:bCs/>
                <w:color w:val="000000" w:themeColor="text1"/>
                <w:sz w:val="22"/>
                <w:szCs w:val="22"/>
                <w:highlight w:val="green"/>
              </w:rPr>
            </w:pPr>
            <w:r w:rsidRPr="001C48B2">
              <w:rPr>
                <w:rFonts w:ascii="Times New Roman" w:hAnsi="Times New Roman" w:cs="Times New Roman"/>
                <w:b/>
                <w:bCs/>
                <w:color w:val="000000" w:themeColor="text1"/>
                <w:sz w:val="22"/>
                <w:szCs w:val="22"/>
                <w:highlight w:val="green"/>
              </w:rPr>
              <w:t>17.21</w:t>
            </w:r>
          </w:p>
        </w:tc>
        <w:tc>
          <w:tcPr>
            <w:tcW w:w="1016" w:type="dxa"/>
            <w:noWrap/>
            <w:hideMark/>
          </w:tcPr>
          <w:p w14:paraId="29BED30E" w14:textId="5E5EF5AC" w:rsidR="00525F9C" w:rsidRPr="001C48B2" w:rsidRDefault="00525F9C" w:rsidP="00525F9C">
            <w:pPr>
              <w:jc w:val="center"/>
              <w:rPr>
                <w:rFonts w:ascii="Times New Roman" w:hAnsi="Times New Roman" w:cs="Times New Roman"/>
                <w:b/>
                <w:bCs/>
                <w:color w:val="000000" w:themeColor="text1"/>
                <w:sz w:val="22"/>
                <w:szCs w:val="22"/>
                <w:highlight w:val="green"/>
              </w:rPr>
            </w:pPr>
            <w:r w:rsidRPr="001C48B2">
              <w:rPr>
                <w:rFonts w:ascii="Times New Roman" w:hAnsi="Times New Roman" w:cs="Times New Roman"/>
                <w:b/>
                <w:bCs/>
                <w:color w:val="000000" w:themeColor="text1"/>
                <w:sz w:val="22"/>
                <w:szCs w:val="22"/>
                <w:highlight w:val="green"/>
              </w:rPr>
              <w:t>-13.39</w:t>
            </w:r>
          </w:p>
        </w:tc>
        <w:tc>
          <w:tcPr>
            <w:tcW w:w="1002" w:type="dxa"/>
            <w:noWrap/>
            <w:hideMark/>
          </w:tcPr>
          <w:p w14:paraId="18B388EB" w14:textId="34A3C40E" w:rsidR="00525F9C" w:rsidRPr="001C48B2" w:rsidRDefault="00525F9C" w:rsidP="00525F9C">
            <w:pPr>
              <w:jc w:val="center"/>
              <w:rPr>
                <w:rFonts w:ascii="Times New Roman" w:hAnsi="Times New Roman" w:cs="Times New Roman"/>
                <w:b/>
                <w:bCs/>
                <w:color w:val="000000" w:themeColor="text1"/>
                <w:sz w:val="22"/>
                <w:szCs w:val="22"/>
                <w:highlight w:val="green"/>
              </w:rPr>
            </w:pPr>
            <w:r w:rsidRPr="001C48B2">
              <w:rPr>
                <w:rFonts w:ascii="Times New Roman" w:hAnsi="Times New Roman" w:cs="Times New Roman"/>
                <w:b/>
                <w:bCs/>
                <w:color w:val="000000" w:themeColor="text1"/>
                <w:sz w:val="22"/>
                <w:szCs w:val="22"/>
                <w:highlight w:val="green"/>
              </w:rPr>
              <w:t>58.63</w:t>
            </w:r>
          </w:p>
        </w:tc>
        <w:tc>
          <w:tcPr>
            <w:tcW w:w="901" w:type="dxa"/>
            <w:noWrap/>
            <w:hideMark/>
          </w:tcPr>
          <w:p w14:paraId="3A986821" w14:textId="1E68F411" w:rsidR="00525F9C" w:rsidRPr="00B646C7" w:rsidRDefault="00525F9C" w:rsidP="00525F9C">
            <w:pPr>
              <w:jc w:val="center"/>
              <w:rPr>
                <w:rFonts w:ascii="Times New Roman" w:hAnsi="Times New Roman" w:cs="Times New Roman"/>
                <w:color w:val="000000" w:themeColor="text1"/>
                <w:sz w:val="22"/>
                <w:szCs w:val="22"/>
              </w:rPr>
            </w:pPr>
            <w:r w:rsidRPr="00B646C7">
              <w:rPr>
                <w:rFonts w:ascii="Times New Roman" w:hAnsi="Times New Roman" w:cs="Times New Roman"/>
                <w:color w:val="000000"/>
                <w:sz w:val="22"/>
                <w:szCs w:val="22"/>
              </w:rPr>
              <w:t>0.51</w:t>
            </w:r>
          </w:p>
        </w:tc>
      </w:tr>
      <w:tr w:rsidR="00525F9C" w:rsidRPr="00616452" w14:paraId="069977A7" w14:textId="77777777" w:rsidTr="001C48B2">
        <w:trPr>
          <w:trHeight w:val="300"/>
        </w:trPr>
        <w:tc>
          <w:tcPr>
            <w:tcW w:w="1860" w:type="dxa"/>
            <w:vMerge/>
            <w:hideMark/>
          </w:tcPr>
          <w:p w14:paraId="2F9C4734" w14:textId="77777777" w:rsidR="00525F9C" w:rsidRPr="00616452" w:rsidRDefault="00525F9C" w:rsidP="00525F9C">
            <w:pPr>
              <w:rPr>
                <w:rFonts w:ascii="Times New Roman" w:hAnsi="Times New Roman" w:cs="Times New Roman"/>
                <w:b/>
                <w:bCs/>
                <w:color w:val="000000" w:themeColor="text1"/>
              </w:rPr>
            </w:pPr>
          </w:p>
        </w:tc>
        <w:tc>
          <w:tcPr>
            <w:tcW w:w="1613" w:type="dxa"/>
            <w:vMerge/>
            <w:hideMark/>
          </w:tcPr>
          <w:p w14:paraId="19645B6D" w14:textId="77777777" w:rsidR="00525F9C" w:rsidRPr="00616452" w:rsidRDefault="00525F9C" w:rsidP="00525F9C">
            <w:pPr>
              <w:rPr>
                <w:rFonts w:ascii="Times New Roman" w:hAnsi="Times New Roman" w:cs="Times New Roman"/>
                <w:b/>
                <w:bCs/>
                <w:color w:val="000000" w:themeColor="text1"/>
              </w:rPr>
            </w:pPr>
          </w:p>
        </w:tc>
        <w:tc>
          <w:tcPr>
            <w:tcW w:w="1915" w:type="dxa"/>
            <w:noWrap/>
            <w:hideMark/>
          </w:tcPr>
          <w:p w14:paraId="3A142DA7" w14:textId="77777777"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Very Low</w:t>
            </w:r>
          </w:p>
        </w:tc>
        <w:tc>
          <w:tcPr>
            <w:tcW w:w="1596" w:type="dxa"/>
            <w:noWrap/>
            <w:hideMark/>
          </w:tcPr>
          <w:p w14:paraId="33283D54" w14:textId="1E97ACAF"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-5.39</w:t>
            </w:r>
          </w:p>
        </w:tc>
        <w:tc>
          <w:tcPr>
            <w:tcW w:w="1016" w:type="dxa"/>
            <w:noWrap/>
            <w:hideMark/>
          </w:tcPr>
          <w:p w14:paraId="29C59B4E" w14:textId="13981C35"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-35.55</w:t>
            </w:r>
          </w:p>
        </w:tc>
        <w:tc>
          <w:tcPr>
            <w:tcW w:w="1002" w:type="dxa"/>
            <w:noWrap/>
            <w:hideMark/>
          </w:tcPr>
          <w:p w14:paraId="1CE3C65F" w14:textId="1548658A"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38.87</w:t>
            </w:r>
          </w:p>
        </w:tc>
        <w:tc>
          <w:tcPr>
            <w:tcW w:w="901" w:type="dxa"/>
            <w:noWrap/>
            <w:hideMark/>
          </w:tcPr>
          <w:p w14:paraId="693DE57A" w14:textId="6F9F6A7F"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0.98</w:t>
            </w:r>
          </w:p>
        </w:tc>
      </w:tr>
      <w:tr w:rsidR="00836F57" w:rsidRPr="00616452" w14:paraId="2B9CD0C1" w14:textId="77777777" w:rsidTr="001C48B2">
        <w:trPr>
          <w:trHeight w:val="300"/>
        </w:trPr>
        <w:tc>
          <w:tcPr>
            <w:tcW w:w="1860" w:type="dxa"/>
            <w:vMerge w:val="restart"/>
            <w:noWrap/>
            <w:vAlign w:val="center"/>
            <w:hideMark/>
          </w:tcPr>
          <w:p w14:paraId="488FFE96"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 Hispanic</w:t>
            </w:r>
          </w:p>
        </w:tc>
        <w:tc>
          <w:tcPr>
            <w:tcW w:w="1613" w:type="dxa"/>
            <w:vMerge/>
            <w:hideMark/>
          </w:tcPr>
          <w:p w14:paraId="57268DD1"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7D1B7625" w14:textId="77777777" w:rsidR="00836F57" w:rsidRPr="00B6744A" w:rsidRDefault="00836F57" w:rsidP="0058539A">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High (Ref)</w:t>
            </w:r>
          </w:p>
        </w:tc>
        <w:tc>
          <w:tcPr>
            <w:tcW w:w="1596" w:type="dxa"/>
            <w:noWrap/>
            <w:vAlign w:val="bottom"/>
            <w:hideMark/>
          </w:tcPr>
          <w:p w14:paraId="219066E0" w14:textId="77777777" w:rsidR="00836F57" w:rsidRPr="00B6744A"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3BC75566" w14:textId="77777777" w:rsidR="00836F57" w:rsidRPr="00B6744A"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69240278" w14:textId="77777777" w:rsidR="00836F57" w:rsidRPr="00B6744A"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257F9C53" w14:textId="77777777" w:rsidR="00836F57" w:rsidRPr="00B6744A" w:rsidRDefault="00836F57" w:rsidP="0058539A">
            <w:pPr>
              <w:jc w:val="center"/>
              <w:rPr>
                <w:rFonts w:ascii="Times New Roman" w:hAnsi="Times New Roman" w:cs="Times New Roman"/>
                <w:color w:val="000000" w:themeColor="text1"/>
                <w:sz w:val="22"/>
                <w:szCs w:val="22"/>
              </w:rPr>
            </w:pPr>
          </w:p>
        </w:tc>
      </w:tr>
      <w:tr w:rsidR="00525F9C" w:rsidRPr="00616452" w14:paraId="4643A7A5" w14:textId="77777777" w:rsidTr="001C48B2">
        <w:trPr>
          <w:trHeight w:val="300"/>
        </w:trPr>
        <w:tc>
          <w:tcPr>
            <w:tcW w:w="1860" w:type="dxa"/>
            <w:vMerge/>
            <w:hideMark/>
          </w:tcPr>
          <w:p w14:paraId="3A014339" w14:textId="77777777" w:rsidR="00525F9C" w:rsidRPr="00616452" w:rsidRDefault="00525F9C" w:rsidP="00525F9C">
            <w:pPr>
              <w:rPr>
                <w:rFonts w:ascii="Times New Roman" w:hAnsi="Times New Roman" w:cs="Times New Roman"/>
                <w:b/>
                <w:bCs/>
                <w:color w:val="000000" w:themeColor="text1"/>
              </w:rPr>
            </w:pPr>
          </w:p>
        </w:tc>
        <w:tc>
          <w:tcPr>
            <w:tcW w:w="1613" w:type="dxa"/>
            <w:vMerge/>
            <w:hideMark/>
          </w:tcPr>
          <w:p w14:paraId="5D7CA3A4" w14:textId="77777777" w:rsidR="00525F9C" w:rsidRPr="00616452" w:rsidRDefault="00525F9C" w:rsidP="00525F9C">
            <w:pPr>
              <w:rPr>
                <w:rFonts w:ascii="Times New Roman" w:hAnsi="Times New Roman" w:cs="Times New Roman"/>
                <w:b/>
                <w:bCs/>
                <w:color w:val="000000" w:themeColor="text1"/>
              </w:rPr>
            </w:pPr>
          </w:p>
        </w:tc>
        <w:tc>
          <w:tcPr>
            <w:tcW w:w="1915" w:type="dxa"/>
            <w:noWrap/>
            <w:hideMark/>
          </w:tcPr>
          <w:p w14:paraId="119EC4CA" w14:textId="77777777"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 xml:space="preserve">Marginal </w:t>
            </w:r>
          </w:p>
        </w:tc>
        <w:tc>
          <w:tcPr>
            <w:tcW w:w="1596" w:type="dxa"/>
            <w:noWrap/>
            <w:hideMark/>
          </w:tcPr>
          <w:p w14:paraId="12F036AD" w14:textId="04C3013D"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-13.89</w:t>
            </w:r>
          </w:p>
        </w:tc>
        <w:tc>
          <w:tcPr>
            <w:tcW w:w="1016" w:type="dxa"/>
            <w:noWrap/>
            <w:hideMark/>
          </w:tcPr>
          <w:p w14:paraId="246E54A7" w14:textId="2213D731"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-51.65</w:t>
            </w:r>
          </w:p>
        </w:tc>
        <w:tc>
          <w:tcPr>
            <w:tcW w:w="1002" w:type="dxa"/>
            <w:noWrap/>
            <w:hideMark/>
          </w:tcPr>
          <w:p w14:paraId="37B26149" w14:textId="40386AF3"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53.35</w:t>
            </w:r>
          </w:p>
        </w:tc>
        <w:tc>
          <w:tcPr>
            <w:tcW w:w="901" w:type="dxa"/>
            <w:noWrap/>
            <w:hideMark/>
          </w:tcPr>
          <w:p w14:paraId="514B0675" w14:textId="74E13B77"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0.90</w:t>
            </w:r>
          </w:p>
        </w:tc>
      </w:tr>
      <w:tr w:rsidR="00525F9C" w:rsidRPr="00616452" w14:paraId="0FC5F6E5" w14:textId="77777777" w:rsidTr="001C48B2">
        <w:trPr>
          <w:trHeight w:val="300"/>
        </w:trPr>
        <w:tc>
          <w:tcPr>
            <w:tcW w:w="1860" w:type="dxa"/>
            <w:vMerge/>
            <w:hideMark/>
          </w:tcPr>
          <w:p w14:paraId="2C83496C" w14:textId="77777777" w:rsidR="00525F9C" w:rsidRPr="00616452" w:rsidRDefault="00525F9C" w:rsidP="00525F9C">
            <w:pPr>
              <w:rPr>
                <w:rFonts w:ascii="Times New Roman" w:hAnsi="Times New Roman" w:cs="Times New Roman"/>
                <w:b/>
                <w:bCs/>
                <w:color w:val="000000" w:themeColor="text1"/>
              </w:rPr>
            </w:pPr>
          </w:p>
        </w:tc>
        <w:tc>
          <w:tcPr>
            <w:tcW w:w="1613" w:type="dxa"/>
            <w:vMerge/>
            <w:hideMark/>
          </w:tcPr>
          <w:p w14:paraId="43A47DF7" w14:textId="77777777" w:rsidR="00525F9C" w:rsidRPr="00616452" w:rsidRDefault="00525F9C" w:rsidP="00525F9C">
            <w:pPr>
              <w:rPr>
                <w:rFonts w:ascii="Times New Roman" w:hAnsi="Times New Roman" w:cs="Times New Roman"/>
                <w:b/>
                <w:bCs/>
                <w:color w:val="000000" w:themeColor="text1"/>
              </w:rPr>
            </w:pPr>
          </w:p>
        </w:tc>
        <w:tc>
          <w:tcPr>
            <w:tcW w:w="1915" w:type="dxa"/>
            <w:noWrap/>
            <w:hideMark/>
          </w:tcPr>
          <w:p w14:paraId="18813C62" w14:textId="77777777"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Low</w:t>
            </w:r>
          </w:p>
        </w:tc>
        <w:tc>
          <w:tcPr>
            <w:tcW w:w="1596" w:type="dxa"/>
            <w:noWrap/>
            <w:hideMark/>
          </w:tcPr>
          <w:p w14:paraId="30F6324D" w14:textId="17F10F21"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-23.94</w:t>
            </w:r>
          </w:p>
        </w:tc>
        <w:tc>
          <w:tcPr>
            <w:tcW w:w="1016" w:type="dxa"/>
            <w:noWrap/>
            <w:hideMark/>
          </w:tcPr>
          <w:p w14:paraId="6FF47E60" w14:textId="07E3F64C"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-52.24</w:t>
            </w:r>
          </w:p>
        </w:tc>
        <w:tc>
          <w:tcPr>
            <w:tcW w:w="1002" w:type="dxa"/>
            <w:noWrap/>
            <w:hideMark/>
          </w:tcPr>
          <w:p w14:paraId="11A110E1" w14:textId="10500D99"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21.12</w:t>
            </w:r>
          </w:p>
        </w:tc>
        <w:tc>
          <w:tcPr>
            <w:tcW w:w="901" w:type="dxa"/>
            <w:noWrap/>
            <w:hideMark/>
          </w:tcPr>
          <w:p w14:paraId="6B113FB5" w14:textId="5B400FCB"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0.41</w:t>
            </w:r>
          </w:p>
        </w:tc>
      </w:tr>
      <w:tr w:rsidR="00525F9C" w:rsidRPr="00616452" w14:paraId="4BD1D321" w14:textId="77777777" w:rsidTr="001C48B2">
        <w:trPr>
          <w:trHeight w:val="300"/>
        </w:trPr>
        <w:tc>
          <w:tcPr>
            <w:tcW w:w="1860" w:type="dxa"/>
            <w:vMerge/>
            <w:hideMark/>
          </w:tcPr>
          <w:p w14:paraId="389D777F" w14:textId="77777777" w:rsidR="00525F9C" w:rsidRPr="00616452" w:rsidRDefault="00525F9C" w:rsidP="00525F9C">
            <w:pPr>
              <w:rPr>
                <w:rFonts w:ascii="Times New Roman" w:hAnsi="Times New Roman" w:cs="Times New Roman"/>
                <w:b/>
                <w:bCs/>
                <w:color w:val="000000" w:themeColor="text1"/>
              </w:rPr>
            </w:pPr>
          </w:p>
        </w:tc>
        <w:tc>
          <w:tcPr>
            <w:tcW w:w="1613" w:type="dxa"/>
            <w:vMerge/>
            <w:hideMark/>
          </w:tcPr>
          <w:p w14:paraId="0BFE27D8" w14:textId="77777777" w:rsidR="00525F9C" w:rsidRPr="00616452" w:rsidRDefault="00525F9C" w:rsidP="00525F9C">
            <w:pPr>
              <w:rPr>
                <w:rFonts w:ascii="Times New Roman" w:hAnsi="Times New Roman" w:cs="Times New Roman"/>
                <w:b/>
                <w:bCs/>
                <w:color w:val="000000" w:themeColor="text1"/>
              </w:rPr>
            </w:pPr>
          </w:p>
        </w:tc>
        <w:tc>
          <w:tcPr>
            <w:tcW w:w="1915" w:type="dxa"/>
            <w:noWrap/>
            <w:hideMark/>
          </w:tcPr>
          <w:p w14:paraId="304B41BE" w14:textId="77777777"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Very Low</w:t>
            </w:r>
          </w:p>
        </w:tc>
        <w:tc>
          <w:tcPr>
            <w:tcW w:w="1596" w:type="dxa"/>
            <w:noWrap/>
            <w:hideMark/>
          </w:tcPr>
          <w:p w14:paraId="5225D94F" w14:textId="0A6F0207"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-37.32</w:t>
            </w:r>
          </w:p>
        </w:tc>
        <w:tc>
          <w:tcPr>
            <w:tcW w:w="1016" w:type="dxa"/>
            <w:noWrap/>
            <w:hideMark/>
          </w:tcPr>
          <w:p w14:paraId="110E89E3" w14:textId="1B0CBC10"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-67.00</w:t>
            </w:r>
          </w:p>
        </w:tc>
        <w:tc>
          <w:tcPr>
            <w:tcW w:w="1002" w:type="dxa"/>
            <w:noWrap/>
            <w:hideMark/>
          </w:tcPr>
          <w:p w14:paraId="75CC894D" w14:textId="175FFF2D"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19.05</w:t>
            </w:r>
          </w:p>
        </w:tc>
        <w:tc>
          <w:tcPr>
            <w:tcW w:w="901" w:type="dxa"/>
            <w:noWrap/>
            <w:hideMark/>
          </w:tcPr>
          <w:p w14:paraId="42BC45E2" w14:textId="4F11EF69"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0.23</w:t>
            </w:r>
          </w:p>
        </w:tc>
      </w:tr>
      <w:tr w:rsidR="00836F57" w:rsidRPr="00616452" w14:paraId="1AA8907F" w14:textId="77777777" w:rsidTr="001C48B2">
        <w:trPr>
          <w:trHeight w:val="300"/>
        </w:trPr>
        <w:tc>
          <w:tcPr>
            <w:tcW w:w="1860" w:type="dxa"/>
            <w:vMerge w:val="restart"/>
            <w:noWrap/>
            <w:vAlign w:val="center"/>
            <w:hideMark/>
          </w:tcPr>
          <w:p w14:paraId="4B9D85A2" w14:textId="77777777" w:rsidR="00836F57" w:rsidRPr="00616452" w:rsidRDefault="00836F57"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w:t>
            </w:r>
          </w:p>
        </w:tc>
        <w:tc>
          <w:tcPr>
            <w:tcW w:w="1613" w:type="dxa"/>
            <w:vMerge/>
            <w:hideMark/>
          </w:tcPr>
          <w:p w14:paraId="751C8039" w14:textId="77777777" w:rsidR="00836F57" w:rsidRPr="00616452" w:rsidRDefault="00836F57" w:rsidP="0058539A">
            <w:pPr>
              <w:rPr>
                <w:rFonts w:ascii="Times New Roman" w:hAnsi="Times New Roman" w:cs="Times New Roman"/>
                <w:b/>
                <w:bCs/>
                <w:color w:val="000000" w:themeColor="text1"/>
              </w:rPr>
            </w:pPr>
          </w:p>
        </w:tc>
        <w:tc>
          <w:tcPr>
            <w:tcW w:w="1915" w:type="dxa"/>
            <w:noWrap/>
            <w:hideMark/>
          </w:tcPr>
          <w:p w14:paraId="61700BE2" w14:textId="77777777" w:rsidR="00836F57" w:rsidRPr="00B6744A" w:rsidRDefault="00836F57" w:rsidP="0058539A">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High (Ref)</w:t>
            </w:r>
          </w:p>
        </w:tc>
        <w:tc>
          <w:tcPr>
            <w:tcW w:w="1596" w:type="dxa"/>
            <w:noWrap/>
            <w:vAlign w:val="bottom"/>
            <w:hideMark/>
          </w:tcPr>
          <w:p w14:paraId="2284BCA3" w14:textId="77777777" w:rsidR="00836F57" w:rsidRPr="00B6744A"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59458365" w14:textId="77777777" w:rsidR="00836F57" w:rsidRPr="00B6744A"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5ACE8CC9" w14:textId="77777777" w:rsidR="00836F57" w:rsidRPr="00B6744A"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40FBE5B8" w14:textId="77777777" w:rsidR="00836F57" w:rsidRPr="00B6744A" w:rsidRDefault="00836F57" w:rsidP="0058539A">
            <w:pPr>
              <w:jc w:val="center"/>
              <w:rPr>
                <w:rFonts w:ascii="Times New Roman" w:hAnsi="Times New Roman" w:cs="Times New Roman"/>
                <w:color w:val="000000" w:themeColor="text1"/>
                <w:sz w:val="22"/>
                <w:szCs w:val="22"/>
              </w:rPr>
            </w:pPr>
          </w:p>
        </w:tc>
      </w:tr>
      <w:tr w:rsidR="00525F9C" w:rsidRPr="00616452" w14:paraId="32B68A17" w14:textId="77777777" w:rsidTr="001C48B2">
        <w:trPr>
          <w:trHeight w:val="300"/>
        </w:trPr>
        <w:tc>
          <w:tcPr>
            <w:tcW w:w="1860" w:type="dxa"/>
            <w:vMerge/>
            <w:hideMark/>
          </w:tcPr>
          <w:p w14:paraId="4FBC2B02" w14:textId="77777777" w:rsidR="00525F9C" w:rsidRPr="00616452" w:rsidRDefault="00525F9C" w:rsidP="00525F9C">
            <w:pPr>
              <w:rPr>
                <w:rFonts w:ascii="Times New Roman" w:hAnsi="Times New Roman" w:cs="Times New Roman"/>
                <w:b/>
                <w:bCs/>
                <w:color w:val="000000" w:themeColor="text1"/>
              </w:rPr>
            </w:pPr>
          </w:p>
        </w:tc>
        <w:tc>
          <w:tcPr>
            <w:tcW w:w="1613" w:type="dxa"/>
            <w:vMerge/>
            <w:hideMark/>
          </w:tcPr>
          <w:p w14:paraId="00CAC186" w14:textId="77777777" w:rsidR="00525F9C" w:rsidRPr="00616452" w:rsidRDefault="00525F9C" w:rsidP="00525F9C">
            <w:pPr>
              <w:rPr>
                <w:rFonts w:ascii="Times New Roman" w:hAnsi="Times New Roman" w:cs="Times New Roman"/>
                <w:b/>
                <w:bCs/>
                <w:color w:val="000000" w:themeColor="text1"/>
              </w:rPr>
            </w:pPr>
          </w:p>
        </w:tc>
        <w:tc>
          <w:tcPr>
            <w:tcW w:w="1915" w:type="dxa"/>
            <w:noWrap/>
            <w:hideMark/>
          </w:tcPr>
          <w:p w14:paraId="7D6EE454" w14:textId="77777777"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 xml:space="preserve">Marginal </w:t>
            </w:r>
          </w:p>
        </w:tc>
        <w:tc>
          <w:tcPr>
            <w:tcW w:w="1596" w:type="dxa"/>
            <w:noWrap/>
            <w:hideMark/>
          </w:tcPr>
          <w:p w14:paraId="223A62A1" w14:textId="4ED182CB"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-13.86</w:t>
            </w:r>
          </w:p>
        </w:tc>
        <w:tc>
          <w:tcPr>
            <w:tcW w:w="1016" w:type="dxa"/>
            <w:noWrap/>
            <w:hideMark/>
          </w:tcPr>
          <w:p w14:paraId="34E67FF3" w14:textId="757DF90C"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-44.63</w:t>
            </w:r>
          </w:p>
        </w:tc>
        <w:tc>
          <w:tcPr>
            <w:tcW w:w="1002" w:type="dxa"/>
            <w:noWrap/>
            <w:hideMark/>
          </w:tcPr>
          <w:p w14:paraId="09C74F5E" w14:textId="27577C34"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34.02</w:t>
            </w:r>
          </w:p>
        </w:tc>
        <w:tc>
          <w:tcPr>
            <w:tcW w:w="901" w:type="dxa"/>
            <w:noWrap/>
            <w:hideMark/>
          </w:tcPr>
          <w:p w14:paraId="3E3C8491" w14:textId="7FE0CBBE"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0.81</w:t>
            </w:r>
          </w:p>
        </w:tc>
      </w:tr>
      <w:tr w:rsidR="00525F9C" w:rsidRPr="00616452" w14:paraId="4788D932" w14:textId="77777777" w:rsidTr="001C48B2">
        <w:trPr>
          <w:trHeight w:val="300"/>
        </w:trPr>
        <w:tc>
          <w:tcPr>
            <w:tcW w:w="1860" w:type="dxa"/>
            <w:vMerge/>
            <w:hideMark/>
          </w:tcPr>
          <w:p w14:paraId="1FDC5EE9" w14:textId="77777777" w:rsidR="00525F9C" w:rsidRPr="00616452" w:rsidRDefault="00525F9C" w:rsidP="00525F9C">
            <w:pPr>
              <w:rPr>
                <w:rFonts w:ascii="Times New Roman" w:hAnsi="Times New Roman" w:cs="Times New Roman"/>
                <w:b/>
                <w:bCs/>
                <w:color w:val="000000" w:themeColor="text1"/>
              </w:rPr>
            </w:pPr>
          </w:p>
        </w:tc>
        <w:tc>
          <w:tcPr>
            <w:tcW w:w="1613" w:type="dxa"/>
            <w:vMerge/>
            <w:hideMark/>
          </w:tcPr>
          <w:p w14:paraId="6431E037" w14:textId="77777777" w:rsidR="00525F9C" w:rsidRPr="00616452" w:rsidRDefault="00525F9C" w:rsidP="00525F9C">
            <w:pPr>
              <w:rPr>
                <w:rFonts w:ascii="Times New Roman" w:hAnsi="Times New Roman" w:cs="Times New Roman"/>
                <w:b/>
                <w:bCs/>
                <w:color w:val="000000" w:themeColor="text1"/>
              </w:rPr>
            </w:pPr>
          </w:p>
        </w:tc>
        <w:tc>
          <w:tcPr>
            <w:tcW w:w="1915" w:type="dxa"/>
            <w:noWrap/>
            <w:hideMark/>
          </w:tcPr>
          <w:p w14:paraId="68739A6F" w14:textId="77777777"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Low</w:t>
            </w:r>
          </w:p>
        </w:tc>
        <w:tc>
          <w:tcPr>
            <w:tcW w:w="1596" w:type="dxa"/>
            <w:noWrap/>
            <w:hideMark/>
          </w:tcPr>
          <w:p w14:paraId="35F88937" w14:textId="702DC0D6"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2.35</w:t>
            </w:r>
          </w:p>
        </w:tc>
        <w:tc>
          <w:tcPr>
            <w:tcW w:w="1016" w:type="dxa"/>
            <w:noWrap/>
            <w:hideMark/>
          </w:tcPr>
          <w:p w14:paraId="1AB4C43F" w14:textId="4457D2F5"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-41.84</w:t>
            </w:r>
          </w:p>
        </w:tc>
        <w:tc>
          <w:tcPr>
            <w:tcW w:w="1002" w:type="dxa"/>
            <w:noWrap/>
            <w:hideMark/>
          </w:tcPr>
          <w:p w14:paraId="23D96062" w14:textId="02DA55AC"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80.11</w:t>
            </w:r>
          </w:p>
        </w:tc>
        <w:tc>
          <w:tcPr>
            <w:tcW w:w="901" w:type="dxa"/>
            <w:noWrap/>
            <w:hideMark/>
          </w:tcPr>
          <w:p w14:paraId="65534B9E" w14:textId="0885D314"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1.00</w:t>
            </w:r>
          </w:p>
        </w:tc>
      </w:tr>
      <w:tr w:rsidR="00525F9C" w:rsidRPr="00616452" w14:paraId="345703A4" w14:textId="77777777" w:rsidTr="001C48B2">
        <w:trPr>
          <w:trHeight w:val="300"/>
        </w:trPr>
        <w:tc>
          <w:tcPr>
            <w:tcW w:w="1860" w:type="dxa"/>
            <w:vMerge/>
            <w:hideMark/>
          </w:tcPr>
          <w:p w14:paraId="6801231C" w14:textId="77777777" w:rsidR="00525F9C" w:rsidRPr="00616452" w:rsidRDefault="00525F9C" w:rsidP="00525F9C">
            <w:pPr>
              <w:rPr>
                <w:rFonts w:ascii="Times New Roman" w:hAnsi="Times New Roman" w:cs="Times New Roman"/>
                <w:b/>
                <w:bCs/>
                <w:color w:val="000000" w:themeColor="text1"/>
              </w:rPr>
            </w:pPr>
          </w:p>
        </w:tc>
        <w:tc>
          <w:tcPr>
            <w:tcW w:w="1613" w:type="dxa"/>
            <w:vMerge/>
            <w:hideMark/>
          </w:tcPr>
          <w:p w14:paraId="0EACE21C" w14:textId="77777777" w:rsidR="00525F9C" w:rsidRPr="00616452" w:rsidRDefault="00525F9C" w:rsidP="00525F9C">
            <w:pPr>
              <w:rPr>
                <w:rFonts w:ascii="Times New Roman" w:hAnsi="Times New Roman" w:cs="Times New Roman"/>
                <w:b/>
                <w:bCs/>
                <w:color w:val="000000" w:themeColor="text1"/>
              </w:rPr>
            </w:pPr>
          </w:p>
        </w:tc>
        <w:tc>
          <w:tcPr>
            <w:tcW w:w="1915" w:type="dxa"/>
            <w:noWrap/>
            <w:hideMark/>
          </w:tcPr>
          <w:p w14:paraId="196B0618" w14:textId="77777777"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Very Low</w:t>
            </w:r>
          </w:p>
        </w:tc>
        <w:tc>
          <w:tcPr>
            <w:tcW w:w="1596" w:type="dxa"/>
            <w:noWrap/>
            <w:hideMark/>
          </w:tcPr>
          <w:p w14:paraId="39D589DB" w14:textId="2F0E249E"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-21.85</w:t>
            </w:r>
          </w:p>
        </w:tc>
        <w:tc>
          <w:tcPr>
            <w:tcW w:w="1016" w:type="dxa"/>
            <w:noWrap/>
            <w:hideMark/>
          </w:tcPr>
          <w:p w14:paraId="501666CE" w14:textId="21610CDA"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-54.36</w:t>
            </w:r>
          </w:p>
        </w:tc>
        <w:tc>
          <w:tcPr>
            <w:tcW w:w="1002" w:type="dxa"/>
            <w:noWrap/>
            <w:hideMark/>
          </w:tcPr>
          <w:p w14:paraId="0672DB49" w14:textId="095E7F39"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33.80</w:t>
            </w:r>
          </w:p>
        </w:tc>
        <w:tc>
          <w:tcPr>
            <w:tcW w:w="901" w:type="dxa"/>
            <w:noWrap/>
            <w:hideMark/>
          </w:tcPr>
          <w:p w14:paraId="7F5328F4" w14:textId="7AD14446" w:rsidR="00525F9C" w:rsidRPr="00B6744A" w:rsidRDefault="00525F9C" w:rsidP="00525F9C">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0.62</w:t>
            </w:r>
          </w:p>
        </w:tc>
      </w:tr>
    </w:tbl>
    <w:p w14:paraId="09336CBE" w14:textId="77777777" w:rsidR="00836F57" w:rsidRPr="00616452" w:rsidRDefault="00836F57" w:rsidP="00836F57">
      <w:pPr>
        <w:pStyle w:val="ListParagraph"/>
        <w:numPr>
          <w:ilvl w:val="0"/>
          <w:numId w:val="43"/>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Values represent percent differences for Food Security Level × Race and Ethnicity interaction terms, showing strata-specific estimates. Within each race and </w:t>
      </w:r>
      <w:proofErr w:type="gramStart"/>
      <w:r w:rsidRPr="00616452">
        <w:rPr>
          <w:rFonts w:ascii="Times New Roman" w:hAnsi="Times New Roman" w:cs="Times New Roman"/>
          <w:i/>
          <w:iCs/>
          <w:color w:val="000000" w:themeColor="text1"/>
        </w:rPr>
        <w:t>ethnicity  group</w:t>
      </w:r>
      <w:proofErr w:type="gramEnd"/>
      <w:r w:rsidRPr="00616452">
        <w:rPr>
          <w:rFonts w:ascii="Times New Roman" w:hAnsi="Times New Roman" w:cs="Times New Roman"/>
          <w:i/>
          <w:iCs/>
          <w:color w:val="000000" w:themeColor="text1"/>
        </w:rPr>
        <w:t xml:space="preserve"> (NH White, NH Black, Mexican American, Other Hispanic, Other</w:t>
      </w:r>
      <w:proofErr w:type="gramStart"/>
      <w:r w:rsidRPr="00616452">
        <w:rPr>
          <w:rFonts w:ascii="Times New Roman" w:hAnsi="Times New Roman" w:cs="Times New Roman"/>
          <w:i/>
          <w:iCs/>
          <w:color w:val="000000" w:themeColor="text1"/>
        </w:rPr>
        <w:t>, )</w:t>
      </w:r>
      <w:proofErr w:type="gramEnd"/>
      <w:r w:rsidRPr="00616452">
        <w:rPr>
          <w:rFonts w:ascii="Times New Roman" w:hAnsi="Times New Roman" w:cs="Times New Roman"/>
          <w:i/>
          <w:iCs/>
          <w:color w:val="000000" w:themeColor="text1"/>
        </w:rPr>
        <w:t xml:space="preserve"> estimates indicate the percent difference for each food security level compared with the reference. Estimates are derived from multivariable linear regression models adjusted for age, sex, education, cycle year, poverty: income ratio and creatinine. </w:t>
      </w:r>
    </w:p>
    <w:p w14:paraId="14DF776A" w14:textId="77777777" w:rsidR="00836F57" w:rsidRPr="00616452" w:rsidRDefault="00836F57" w:rsidP="00836F57">
      <w:pPr>
        <w:pStyle w:val="ListParagraph"/>
        <w:numPr>
          <w:ilvl w:val="0"/>
          <w:numId w:val="43"/>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NH White: Non Hispanic White; NH Black: Non-Hispanic Black </w:t>
      </w:r>
    </w:p>
    <w:p w14:paraId="5BF4CE6F" w14:textId="77777777" w:rsidR="00836F57" w:rsidRPr="00362F4F" w:rsidRDefault="00836F57" w:rsidP="00836F57">
      <w:pPr>
        <w:pStyle w:val="ListParagraph"/>
        <w:numPr>
          <w:ilvl w:val="0"/>
          <w:numId w:val="43"/>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95% CI = 95% confidence </w:t>
      </w:r>
      <w:r>
        <w:rPr>
          <w:rFonts w:ascii="Times New Roman" w:hAnsi="Times New Roman" w:cs="Times New Roman"/>
          <w:i/>
          <w:iCs/>
          <w:color w:val="000000" w:themeColor="text1"/>
        </w:rPr>
        <w:t>interval</w:t>
      </w:r>
    </w:p>
    <w:p w14:paraId="6D44E6E8" w14:textId="77777777" w:rsidR="00836F57" w:rsidRDefault="00836F57" w:rsidP="00836F57">
      <w:pPr>
        <w:spacing w:after="160" w:line="278" w:lineRule="auto"/>
        <w:rPr>
          <w:rFonts w:ascii="Times New Roman" w:hAnsi="Times New Roman" w:cs="Times New Roman"/>
          <w:i/>
          <w:iCs/>
          <w:color w:val="000000" w:themeColor="text1"/>
        </w:rPr>
      </w:pPr>
    </w:p>
    <w:p w14:paraId="3A820D3D" w14:textId="77777777" w:rsidR="00753D7C" w:rsidRDefault="00753D7C" w:rsidP="00836F57">
      <w:pPr>
        <w:spacing w:after="160" w:line="278" w:lineRule="auto"/>
        <w:rPr>
          <w:rFonts w:ascii="Times New Roman" w:hAnsi="Times New Roman" w:cs="Times New Roman"/>
          <w:i/>
          <w:iCs/>
          <w:color w:val="000000" w:themeColor="text1"/>
        </w:rPr>
      </w:pPr>
    </w:p>
    <w:p w14:paraId="5ADDFEE8" w14:textId="77777777" w:rsidR="00753D7C" w:rsidRDefault="00753D7C" w:rsidP="00836F57">
      <w:pPr>
        <w:spacing w:after="160" w:line="278" w:lineRule="auto"/>
        <w:rPr>
          <w:rFonts w:ascii="Times New Roman" w:hAnsi="Times New Roman" w:cs="Times New Roman"/>
          <w:i/>
          <w:iCs/>
          <w:color w:val="000000" w:themeColor="text1"/>
        </w:rPr>
      </w:pPr>
    </w:p>
    <w:p w14:paraId="4C6AA202" w14:textId="77777777" w:rsidR="00753D7C" w:rsidRDefault="00753D7C" w:rsidP="00836F57">
      <w:pPr>
        <w:spacing w:after="160" w:line="278" w:lineRule="auto"/>
        <w:rPr>
          <w:rFonts w:ascii="Times New Roman" w:hAnsi="Times New Roman" w:cs="Times New Roman"/>
          <w:i/>
          <w:iCs/>
          <w:color w:val="000000" w:themeColor="text1"/>
        </w:rPr>
      </w:pPr>
    </w:p>
    <w:p w14:paraId="7D308631" w14:textId="77777777" w:rsidR="00753D7C" w:rsidRDefault="00753D7C" w:rsidP="00836F57">
      <w:pPr>
        <w:spacing w:after="160" w:line="278" w:lineRule="auto"/>
        <w:rPr>
          <w:rFonts w:ascii="Times New Roman" w:hAnsi="Times New Roman" w:cs="Times New Roman"/>
          <w:i/>
          <w:iCs/>
          <w:color w:val="000000" w:themeColor="text1"/>
        </w:rPr>
      </w:pPr>
    </w:p>
    <w:p w14:paraId="13146691" w14:textId="77777777" w:rsidR="00525F9C" w:rsidRDefault="00525F9C" w:rsidP="00836F57">
      <w:pPr>
        <w:spacing w:after="160" w:line="278" w:lineRule="auto"/>
        <w:rPr>
          <w:rFonts w:ascii="Times New Roman" w:hAnsi="Times New Roman" w:cs="Times New Roman"/>
          <w:i/>
          <w:iCs/>
          <w:color w:val="000000" w:themeColor="text1"/>
        </w:rPr>
      </w:pPr>
    </w:p>
    <w:p w14:paraId="3734F619" w14:textId="77777777" w:rsidR="00525F9C" w:rsidRDefault="00525F9C" w:rsidP="00836F57">
      <w:pPr>
        <w:spacing w:after="160" w:line="278" w:lineRule="auto"/>
        <w:rPr>
          <w:rFonts w:ascii="Times New Roman" w:hAnsi="Times New Roman" w:cs="Times New Roman"/>
          <w:i/>
          <w:iCs/>
          <w:color w:val="000000" w:themeColor="text1"/>
        </w:rPr>
      </w:pPr>
    </w:p>
    <w:p w14:paraId="64257FF4" w14:textId="77777777" w:rsidR="00525F9C" w:rsidRDefault="00525F9C" w:rsidP="00836F57">
      <w:pPr>
        <w:spacing w:after="160" w:line="278" w:lineRule="auto"/>
        <w:rPr>
          <w:rFonts w:ascii="Times New Roman" w:hAnsi="Times New Roman" w:cs="Times New Roman"/>
          <w:i/>
          <w:iCs/>
          <w:color w:val="000000" w:themeColor="text1"/>
        </w:rPr>
      </w:pPr>
    </w:p>
    <w:p w14:paraId="1494785E" w14:textId="44E44523" w:rsidR="00525F9C" w:rsidRPr="00616452" w:rsidRDefault="00525F9C" w:rsidP="00525F9C">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lastRenderedPageBreak/>
        <w:t xml:space="preserve">Supplemental Table </w:t>
      </w:r>
      <w:r w:rsidR="00E539CD">
        <w:rPr>
          <w:rFonts w:ascii="Times New Roman" w:hAnsi="Times New Roman" w:cs="Times New Roman"/>
          <w:b/>
          <w:bCs/>
          <w:color w:val="000000" w:themeColor="text1"/>
          <w:sz w:val="28"/>
          <w:szCs w:val="28"/>
        </w:rPr>
        <w:t>8</w:t>
      </w:r>
      <w:r w:rsidRPr="00616452">
        <w:rPr>
          <w:rFonts w:ascii="Times New Roman" w:hAnsi="Times New Roman" w:cs="Times New Roman"/>
          <w:b/>
          <w:bCs/>
          <w:color w:val="000000" w:themeColor="text1"/>
          <w:sz w:val="28"/>
          <w:szCs w:val="28"/>
        </w:rPr>
        <w:t xml:space="preserve">:  Strata Specific Adjusted Linear Regression Full Table: Self-Reported Food Security Status and Urinary </w:t>
      </w:r>
      <w:r w:rsidR="0032291F">
        <w:rPr>
          <w:rFonts w:ascii="Times New Roman" w:hAnsi="Times New Roman" w:cs="Times New Roman"/>
          <w:b/>
          <w:bCs/>
          <w:color w:val="000000" w:themeColor="text1"/>
          <w:sz w:val="28"/>
          <w:szCs w:val="28"/>
        </w:rPr>
        <w:t>Methyl</w:t>
      </w:r>
      <w:r w:rsidRPr="00616452">
        <w:rPr>
          <w:rFonts w:ascii="Times New Roman" w:hAnsi="Times New Roman" w:cs="Times New Roman"/>
          <w:b/>
          <w:bCs/>
          <w:color w:val="000000" w:themeColor="text1"/>
          <w:sz w:val="28"/>
          <w:szCs w:val="28"/>
        </w:rPr>
        <w:t xml:space="preserve"> </w:t>
      </w:r>
      <w:r w:rsidR="001E6FF5">
        <w:rPr>
          <w:rFonts w:ascii="Times New Roman" w:hAnsi="Times New Roman" w:cs="Times New Roman"/>
          <w:b/>
          <w:bCs/>
          <w:color w:val="000000" w:themeColor="text1"/>
          <w:sz w:val="28"/>
          <w:szCs w:val="28"/>
        </w:rPr>
        <w:t>Paraben</w:t>
      </w:r>
      <w:r w:rsidRPr="00616452">
        <w:rPr>
          <w:rFonts w:ascii="Times New Roman" w:hAnsi="Times New Roman" w:cs="Times New Roman"/>
          <w:b/>
          <w:bCs/>
          <w:color w:val="000000" w:themeColor="text1"/>
          <w:sz w:val="28"/>
          <w:szCs w:val="28"/>
        </w:rPr>
        <w:t xml:space="preserve"> Metabolites with Race and Ethnicity Interaction</w:t>
      </w:r>
    </w:p>
    <w:p w14:paraId="1EDA6872" w14:textId="77777777" w:rsidR="00525F9C" w:rsidRPr="00616452" w:rsidRDefault="00525F9C" w:rsidP="00525F9C">
      <w:pPr>
        <w:rPr>
          <w:rFonts w:ascii="Times New Roman" w:hAnsi="Times New Roman" w:cs="Times New Roman"/>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860"/>
        <w:gridCol w:w="1613"/>
        <w:gridCol w:w="1915"/>
        <w:gridCol w:w="1596"/>
        <w:gridCol w:w="1016"/>
        <w:gridCol w:w="1002"/>
        <w:gridCol w:w="901"/>
      </w:tblGrid>
      <w:tr w:rsidR="00525F9C" w:rsidRPr="00616452" w14:paraId="1807B106" w14:textId="77777777" w:rsidTr="0058539A">
        <w:trPr>
          <w:trHeight w:val="300"/>
        </w:trPr>
        <w:tc>
          <w:tcPr>
            <w:tcW w:w="1860" w:type="dxa"/>
            <w:shd w:val="clear" w:color="auto" w:fill="000000" w:themeFill="text1"/>
            <w:noWrap/>
            <w:vAlign w:val="center"/>
            <w:hideMark/>
          </w:tcPr>
          <w:p w14:paraId="3BE59D07" w14:textId="77777777" w:rsidR="00525F9C" w:rsidRPr="00616452" w:rsidRDefault="00525F9C"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Race/Ethnicity Category</w:t>
            </w:r>
          </w:p>
        </w:tc>
        <w:tc>
          <w:tcPr>
            <w:tcW w:w="1613" w:type="dxa"/>
            <w:shd w:val="clear" w:color="auto" w:fill="000000" w:themeFill="text1"/>
            <w:noWrap/>
            <w:vAlign w:val="center"/>
            <w:hideMark/>
          </w:tcPr>
          <w:p w14:paraId="72C5F78C" w14:textId="77777777" w:rsidR="00525F9C" w:rsidRPr="00616452" w:rsidRDefault="00525F9C"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Model</w:t>
            </w:r>
          </w:p>
        </w:tc>
        <w:tc>
          <w:tcPr>
            <w:tcW w:w="1915" w:type="dxa"/>
            <w:shd w:val="clear" w:color="auto" w:fill="000000" w:themeFill="text1"/>
            <w:noWrap/>
            <w:vAlign w:val="center"/>
            <w:hideMark/>
          </w:tcPr>
          <w:p w14:paraId="2FB6A62E" w14:textId="77777777" w:rsidR="00525F9C" w:rsidRPr="00616452" w:rsidRDefault="00525F9C"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Food Security Contrast</w:t>
            </w:r>
          </w:p>
        </w:tc>
        <w:tc>
          <w:tcPr>
            <w:tcW w:w="1596" w:type="dxa"/>
            <w:shd w:val="clear" w:color="auto" w:fill="000000" w:themeFill="text1"/>
            <w:noWrap/>
            <w:vAlign w:val="center"/>
            <w:hideMark/>
          </w:tcPr>
          <w:p w14:paraId="0D11F0FB" w14:textId="77777777" w:rsidR="00525F9C" w:rsidRPr="00616452" w:rsidRDefault="00525F9C"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Difference</w:t>
            </w:r>
          </w:p>
        </w:tc>
        <w:tc>
          <w:tcPr>
            <w:tcW w:w="1016" w:type="dxa"/>
            <w:shd w:val="clear" w:color="auto" w:fill="000000" w:themeFill="text1"/>
            <w:noWrap/>
            <w:vAlign w:val="center"/>
            <w:hideMark/>
          </w:tcPr>
          <w:p w14:paraId="04567E7E" w14:textId="77777777" w:rsidR="00525F9C" w:rsidRPr="00616452" w:rsidRDefault="00525F9C"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Lower</w:t>
            </w:r>
          </w:p>
        </w:tc>
        <w:tc>
          <w:tcPr>
            <w:tcW w:w="1002" w:type="dxa"/>
            <w:shd w:val="clear" w:color="auto" w:fill="000000" w:themeFill="text1"/>
            <w:noWrap/>
            <w:vAlign w:val="center"/>
            <w:hideMark/>
          </w:tcPr>
          <w:p w14:paraId="053F48D2" w14:textId="77777777" w:rsidR="00525F9C" w:rsidRPr="00616452" w:rsidRDefault="00525F9C"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Upper</w:t>
            </w:r>
          </w:p>
        </w:tc>
        <w:tc>
          <w:tcPr>
            <w:tcW w:w="901" w:type="dxa"/>
            <w:shd w:val="clear" w:color="auto" w:fill="000000" w:themeFill="text1"/>
            <w:noWrap/>
            <w:vAlign w:val="center"/>
            <w:hideMark/>
          </w:tcPr>
          <w:p w14:paraId="67D957BC" w14:textId="77777777" w:rsidR="00525F9C" w:rsidRPr="00616452" w:rsidRDefault="00525F9C"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P-Value</w:t>
            </w:r>
          </w:p>
        </w:tc>
      </w:tr>
      <w:tr w:rsidR="00525F9C" w:rsidRPr="00616452" w14:paraId="324C4A7C" w14:textId="77777777" w:rsidTr="0058539A">
        <w:trPr>
          <w:trHeight w:val="300"/>
        </w:trPr>
        <w:tc>
          <w:tcPr>
            <w:tcW w:w="1860" w:type="dxa"/>
            <w:vMerge w:val="restart"/>
            <w:noWrap/>
            <w:vAlign w:val="center"/>
            <w:hideMark/>
          </w:tcPr>
          <w:p w14:paraId="7A1EF1F7" w14:textId="77777777" w:rsidR="00525F9C" w:rsidRPr="00616452" w:rsidRDefault="00525F9C"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White</w:t>
            </w:r>
          </w:p>
        </w:tc>
        <w:tc>
          <w:tcPr>
            <w:tcW w:w="1613" w:type="dxa"/>
            <w:vMerge w:val="restart"/>
            <w:noWrap/>
            <w:vAlign w:val="center"/>
            <w:hideMark/>
          </w:tcPr>
          <w:p w14:paraId="1035992E" w14:textId="16794361" w:rsidR="00525F9C" w:rsidRPr="00616452" w:rsidRDefault="00104F43" w:rsidP="0058539A">
            <w:pPr>
              <w:jc w:val="center"/>
              <w:rPr>
                <w:rFonts w:ascii="Times New Roman" w:hAnsi="Times New Roman" w:cs="Times New Roman"/>
                <w:b/>
                <w:bCs/>
                <w:color w:val="000000" w:themeColor="text1"/>
              </w:rPr>
            </w:pPr>
            <w:r>
              <w:rPr>
                <w:rFonts w:ascii="Times New Roman" w:hAnsi="Times New Roman" w:cs="Times New Roman"/>
                <w:b/>
                <w:bCs/>
                <w:color w:val="000000" w:themeColor="text1"/>
              </w:rPr>
              <w:t>MPB</w:t>
            </w:r>
          </w:p>
        </w:tc>
        <w:tc>
          <w:tcPr>
            <w:tcW w:w="1915" w:type="dxa"/>
            <w:noWrap/>
            <w:vAlign w:val="center"/>
            <w:hideMark/>
          </w:tcPr>
          <w:p w14:paraId="73422458" w14:textId="77777777" w:rsidR="00525F9C" w:rsidRPr="00B6744A" w:rsidRDefault="00525F9C" w:rsidP="0058539A">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themeColor="text1"/>
                <w:sz w:val="22"/>
                <w:szCs w:val="22"/>
              </w:rPr>
              <w:t>High (Ref)</w:t>
            </w:r>
          </w:p>
        </w:tc>
        <w:tc>
          <w:tcPr>
            <w:tcW w:w="1596" w:type="dxa"/>
            <w:noWrap/>
            <w:vAlign w:val="bottom"/>
            <w:hideMark/>
          </w:tcPr>
          <w:p w14:paraId="4B792B5F" w14:textId="77777777" w:rsidR="00525F9C" w:rsidRPr="00B6744A" w:rsidRDefault="00525F9C" w:rsidP="0058539A">
            <w:pPr>
              <w:jc w:val="center"/>
              <w:rPr>
                <w:rFonts w:ascii="Times New Roman" w:hAnsi="Times New Roman" w:cs="Times New Roman"/>
                <w:color w:val="000000" w:themeColor="text1"/>
                <w:sz w:val="22"/>
                <w:szCs w:val="22"/>
              </w:rPr>
            </w:pPr>
          </w:p>
        </w:tc>
        <w:tc>
          <w:tcPr>
            <w:tcW w:w="1016" w:type="dxa"/>
            <w:noWrap/>
            <w:vAlign w:val="bottom"/>
            <w:hideMark/>
          </w:tcPr>
          <w:p w14:paraId="0281A878" w14:textId="77777777" w:rsidR="00525F9C" w:rsidRPr="00B6744A" w:rsidRDefault="00525F9C" w:rsidP="0058539A">
            <w:pPr>
              <w:jc w:val="center"/>
              <w:rPr>
                <w:rFonts w:ascii="Times New Roman" w:hAnsi="Times New Roman" w:cs="Times New Roman"/>
                <w:color w:val="000000" w:themeColor="text1"/>
                <w:sz w:val="22"/>
                <w:szCs w:val="22"/>
              </w:rPr>
            </w:pPr>
          </w:p>
        </w:tc>
        <w:tc>
          <w:tcPr>
            <w:tcW w:w="1002" w:type="dxa"/>
            <w:noWrap/>
            <w:vAlign w:val="bottom"/>
            <w:hideMark/>
          </w:tcPr>
          <w:p w14:paraId="4328A59D" w14:textId="77777777" w:rsidR="00525F9C" w:rsidRPr="00B6744A" w:rsidRDefault="00525F9C" w:rsidP="0058539A">
            <w:pPr>
              <w:jc w:val="center"/>
              <w:rPr>
                <w:rFonts w:ascii="Times New Roman" w:hAnsi="Times New Roman" w:cs="Times New Roman"/>
                <w:color w:val="000000" w:themeColor="text1"/>
                <w:sz w:val="22"/>
                <w:szCs w:val="22"/>
              </w:rPr>
            </w:pPr>
          </w:p>
        </w:tc>
        <w:tc>
          <w:tcPr>
            <w:tcW w:w="901" w:type="dxa"/>
            <w:noWrap/>
            <w:vAlign w:val="bottom"/>
            <w:hideMark/>
          </w:tcPr>
          <w:p w14:paraId="09663D5A" w14:textId="77777777" w:rsidR="00525F9C" w:rsidRPr="00B6744A" w:rsidRDefault="00525F9C" w:rsidP="0058539A">
            <w:pPr>
              <w:jc w:val="center"/>
              <w:rPr>
                <w:rFonts w:ascii="Times New Roman" w:hAnsi="Times New Roman" w:cs="Times New Roman"/>
                <w:color w:val="000000" w:themeColor="text1"/>
                <w:sz w:val="22"/>
                <w:szCs w:val="22"/>
              </w:rPr>
            </w:pPr>
          </w:p>
        </w:tc>
      </w:tr>
      <w:tr w:rsidR="006264AF" w:rsidRPr="00616452" w14:paraId="5D4773BA" w14:textId="77777777" w:rsidTr="00DF7966">
        <w:trPr>
          <w:trHeight w:val="300"/>
        </w:trPr>
        <w:tc>
          <w:tcPr>
            <w:tcW w:w="1860" w:type="dxa"/>
            <w:vMerge/>
            <w:hideMark/>
          </w:tcPr>
          <w:p w14:paraId="33D25801"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2786F9DA" w14:textId="77777777" w:rsidR="006264AF" w:rsidRPr="00616452" w:rsidRDefault="006264AF" w:rsidP="006264AF">
            <w:pPr>
              <w:rPr>
                <w:rFonts w:ascii="Times New Roman" w:hAnsi="Times New Roman" w:cs="Times New Roman"/>
                <w:b/>
                <w:bCs/>
                <w:color w:val="000000" w:themeColor="text1"/>
              </w:rPr>
            </w:pPr>
          </w:p>
        </w:tc>
        <w:tc>
          <w:tcPr>
            <w:tcW w:w="1915" w:type="dxa"/>
            <w:noWrap/>
            <w:vAlign w:val="center"/>
            <w:hideMark/>
          </w:tcPr>
          <w:p w14:paraId="002BF1B9"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themeColor="text1"/>
                <w:sz w:val="22"/>
                <w:szCs w:val="22"/>
              </w:rPr>
              <w:t xml:space="preserve">Marginal </w:t>
            </w:r>
          </w:p>
        </w:tc>
        <w:tc>
          <w:tcPr>
            <w:tcW w:w="1596" w:type="dxa"/>
            <w:noWrap/>
            <w:hideMark/>
          </w:tcPr>
          <w:p w14:paraId="30E4EB4C" w14:textId="5762012A"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-19.89</w:t>
            </w:r>
          </w:p>
        </w:tc>
        <w:tc>
          <w:tcPr>
            <w:tcW w:w="1016" w:type="dxa"/>
            <w:noWrap/>
            <w:hideMark/>
          </w:tcPr>
          <w:p w14:paraId="59239914" w14:textId="7EB9E4AC"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-38.16</w:t>
            </w:r>
          </w:p>
        </w:tc>
        <w:tc>
          <w:tcPr>
            <w:tcW w:w="1002" w:type="dxa"/>
            <w:noWrap/>
            <w:hideMark/>
          </w:tcPr>
          <w:p w14:paraId="45B46DA8" w14:textId="1290079F"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3.77</w:t>
            </w:r>
          </w:p>
        </w:tc>
        <w:tc>
          <w:tcPr>
            <w:tcW w:w="901" w:type="dxa"/>
            <w:noWrap/>
            <w:hideMark/>
          </w:tcPr>
          <w:p w14:paraId="35DF9442" w14:textId="067A0AC1"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0.12</w:t>
            </w:r>
          </w:p>
        </w:tc>
      </w:tr>
      <w:tr w:rsidR="006264AF" w:rsidRPr="00616452" w14:paraId="79FBFEDF" w14:textId="77777777" w:rsidTr="00DF7966">
        <w:trPr>
          <w:trHeight w:val="300"/>
        </w:trPr>
        <w:tc>
          <w:tcPr>
            <w:tcW w:w="1860" w:type="dxa"/>
            <w:vMerge/>
            <w:hideMark/>
          </w:tcPr>
          <w:p w14:paraId="192F98EA"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520A0387" w14:textId="77777777" w:rsidR="006264AF" w:rsidRPr="00616452" w:rsidRDefault="006264AF" w:rsidP="006264AF">
            <w:pPr>
              <w:rPr>
                <w:rFonts w:ascii="Times New Roman" w:hAnsi="Times New Roman" w:cs="Times New Roman"/>
                <w:b/>
                <w:bCs/>
                <w:color w:val="000000" w:themeColor="text1"/>
              </w:rPr>
            </w:pPr>
          </w:p>
        </w:tc>
        <w:tc>
          <w:tcPr>
            <w:tcW w:w="1915" w:type="dxa"/>
            <w:noWrap/>
            <w:vAlign w:val="center"/>
            <w:hideMark/>
          </w:tcPr>
          <w:p w14:paraId="6536268F"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themeColor="text1"/>
                <w:sz w:val="22"/>
                <w:szCs w:val="22"/>
              </w:rPr>
              <w:t>Low</w:t>
            </w:r>
          </w:p>
        </w:tc>
        <w:tc>
          <w:tcPr>
            <w:tcW w:w="1596" w:type="dxa"/>
            <w:noWrap/>
            <w:hideMark/>
          </w:tcPr>
          <w:p w14:paraId="697237F4" w14:textId="4ED04FD8"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-13.26</w:t>
            </w:r>
          </w:p>
        </w:tc>
        <w:tc>
          <w:tcPr>
            <w:tcW w:w="1016" w:type="dxa"/>
            <w:noWrap/>
            <w:hideMark/>
          </w:tcPr>
          <w:p w14:paraId="5DD97D15" w14:textId="4BD13D3A"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-46.67</w:t>
            </w:r>
          </w:p>
        </w:tc>
        <w:tc>
          <w:tcPr>
            <w:tcW w:w="1002" w:type="dxa"/>
            <w:noWrap/>
            <w:hideMark/>
          </w:tcPr>
          <w:p w14:paraId="7BA0689D" w14:textId="29A299E1"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41.08</w:t>
            </w:r>
          </w:p>
        </w:tc>
        <w:tc>
          <w:tcPr>
            <w:tcW w:w="901" w:type="dxa"/>
            <w:noWrap/>
            <w:hideMark/>
          </w:tcPr>
          <w:p w14:paraId="53DA5502" w14:textId="424AA5F4"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0.87</w:t>
            </w:r>
          </w:p>
        </w:tc>
      </w:tr>
      <w:tr w:rsidR="006264AF" w:rsidRPr="00616452" w14:paraId="723EBE11" w14:textId="77777777" w:rsidTr="00DF7966">
        <w:trPr>
          <w:trHeight w:val="278"/>
        </w:trPr>
        <w:tc>
          <w:tcPr>
            <w:tcW w:w="1860" w:type="dxa"/>
            <w:vMerge/>
            <w:hideMark/>
          </w:tcPr>
          <w:p w14:paraId="536DA659"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30938F68" w14:textId="77777777" w:rsidR="006264AF" w:rsidRPr="00616452" w:rsidRDefault="006264AF" w:rsidP="006264AF">
            <w:pPr>
              <w:rPr>
                <w:rFonts w:ascii="Times New Roman" w:hAnsi="Times New Roman" w:cs="Times New Roman"/>
                <w:b/>
                <w:bCs/>
                <w:color w:val="000000" w:themeColor="text1"/>
              </w:rPr>
            </w:pPr>
          </w:p>
        </w:tc>
        <w:tc>
          <w:tcPr>
            <w:tcW w:w="1915" w:type="dxa"/>
            <w:noWrap/>
            <w:vAlign w:val="center"/>
            <w:hideMark/>
          </w:tcPr>
          <w:p w14:paraId="27F151EA"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themeColor="text1"/>
                <w:sz w:val="22"/>
                <w:szCs w:val="22"/>
              </w:rPr>
              <w:t>Very Low</w:t>
            </w:r>
          </w:p>
        </w:tc>
        <w:tc>
          <w:tcPr>
            <w:tcW w:w="1596" w:type="dxa"/>
            <w:noWrap/>
            <w:hideMark/>
          </w:tcPr>
          <w:p w14:paraId="6FE03C45" w14:textId="14D6B3E3"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-27.98</w:t>
            </w:r>
          </w:p>
        </w:tc>
        <w:tc>
          <w:tcPr>
            <w:tcW w:w="1016" w:type="dxa"/>
            <w:noWrap/>
            <w:hideMark/>
          </w:tcPr>
          <w:p w14:paraId="08752119" w14:textId="549A25E8"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-53.43</w:t>
            </w:r>
          </w:p>
        </w:tc>
        <w:tc>
          <w:tcPr>
            <w:tcW w:w="1002" w:type="dxa"/>
            <w:noWrap/>
            <w:hideMark/>
          </w:tcPr>
          <w:p w14:paraId="1083837E" w14:textId="6146D426"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11.37</w:t>
            </w:r>
          </w:p>
        </w:tc>
        <w:tc>
          <w:tcPr>
            <w:tcW w:w="901" w:type="dxa"/>
            <w:noWrap/>
            <w:hideMark/>
          </w:tcPr>
          <w:p w14:paraId="20583039" w14:textId="0B5EFF31"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0.20</w:t>
            </w:r>
          </w:p>
        </w:tc>
      </w:tr>
      <w:tr w:rsidR="00525F9C" w:rsidRPr="00616452" w14:paraId="59D9C48B" w14:textId="77777777" w:rsidTr="006264AF">
        <w:trPr>
          <w:trHeight w:val="396"/>
        </w:trPr>
        <w:tc>
          <w:tcPr>
            <w:tcW w:w="1860" w:type="dxa"/>
            <w:vMerge w:val="restart"/>
            <w:noWrap/>
            <w:vAlign w:val="center"/>
            <w:hideMark/>
          </w:tcPr>
          <w:p w14:paraId="6C0E7754" w14:textId="77777777" w:rsidR="00525F9C" w:rsidRPr="00616452" w:rsidRDefault="00525F9C"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Black</w:t>
            </w:r>
          </w:p>
        </w:tc>
        <w:tc>
          <w:tcPr>
            <w:tcW w:w="1613" w:type="dxa"/>
            <w:vMerge/>
            <w:hideMark/>
          </w:tcPr>
          <w:p w14:paraId="0204B39A" w14:textId="77777777" w:rsidR="00525F9C" w:rsidRPr="00616452" w:rsidRDefault="00525F9C" w:rsidP="0058539A">
            <w:pPr>
              <w:rPr>
                <w:rFonts w:ascii="Times New Roman" w:hAnsi="Times New Roman" w:cs="Times New Roman"/>
                <w:b/>
                <w:bCs/>
                <w:color w:val="000000" w:themeColor="text1"/>
              </w:rPr>
            </w:pPr>
          </w:p>
        </w:tc>
        <w:tc>
          <w:tcPr>
            <w:tcW w:w="1915" w:type="dxa"/>
            <w:noWrap/>
            <w:hideMark/>
          </w:tcPr>
          <w:p w14:paraId="096AC595" w14:textId="77777777" w:rsidR="00525F9C" w:rsidRPr="00B6744A" w:rsidRDefault="00525F9C" w:rsidP="0058539A">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High (Ref)</w:t>
            </w:r>
          </w:p>
        </w:tc>
        <w:tc>
          <w:tcPr>
            <w:tcW w:w="1596" w:type="dxa"/>
            <w:noWrap/>
            <w:vAlign w:val="bottom"/>
            <w:hideMark/>
          </w:tcPr>
          <w:p w14:paraId="602AA62B" w14:textId="77777777" w:rsidR="00525F9C" w:rsidRPr="00B6744A" w:rsidRDefault="00525F9C" w:rsidP="0058539A">
            <w:pPr>
              <w:jc w:val="center"/>
              <w:rPr>
                <w:rFonts w:ascii="Times New Roman" w:hAnsi="Times New Roman" w:cs="Times New Roman"/>
                <w:color w:val="000000" w:themeColor="text1"/>
                <w:sz w:val="22"/>
                <w:szCs w:val="22"/>
              </w:rPr>
            </w:pPr>
          </w:p>
        </w:tc>
        <w:tc>
          <w:tcPr>
            <w:tcW w:w="1016" w:type="dxa"/>
            <w:noWrap/>
            <w:vAlign w:val="bottom"/>
            <w:hideMark/>
          </w:tcPr>
          <w:p w14:paraId="5F35A391" w14:textId="77777777" w:rsidR="00525F9C" w:rsidRPr="00B6744A" w:rsidRDefault="00525F9C" w:rsidP="0058539A">
            <w:pPr>
              <w:jc w:val="center"/>
              <w:rPr>
                <w:rFonts w:ascii="Times New Roman" w:hAnsi="Times New Roman" w:cs="Times New Roman"/>
                <w:color w:val="000000" w:themeColor="text1"/>
                <w:sz w:val="22"/>
                <w:szCs w:val="22"/>
              </w:rPr>
            </w:pPr>
          </w:p>
        </w:tc>
        <w:tc>
          <w:tcPr>
            <w:tcW w:w="1002" w:type="dxa"/>
            <w:noWrap/>
            <w:vAlign w:val="bottom"/>
            <w:hideMark/>
          </w:tcPr>
          <w:p w14:paraId="27D0C812" w14:textId="77777777" w:rsidR="00525F9C" w:rsidRPr="00B6744A" w:rsidRDefault="00525F9C" w:rsidP="0058539A">
            <w:pPr>
              <w:jc w:val="center"/>
              <w:rPr>
                <w:rFonts w:ascii="Times New Roman" w:hAnsi="Times New Roman" w:cs="Times New Roman"/>
                <w:color w:val="000000" w:themeColor="text1"/>
                <w:sz w:val="22"/>
                <w:szCs w:val="22"/>
              </w:rPr>
            </w:pPr>
          </w:p>
        </w:tc>
        <w:tc>
          <w:tcPr>
            <w:tcW w:w="901" w:type="dxa"/>
            <w:noWrap/>
            <w:vAlign w:val="bottom"/>
            <w:hideMark/>
          </w:tcPr>
          <w:p w14:paraId="0F981E94" w14:textId="77777777" w:rsidR="00525F9C" w:rsidRPr="00B6744A" w:rsidRDefault="00525F9C" w:rsidP="0058539A">
            <w:pPr>
              <w:jc w:val="center"/>
              <w:rPr>
                <w:rFonts w:ascii="Times New Roman" w:hAnsi="Times New Roman" w:cs="Times New Roman"/>
                <w:color w:val="000000" w:themeColor="text1"/>
                <w:sz w:val="22"/>
                <w:szCs w:val="22"/>
              </w:rPr>
            </w:pPr>
          </w:p>
        </w:tc>
      </w:tr>
      <w:tr w:rsidR="006264AF" w:rsidRPr="00616452" w14:paraId="0D0D89FF" w14:textId="77777777" w:rsidTr="00831866">
        <w:trPr>
          <w:trHeight w:val="300"/>
        </w:trPr>
        <w:tc>
          <w:tcPr>
            <w:tcW w:w="1860" w:type="dxa"/>
            <w:vMerge/>
            <w:hideMark/>
          </w:tcPr>
          <w:p w14:paraId="1255EBDB"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0545DE7E"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64754882" w14:textId="77777777" w:rsidR="006264AF" w:rsidRPr="00653F6D" w:rsidRDefault="006264AF" w:rsidP="006264AF">
            <w:pPr>
              <w:jc w:val="center"/>
              <w:rPr>
                <w:rFonts w:ascii="Times New Roman" w:hAnsi="Times New Roman" w:cs="Times New Roman"/>
                <w:color w:val="000000" w:themeColor="text1"/>
                <w:sz w:val="22"/>
                <w:szCs w:val="22"/>
              </w:rPr>
            </w:pPr>
            <w:r w:rsidRPr="00653F6D">
              <w:rPr>
                <w:rFonts w:ascii="Times New Roman" w:hAnsi="Times New Roman" w:cs="Times New Roman"/>
                <w:color w:val="000000" w:themeColor="text1"/>
                <w:sz w:val="22"/>
                <w:szCs w:val="22"/>
              </w:rPr>
              <w:t xml:space="preserve">Marginal </w:t>
            </w:r>
          </w:p>
        </w:tc>
        <w:tc>
          <w:tcPr>
            <w:tcW w:w="1596" w:type="dxa"/>
            <w:noWrap/>
            <w:hideMark/>
          </w:tcPr>
          <w:p w14:paraId="026BA109" w14:textId="03000E67" w:rsidR="006264AF" w:rsidRPr="00653F6D" w:rsidRDefault="006264AF" w:rsidP="006264AF">
            <w:pPr>
              <w:jc w:val="center"/>
              <w:rPr>
                <w:rFonts w:ascii="Times New Roman" w:hAnsi="Times New Roman" w:cs="Times New Roman"/>
                <w:color w:val="000000" w:themeColor="text1"/>
                <w:sz w:val="22"/>
                <w:szCs w:val="22"/>
              </w:rPr>
            </w:pPr>
            <w:r w:rsidRPr="00653F6D">
              <w:rPr>
                <w:rFonts w:ascii="Times New Roman" w:hAnsi="Times New Roman" w:cs="Times New Roman"/>
                <w:color w:val="000000" w:themeColor="text1"/>
                <w:sz w:val="22"/>
                <w:szCs w:val="22"/>
              </w:rPr>
              <w:t>14.92</w:t>
            </w:r>
          </w:p>
        </w:tc>
        <w:tc>
          <w:tcPr>
            <w:tcW w:w="1016" w:type="dxa"/>
            <w:noWrap/>
            <w:hideMark/>
          </w:tcPr>
          <w:p w14:paraId="760D88C5" w14:textId="776A4B28" w:rsidR="006264AF" w:rsidRPr="00653F6D" w:rsidRDefault="006264AF" w:rsidP="006264AF">
            <w:pPr>
              <w:jc w:val="center"/>
              <w:rPr>
                <w:rFonts w:ascii="Times New Roman" w:hAnsi="Times New Roman" w:cs="Times New Roman"/>
                <w:color w:val="000000" w:themeColor="text1"/>
                <w:sz w:val="22"/>
                <w:szCs w:val="22"/>
              </w:rPr>
            </w:pPr>
            <w:r w:rsidRPr="00653F6D">
              <w:rPr>
                <w:rFonts w:ascii="Times New Roman" w:hAnsi="Times New Roman" w:cs="Times New Roman"/>
                <w:color w:val="000000" w:themeColor="text1"/>
                <w:sz w:val="22"/>
                <w:szCs w:val="22"/>
              </w:rPr>
              <w:t>-13.72</w:t>
            </w:r>
          </w:p>
        </w:tc>
        <w:tc>
          <w:tcPr>
            <w:tcW w:w="1002" w:type="dxa"/>
            <w:noWrap/>
            <w:hideMark/>
          </w:tcPr>
          <w:p w14:paraId="0044D7BF" w14:textId="744C3ED1" w:rsidR="006264AF" w:rsidRPr="00653F6D" w:rsidRDefault="006264AF" w:rsidP="006264AF">
            <w:pPr>
              <w:jc w:val="center"/>
              <w:rPr>
                <w:rFonts w:ascii="Times New Roman" w:hAnsi="Times New Roman" w:cs="Times New Roman"/>
                <w:color w:val="000000" w:themeColor="text1"/>
                <w:sz w:val="22"/>
                <w:szCs w:val="22"/>
              </w:rPr>
            </w:pPr>
            <w:r w:rsidRPr="00653F6D">
              <w:rPr>
                <w:rFonts w:ascii="Times New Roman" w:hAnsi="Times New Roman" w:cs="Times New Roman"/>
                <w:color w:val="000000" w:themeColor="text1"/>
                <w:sz w:val="22"/>
                <w:szCs w:val="22"/>
              </w:rPr>
              <w:t>53.06</w:t>
            </w:r>
          </w:p>
        </w:tc>
        <w:tc>
          <w:tcPr>
            <w:tcW w:w="901" w:type="dxa"/>
            <w:noWrap/>
            <w:hideMark/>
          </w:tcPr>
          <w:p w14:paraId="6C156D43" w14:textId="6B3F0D0B"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0.58</w:t>
            </w:r>
          </w:p>
        </w:tc>
      </w:tr>
      <w:tr w:rsidR="006264AF" w:rsidRPr="00616452" w14:paraId="26914DEA" w14:textId="77777777" w:rsidTr="00831866">
        <w:trPr>
          <w:trHeight w:val="300"/>
        </w:trPr>
        <w:tc>
          <w:tcPr>
            <w:tcW w:w="1860" w:type="dxa"/>
            <w:vMerge/>
            <w:hideMark/>
          </w:tcPr>
          <w:p w14:paraId="5B73B7A7"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01596E78"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5EEF9B2D"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Low</w:t>
            </w:r>
          </w:p>
        </w:tc>
        <w:tc>
          <w:tcPr>
            <w:tcW w:w="1596" w:type="dxa"/>
            <w:noWrap/>
            <w:hideMark/>
          </w:tcPr>
          <w:p w14:paraId="29210649" w14:textId="0F47A329"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11.32</w:t>
            </w:r>
          </w:p>
        </w:tc>
        <w:tc>
          <w:tcPr>
            <w:tcW w:w="1016" w:type="dxa"/>
            <w:noWrap/>
            <w:hideMark/>
          </w:tcPr>
          <w:p w14:paraId="72FAE3E6" w14:textId="3E1AAFDB"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-17.07</w:t>
            </w:r>
          </w:p>
        </w:tc>
        <w:tc>
          <w:tcPr>
            <w:tcW w:w="1002" w:type="dxa"/>
            <w:noWrap/>
            <w:hideMark/>
          </w:tcPr>
          <w:p w14:paraId="1E05F667" w14:textId="46E5BBA0"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49.43</w:t>
            </w:r>
          </w:p>
        </w:tc>
        <w:tc>
          <w:tcPr>
            <w:tcW w:w="901" w:type="dxa"/>
            <w:noWrap/>
            <w:hideMark/>
          </w:tcPr>
          <w:p w14:paraId="65CA8D08" w14:textId="3B3BF96B"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0.77</w:t>
            </w:r>
          </w:p>
        </w:tc>
      </w:tr>
      <w:tr w:rsidR="006264AF" w:rsidRPr="00616452" w14:paraId="0235A183" w14:textId="77777777" w:rsidTr="00831866">
        <w:trPr>
          <w:trHeight w:val="300"/>
        </w:trPr>
        <w:tc>
          <w:tcPr>
            <w:tcW w:w="1860" w:type="dxa"/>
            <w:vMerge/>
            <w:hideMark/>
          </w:tcPr>
          <w:p w14:paraId="2F66D3F7"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16DE68EC"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6D6BF66E" w14:textId="77777777" w:rsidR="006264AF" w:rsidRPr="00524BD3" w:rsidRDefault="006264AF" w:rsidP="006264AF">
            <w:pPr>
              <w:jc w:val="center"/>
              <w:rPr>
                <w:rFonts w:ascii="Times New Roman" w:hAnsi="Times New Roman" w:cs="Times New Roman"/>
                <w:b/>
                <w:bCs/>
                <w:color w:val="000000" w:themeColor="text1"/>
                <w:sz w:val="22"/>
                <w:szCs w:val="22"/>
                <w:highlight w:val="green"/>
              </w:rPr>
            </w:pPr>
            <w:r w:rsidRPr="00524BD3">
              <w:rPr>
                <w:rFonts w:ascii="Times New Roman" w:hAnsi="Times New Roman" w:cs="Times New Roman"/>
                <w:b/>
                <w:bCs/>
                <w:sz w:val="22"/>
                <w:szCs w:val="22"/>
                <w:highlight w:val="green"/>
              </w:rPr>
              <w:t>Very Low</w:t>
            </w:r>
          </w:p>
        </w:tc>
        <w:tc>
          <w:tcPr>
            <w:tcW w:w="1596" w:type="dxa"/>
            <w:noWrap/>
            <w:hideMark/>
          </w:tcPr>
          <w:p w14:paraId="61D9CBDA" w14:textId="4C8B44E5" w:rsidR="006264AF" w:rsidRPr="00524BD3" w:rsidRDefault="006264AF" w:rsidP="006264AF">
            <w:pPr>
              <w:jc w:val="center"/>
              <w:rPr>
                <w:rFonts w:ascii="Times New Roman" w:hAnsi="Times New Roman" w:cs="Times New Roman"/>
                <w:b/>
                <w:bCs/>
                <w:color w:val="000000" w:themeColor="text1"/>
                <w:sz w:val="22"/>
                <w:szCs w:val="22"/>
                <w:highlight w:val="green"/>
              </w:rPr>
            </w:pPr>
            <w:r w:rsidRPr="00524BD3">
              <w:rPr>
                <w:rFonts w:ascii="Times New Roman" w:hAnsi="Times New Roman" w:cs="Times New Roman"/>
                <w:b/>
                <w:bCs/>
                <w:color w:val="000000"/>
                <w:sz w:val="22"/>
                <w:szCs w:val="22"/>
                <w:highlight w:val="green"/>
              </w:rPr>
              <w:t>10.52</w:t>
            </w:r>
          </w:p>
        </w:tc>
        <w:tc>
          <w:tcPr>
            <w:tcW w:w="1016" w:type="dxa"/>
            <w:noWrap/>
            <w:hideMark/>
          </w:tcPr>
          <w:p w14:paraId="7B6E47A1" w14:textId="224745C5" w:rsidR="006264AF" w:rsidRPr="00524BD3" w:rsidRDefault="006264AF" w:rsidP="006264AF">
            <w:pPr>
              <w:jc w:val="center"/>
              <w:rPr>
                <w:rFonts w:ascii="Times New Roman" w:hAnsi="Times New Roman" w:cs="Times New Roman"/>
                <w:b/>
                <w:bCs/>
                <w:color w:val="000000" w:themeColor="text1"/>
                <w:sz w:val="22"/>
                <w:szCs w:val="22"/>
                <w:highlight w:val="green"/>
              </w:rPr>
            </w:pPr>
            <w:r w:rsidRPr="00524BD3">
              <w:rPr>
                <w:rFonts w:ascii="Times New Roman" w:hAnsi="Times New Roman" w:cs="Times New Roman"/>
                <w:b/>
                <w:bCs/>
                <w:color w:val="000000"/>
                <w:sz w:val="22"/>
                <w:szCs w:val="22"/>
                <w:highlight w:val="green"/>
              </w:rPr>
              <w:t>-22.45</w:t>
            </w:r>
          </w:p>
        </w:tc>
        <w:tc>
          <w:tcPr>
            <w:tcW w:w="1002" w:type="dxa"/>
            <w:noWrap/>
            <w:hideMark/>
          </w:tcPr>
          <w:p w14:paraId="50BED8BC" w14:textId="438A3998" w:rsidR="006264AF" w:rsidRPr="00524BD3" w:rsidRDefault="006264AF" w:rsidP="006264AF">
            <w:pPr>
              <w:jc w:val="center"/>
              <w:rPr>
                <w:rFonts w:ascii="Times New Roman" w:hAnsi="Times New Roman" w:cs="Times New Roman"/>
                <w:b/>
                <w:bCs/>
                <w:color w:val="000000" w:themeColor="text1"/>
                <w:sz w:val="22"/>
                <w:szCs w:val="22"/>
                <w:highlight w:val="green"/>
              </w:rPr>
            </w:pPr>
            <w:r w:rsidRPr="00524BD3">
              <w:rPr>
                <w:rFonts w:ascii="Times New Roman" w:hAnsi="Times New Roman" w:cs="Times New Roman"/>
                <w:b/>
                <w:bCs/>
                <w:color w:val="000000"/>
                <w:sz w:val="22"/>
                <w:szCs w:val="22"/>
                <w:highlight w:val="green"/>
              </w:rPr>
              <w:t>57.50</w:t>
            </w:r>
          </w:p>
        </w:tc>
        <w:tc>
          <w:tcPr>
            <w:tcW w:w="901" w:type="dxa"/>
            <w:noWrap/>
            <w:hideMark/>
          </w:tcPr>
          <w:p w14:paraId="448D77B1" w14:textId="5D81F819"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0.88</w:t>
            </w:r>
          </w:p>
        </w:tc>
      </w:tr>
      <w:tr w:rsidR="00525F9C" w:rsidRPr="00616452" w14:paraId="41A63F28" w14:textId="77777777" w:rsidTr="0058539A">
        <w:trPr>
          <w:trHeight w:val="300"/>
        </w:trPr>
        <w:tc>
          <w:tcPr>
            <w:tcW w:w="1860" w:type="dxa"/>
            <w:vMerge w:val="restart"/>
            <w:noWrap/>
            <w:vAlign w:val="center"/>
            <w:hideMark/>
          </w:tcPr>
          <w:p w14:paraId="5E81DAC1" w14:textId="77777777" w:rsidR="00525F9C" w:rsidRPr="00616452" w:rsidRDefault="00525F9C" w:rsidP="0058539A">
            <w:pPr>
              <w:jc w:val="center"/>
              <w:rPr>
                <w:rFonts w:ascii="Times New Roman" w:hAnsi="Times New Roman" w:cs="Times New Roman"/>
                <w:b/>
                <w:bCs/>
                <w:color w:val="000000" w:themeColor="text1"/>
              </w:rPr>
            </w:pPr>
            <w:proofErr w:type="gramStart"/>
            <w:r w:rsidRPr="00616452">
              <w:rPr>
                <w:rFonts w:ascii="Times New Roman" w:hAnsi="Times New Roman" w:cs="Times New Roman"/>
                <w:b/>
                <w:bCs/>
                <w:color w:val="000000" w:themeColor="text1"/>
              </w:rPr>
              <w:t>Mexican-American</w:t>
            </w:r>
            <w:proofErr w:type="gramEnd"/>
          </w:p>
        </w:tc>
        <w:tc>
          <w:tcPr>
            <w:tcW w:w="1613" w:type="dxa"/>
            <w:vMerge/>
            <w:hideMark/>
          </w:tcPr>
          <w:p w14:paraId="36B218D9" w14:textId="77777777" w:rsidR="00525F9C" w:rsidRPr="00616452" w:rsidRDefault="00525F9C" w:rsidP="0058539A">
            <w:pPr>
              <w:rPr>
                <w:rFonts w:ascii="Times New Roman" w:hAnsi="Times New Roman" w:cs="Times New Roman"/>
                <w:b/>
                <w:bCs/>
                <w:color w:val="000000" w:themeColor="text1"/>
              </w:rPr>
            </w:pPr>
          </w:p>
        </w:tc>
        <w:tc>
          <w:tcPr>
            <w:tcW w:w="1915" w:type="dxa"/>
            <w:noWrap/>
            <w:hideMark/>
          </w:tcPr>
          <w:p w14:paraId="69701B8A" w14:textId="77777777" w:rsidR="00525F9C" w:rsidRPr="00B6744A" w:rsidRDefault="00525F9C" w:rsidP="0058539A">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High (Ref)</w:t>
            </w:r>
          </w:p>
        </w:tc>
        <w:tc>
          <w:tcPr>
            <w:tcW w:w="1596" w:type="dxa"/>
            <w:noWrap/>
            <w:vAlign w:val="bottom"/>
            <w:hideMark/>
          </w:tcPr>
          <w:p w14:paraId="0CDD6DC1" w14:textId="77777777" w:rsidR="00525F9C" w:rsidRPr="00B6744A" w:rsidRDefault="00525F9C" w:rsidP="0058539A">
            <w:pPr>
              <w:jc w:val="center"/>
              <w:rPr>
                <w:rFonts w:ascii="Times New Roman" w:hAnsi="Times New Roman" w:cs="Times New Roman"/>
                <w:color w:val="000000" w:themeColor="text1"/>
                <w:sz w:val="22"/>
                <w:szCs w:val="22"/>
              </w:rPr>
            </w:pPr>
          </w:p>
        </w:tc>
        <w:tc>
          <w:tcPr>
            <w:tcW w:w="1016" w:type="dxa"/>
            <w:noWrap/>
            <w:vAlign w:val="bottom"/>
            <w:hideMark/>
          </w:tcPr>
          <w:p w14:paraId="25C838D1" w14:textId="77777777" w:rsidR="00525F9C" w:rsidRPr="00B6744A" w:rsidRDefault="00525F9C" w:rsidP="0058539A">
            <w:pPr>
              <w:jc w:val="center"/>
              <w:rPr>
                <w:rFonts w:ascii="Times New Roman" w:hAnsi="Times New Roman" w:cs="Times New Roman"/>
                <w:color w:val="000000" w:themeColor="text1"/>
                <w:sz w:val="22"/>
                <w:szCs w:val="22"/>
              </w:rPr>
            </w:pPr>
          </w:p>
        </w:tc>
        <w:tc>
          <w:tcPr>
            <w:tcW w:w="1002" w:type="dxa"/>
            <w:noWrap/>
            <w:vAlign w:val="bottom"/>
            <w:hideMark/>
          </w:tcPr>
          <w:p w14:paraId="0D386A25" w14:textId="77777777" w:rsidR="00525F9C" w:rsidRPr="00B6744A" w:rsidRDefault="00525F9C" w:rsidP="0058539A">
            <w:pPr>
              <w:jc w:val="center"/>
              <w:rPr>
                <w:rFonts w:ascii="Times New Roman" w:hAnsi="Times New Roman" w:cs="Times New Roman"/>
                <w:color w:val="000000" w:themeColor="text1"/>
                <w:sz w:val="22"/>
                <w:szCs w:val="22"/>
              </w:rPr>
            </w:pPr>
          </w:p>
        </w:tc>
        <w:tc>
          <w:tcPr>
            <w:tcW w:w="901" w:type="dxa"/>
            <w:noWrap/>
            <w:vAlign w:val="bottom"/>
            <w:hideMark/>
          </w:tcPr>
          <w:p w14:paraId="484CB41B" w14:textId="77777777" w:rsidR="00525F9C" w:rsidRPr="00B6744A" w:rsidRDefault="00525F9C" w:rsidP="0058539A">
            <w:pPr>
              <w:jc w:val="center"/>
              <w:rPr>
                <w:rFonts w:ascii="Times New Roman" w:hAnsi="Times New Roman" w:cs="Times New Roman"/>
                <w:color w:val="000000" w:themeColor="text1"/>
                <w:sz w:val="22"/>
                <w:szCs w:val="22"/>
              </w:rPr>
            </w:pPr>
          </w:p>
        </w:tc>
      </w:tr>
      <w:tr w:rsidR="006264AF" w:rsidRPr="00616452" w14:paraId="67AB7A20" w14:textId="77777777" w:rsidTr="005A64F3">
        <w:trPr>
          <w:trHeight w:val="300"/>
        </w:trPr>
        <w:tc>
          <w:tcPr>
            <w:tcW w:w="1860" w:type="dxa"/>
            <w:vMerge/>
            <w:hideMark/>
          </w:tcPr>
          <w:p w14:paraId="21D1C916"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081C0585"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360C7F75"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 xml:space="preserve">Marginal </w:t>
            </w:r>
          </w:p>
        </w:tc>
        <w:tc>
          <w:tcPr>
            <w:tcW w:w="1596" w:type="dxa"/>
            <w:noWrap/>
            <w:hideMark/>
          </w:tcPr>
          <w:p w14:paraId="18827191" w14:textId="6A40FE1A"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-13.25</w:t>
            </w:r>
          </w:p>
        </w:tc>
        <w:tc>
          <w:tcPr>
            <w:tcW w:w="1016" w:type="dxa"/>
            <w:noWrap/>
            <w:hideMark/>
          </w:tcPr>
          <w:p w14:paraId="5F4B74C8" w14:textId="5BAC3E4C"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-40.63</w:t>
            </w:r>
          </w:p>
        </w:tc>
        <w:tc>
          <w:tcPr>
            <w:tcW w:w="1002" w:type="dxa"/>
            <w:noWrap/>
            <w:hideMark/>
          </w:tcPr>
          <w:p w14:paraId="6CCC03D5" w14:textId="724A80F4"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26.75</w:t>
            </w:r>
          </w:p>
        </w:tc>
        <w:tc>
          <w:tcPr>
            <w:tcW w:w="901" w:type="dxa"/>
            <w:noWrap/>
            <w:hideMark/>
          </w:tcPr>
          <w:p w14:paraId="69BBE0C9" w14:textId="15113A45"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0.75</w:t>
            </w:r>
          </w:p>
        </w:tc>
      </w:tr>
      <w:tr w:rsidR="006264AF" w:rsidRPr="00616452" w14:paraId="00AE254D" w14:textId="77777777" w:rsidTr="005A64F3">
        <w:trPr>
          <w:trHeight w:val="300"/>
        </w:trPr>
        <w:tc>
          <w:tcPr>
            <w:tcW w:w="1860" w:type="dxa"/>
            <w:vMerge/>
            <w:hideMark/>
          </w:tcPr>
          <w:p w14:paraId="3879082C"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163B6511"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7FA0F1EC" w14:textId="77777777" w:rsidR="006264AF" w:rsidRPr="00653F6D" w:rsidRDefault="006264AF" w:rsidP="006264AF">
            <w:pPr>
              <w:jc w:val="center"/>
              <w:rPr>
                <w:rFonts w:ascii="Times New Roman" w:hAnsi="Times New Roman" w:cs="Times New Roman"/>
                <w:b/>
                <w:bCs/>
                <w:color w:val="000000" w:themeColor="text1"/>
                <w:sz w:val="22"/>
                <w:szCs w:val="22"/>
                <w:highlight w:val="green"/>
              </w:rPr>
            </w:pPr>
            <w:r w:rsidRPr="00653F6D">
              <w:rPr>
                <w:rFonts w:ascii="Times New Roman" w:hAnsi="Times New Roman" w:cs="Times New Roman"/>
                <w:b/>
                <w:bCs/>
                <w:color w:val="000000" w:themeColor="text1"/>
                <w:sz w:val="22"/>
                <w:szCs w:val="22"/>
                <w:highlight w:val="green"/>
              </w:rPr>
              <w:t>Low</w:t>
            </w:r>
          </w:p>
        </w:tc>
        <w:tc>
          <w:tcPr>
            <w:tcW w:w="1596" w:type="dxa"/>
            <w:noWrap/>
            <w:hideMark/>
          </w:tcPr>
          <w:p w14:paraId="5C6DE624" w14:textId="67A52309" w:rsidR="006264AF" w:rsidRPr="00653F6D" w:rsidRDefault="006264AF" w:rsidP="006264AF">
            <w:pPr>
              <w:jc w:val="center"/>
              <w:rPr>
                <w:rFonts w:ascii="Times New Roman" w:hAnsi="Times New Roman" w:cs="Times New Roman"/>
                <w:b/>
                <w:bCs/>
                <w:color w:val="000000" w:themeColor="text1"/>
                <w:sz w:val="22"/>
                <w:szCs w:val="22"/>
                <w:highlight w:val="green"/>
              </w:rPr>
            </w:pPr>
            <w:r w:rsidRPr="00653F6D">
              <w:rPr>
                <w:rFonts w:ascii="Times New Roman" w:hAnsi="Times New Roman" w:cs="Times New Roman"/>
                <w:b/>
                <w:bCs/>
                <w:color w:val="000000" w:themeColor="text1"/>
                <w:sz w:val="22"/>
                <w:szCs w:val="22"/>
                <w:highlight w:val="green"/>
              </w:rPr>
              <w:t>24.69</w:t>
            </w:r>
          </w:p>
        </w:tc>
        <w:tc>
          <w:tcPr>
            <w:tcW w:w="1016" w:type="dxa"/>
            <w:noWrap/>
            <w:hideMark/>
          </w:tcPr>
          <w:p w14:paraId="7F22D335" w14:textId="75B50A09" w:rsidR="006264AF" w:rsidRPr="00653F6D" w:rsidRDefault="006264AF" w:rsidP="006264AF">
            <w:pPr>
              <w:jc w:val="center"/>
              <w:rPr>
                <w:rFonts w:ascii="Times New Roman" w:hAnsi="Times New Roman" w:cs="Times New Roman"/>
                <w:b/>
                <w:bCs/>
                <w:color w:val="000000" w:themeColor="text1"/>
                <w:sz w:val="22"/>
                <w:szCs w:val="22"/>
                <w:highlight w:val="green"/>
              </w:rPr>
            </w:pPr>
            <w:r w:rsidRPr="00653F6D">
              <w:rPr>
                <w:rFonts w:ascii="Times New Roman" w:hAnsi="Times New Roman" w:cs="Times New Roman"/>
                <w:b/>
                <w:bCs/>
                <w:color w:val="000000" w:themeColor="text1"/>
                <w:sz w:val="22"/>
                <w:szCs w:val="22"/>
                <w:highlight w:val="green"/>
              </w:rPr>
              <w:t>-10.20</w:t>
            </w:r>
          </w:p>
        </w:tc>
        <w:tc>
          <w:tcPr>
            <w:tcW w:w="1002" w:type="dxa"/>
            <w:noWrap/>
            <w:hideMark/>
          </w:tcPr>
          <w:p w14:paraId="760D9A2D" w14:textId="197409BF" w:rsidR="006264AF" w:rsidRPr="00653F6D" w:rsidRDefault="006264AF" w:rsidP="006264AF">
            <w:pPr>
              <w:jc w:val="center"/>
              <w:rPr>
                <w:rFonts w:ascii="Times New Roman" w:hAnsi="Times New Roman" w:cs="Times New Roman"/>
                <w:b/>
                <w:bCs/>
                <w:color w:val="000000" w:themeColor="text1"/>
                <w:sz w:val="22"/>
                <w:szCs w:val="22"/>
                <w:highlight w:val="green"/>
              </w:rPr>
            </w:pPr>
            <w:r w:rsidRPr="00653F6D">
              <w:rPr>
                <w:rFonts w:ascii="Times New Roman" w:hAnsi="Times New Roman" w:cs="Times New Roman"/>
                <w:b/>
                <w:bCs/>
                <w:color w:val="000000" w:themeColor="text1"/>
                <w:sz w:val="22"/>
                <w:szCs w:val="22"/>
                <w:highlight w:val="green"/>
              </w:rPr>
              <w:t>73.13</w:t>
            </w:r>
          </w:p>
        </w:tc>
        <w:tc>
          <w:tcPr>
            <w:tcW w:w="901" w:type="dxa"/>
            <w:noWrap/>
            <w:hideMark/>
          </w:tcPr>
          <w:p w14:paraId="02E0AF35" w14:textId="788471CF"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0.29</w:t>
            </w:r>
          </w:p>
        </w:tc>
      </w:tr>
      <w:tr w:rsidR="006264AF" w:rsidRPr="00616452" w14:paraId="5AAF2BF3" w14:textId="77777777" w:rsidTr="005A64F3">
        <w:trPr>
          <w:trHeight w:val="300"/>
        </w:trPr>
        <w:tc>
          <w:tcPr>
            <w:tcW w:w="1860" w:type="dxa"/>
            <w:vMerge/>
            <w:hideMark/>
          </w:tcPr>
          <w:p w14:paraId="33D9B26C"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419EB398"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005C9734" w14:textId="77777777" w:rsidR="006264AF" w:rsidRPr="00653F6D" w:rsidRDefault="006264AF" w:rsidP="006264AF">
            <w:pPr>
              <w:jc w:val="center"/>
              <w:rPr>
                <w:rFonts w:ascii="Times New Roman" w:hAnsi="Times New Roman" w:cs="Times New Roman"/>
                <w:b/>
                <w:bCs/>
                <w:color w:val="000000" w:themeColor="text1"/>
                <w:sz w:val="22"/>
                <w:szCs w:val="22"/>
                <w:highlight w:val="green"/>
              </w:rPr>
            </w:pPr>
            <w:r w:rsidRPr="00653F6D">
              <w:rPr>
                <w:rFonts w:ascii="Times New Roman" w:hAnsi="Times New Roman" w:cs="Times New Roman"/>
                <w:b/>
                <w:bCs/>
                <w:color w:val="000000" w:themeColor="text1"/>
                <w:sz w:val="22"/>
                <w:szCs w:val="22"/>
                <w:highlight w:val="green"/>
              </w:rPr>
              <w:t>Very Low</w:t>
            </w:r>
          </w:p>
        </w:tc>
        <w:tc>
          <w:tcPr>
            <w:tcW w:w="1596" w:type="dxa"/>
            <w:noWrap/>
            <w:hideMark/>
          </w:tcPr>
          <w:p w14:paraId="7B215637" w14:textId="376D402C" w:rsidR="006264AF" w:rsidRPr="00653F6D" w:rsidRDefault="006264AF" w:rsidP="006264AF">
            <w:pPr>
              <w:jc w:val="center"/>
              <w:rPr>
                <w:rFonts w:ascii="Times New Roman" w:hAnsi="Times New Roman" w:cs="Times New Roman"/>
                <w:b/>
                <w:bCs/>
                <w:color w:val="000000" w:themeColor="text1"/>
                <w:sz w:val="22"/>
                <w:szCs w:val="22"/>
                <w:highlight w:val="green"/>
              </w:rPr>
            </w:pPr>
            <w:r w:rsidRPr="00653F6D">
              <w:rPr>
                <w:rFonts w:ascii="Times New Roman" w:hAnsi="Times New Roman" w:cs="Times New Roman"/>
                <w:b/>
                <w:bCs/>
                <w:color w:val="000000" w:themeColor="text1"/>
                <w:sz w:val="22"/>
                <w:szCs w:val="22"/>
                <w:highlight w:val="green"/>
              </w:rPr>
              <w:t>42.53</w:t>
            </w:r>
          </w:p>
        </w:tc>
        <w:tc>
          <w:tcPr>
            <w:tcW w:w="1016" w:type="dxa"/>
            <w:noWrap/>
            <w:hideMark/>
          </w:tcPr>
          <w:p w14:paraId="48F58241" w14:textId="3E26FE90" w:rsidR="006264AF" w:rsidRPr="00653F6D" w:rsidRDefault="006264AF" w:rsidP="006264AF">
            <w:pPr>
              <w:jc w:val="center"/>
              <w:rPr>
                <w:rFonts w:ascii="Times New Roman" w:hAnsi="Times New Roman" w:cs="Times New Roman"/>
                <w:b/>
                <w:bCs/>
                <w:color w:val="000000" w:themeColor="text1"/>
                <w:sz w:val="22"/>
                <w:szCs w:val="22"/>
                <w:highlight w:val="green"/>
              </w:rPr>
            </w:pPr>
            <w:r w:rsidRPr="00653F6D">
              <w:rPr>
                <w:rFonts w:ascii="Times New Roman" w:hAnsi="Times New Roman" w:cs="Times New Roman"/>
                <w:b/>
                <w:bCs/>
                <w:color w:val="000000" w:themeColor="text1"/>
                <w:sz w:val="22"/>
                <w:szCs w:val="22"/>
                <w:highlight w:val="green"/>
              </w:rPr>
              <w:t>-2.18</w:t>
            </w:r>
          </w:p>
        </w:tc>
        <w:tc>
          <w:tcPr>
            <w:tcW w:w="1002" w:type="dxa"/>
            <w:noWrap/>
            <w:hideMark/>
          </w:tcPr>
          <w:p w14:paraId="0D92CCA9" w14:textId="28BBE87C" w:rsidR="006264AF" w:rsidRPr="00653F6D" w:rsidRDefault="006264AF" w:rsidP="006264AF">
            <w:pPr>
              <w:jc w:val="center"/>
              <w:rPr>
                <w:rFonts w:ascii="Times New Roman" w:hAnsi="Times New Roman" w:cs="Times New Roman"/>
                <w:b/>
                <w:bCs/>
                <w:color w:val="000000" w:themeColor="text1"/>
                <w:sz w:val="22"/>
                <w:szCs w:val="22"/>
                <w:highlight w:val="green"/>
              </w:rPr>
            </w:pPr>
            <w:r w:rsidRPr="00653F6D">
              <w:rPr>
                <w:rFonts w:ascii="Times New Roman" w:hAnsi="Times New Roman" w:cs="Times New Roman"/>
                <w:b/>
                <w:bCs/>
                <w:color w:val="000000" w:themeColor="text1"/>
                <w:sz w:val="22"/>
                <w:szCs w:val="22"/>
                <w:highlight w:val="green"/>
              </w:rPr>
              <w:t>107.69</w:t>
            </w:r>
          </w:p>
        </w:tc>
        <w:tc>
          <w:tcPr>
            <w:tcW w:w="901" w:type="dxa"/>
            <w:noWrap/>
            <w:hideMark/>
          </w:tcPr>
          <w:p w14:paraId="53C22917" w14:textId="68ABAE9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0.07</w:t>
            </w:r>
          </w:p>
        </w:tc>
      </w:tr>
      <w:tr w:rsidR="00525F9C" w:rsidRPr="00616452" w14:paraId="4A025F39" w14:textId="77777777" w:rsidTr="0058539A">
        <w:trPr>
          <w:trHeight w:val="300"/>
        </w:trPr>
        <w:tc>
          <w:tcPr>
            <w:tcW w:w="1860" w:type="dxa"/>
            <w:vMerge w:val="restart"/>
            <w:noWrap/>
            <w:vAlign w:val="center"/>
            <w:hideMark/>
          </w:tcPr>
          <w:p w14:paraId="0D35E5E4" w14:textId="77777777" w:rsidR="00525F9C" w:rsidRPr="00616452" w:rsidRDefault="00525F9C"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 Hispanic</w:t>
            </w:r>
          </w:p>
        </w:tc>
        <w:tc>
          <w:tcPr>
            <w:tcW w:w="1613" w:type="dxa"/>
            <w:vMerge/>
            <w:hideMark/>
          </w:tcPr>
          <w:p w14:paraId="67C122C8" w14:textId="77777777" w:rsidR="00525F9C" w:rsidRPr="00616452" w:rsidRDefault="00525F9C" w:rsidP="0058539A">
            <w:pPr>
              <w:rPr>
                <w:rFonts w:ascii="Times New Roman" w:hAnsi="Times New Roman" w:cs="Times New Roman"/>
                <w:b/>
                <w:bCs/>
                <w:color w:val="000000" w:themeColor="text1"/>
              </w:rPr>
            </w:pPr>
          </w:p>
        </w:tc>
        <w:tc>
          <w:tcPr>
            <w:tcW w:w="1915" w:type="dxa"/>
            <w:noWrap/>
            <w:hideMark/>
          </w:tcPr>
          <w:p w14:paraId="77605361" w14:textId="77777777" w:rsidR="00525F9C" w:rsidRPr="00B6744A" w:rsidRDefault="00525F9C" w:rsidP="0058539A">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High (Ref)</w:t>
            </w:r>
          </w:p>
        </w:tc>
        <w:tc>
          <w:tcPr>
            <w:tcW w:w="1596" w:type="dxa"/>
            <w:noWrap/>
            <w:vAlign w:val="bottom"/>
            <w:hideMark/>
          </w:tcPr>
          <w:p w14:paraId="456BB2B0" w14:textId="77777777" w:rsidR="00525F9C" w:rsidRPr="00B6744A" w:rsidRDefault="00525F9C" w:rsidP="0058539A">
            <w:pPr>
              <w:jc w:val="center"/>
              <w:rPr>
                <w:rFonts w:ascii="Times New Roman" w:hAnsi="Times New Roman" w:cs="Times New Roman"/>
                <w:color w:val="000000" w:themeColor="text1"/>
                <w:sz w:val="22"/>
                <w:szCs w:val="22"/>
              </w:rPr>
            </w:pPr>
          </w:p>
        </w:tc>
        <w:tc>
          <w:tcPr>
            <w:tcW w:w="1016" w:type="dxa"/>
            <w:noWrap/>
            <w:vAlign w:val="bottom"/>
            <w:hideMark/>
          </w:tcPr>
          <w:p w14:paraId="4FB2ECEB" w14:textId="77777777" w:rsidR="00525F9C" w:rsidRPr="00B6744A" w:rsidRDefault="00525F9C" w:rsidP="0058539A">
            <w:pPr>
              <w:jc w:val="center"/>
              <w:rPr>
                <w:rFonts w:ascii="Times New Roman" w:hAnsi="Times New Roman" w:cs="Times New Roman"/>
                <w:color w:val="000000" w:themeColor="text1"/>
                <w:sz w:val="22"/>
                <w:szCs w:val="22"/>
              </w:rPr>
            </w:pPr>
          </w:p>
        </w:tc>
        <w:tc>
          <w:tcPr>
            <w:tcW w:w="1002" w:type="dxa"/>
            <w:noWrap/>
            <w:vAlign w:val="bottom"/>
            <w:hideMark/>
          </w:tcPr>
          <w:p w14:paraId="1E37CB30" w14:textId="77777777" w:rsidR="00525F9C" w:rsidRPr="00B6744A" w:rsidRDefault="00525F9C" w:rsidP="0058539A">
            <w:pPr>
              <w:jc w:val="center"/>
              <w:rPr>
                <w:rFonts w:ascii="Times New Roman" w:hAnsi="Times New Roman" w:cs="Times New Roman"/>
                <w:color w:val="000000" w:themeColor="text1"/>
                <w:sz w:val="22"/>
                <w:szCs w:val="22"/>
              </w:rPr>
            </w:pPr>
          </w:p>
        </w:tc>
        <w:tc>
          <w:tcPr>
            <w:tcW w:w="901" w:type="dxa"/>
            <w:noWrap/>
            <w:vAlign w:val="bottom"/>
            <w:hideMark/>
          </w:tcPr>
          <w:p w14:paraId="5D7AC5C8" w14:textId="77777777" w:rsidR="00525F9C" w:rsidRPr="00B6744A" w:rsidRDefault="00525F9C" w:rsidP="0058539A">
            <w:pPr>
              <w:jc w:val="center"/>
              <w:rPr>
                <w:rFonts w:ascii="Times New Roman" w:hAnsi="Times New Roman" w:cs="Times New Roman"/>
                <w:color w:val="000000" w:themeColor="text1"/>
                <w:sz w:val="22"/>
                <w:szCs w:val="22"/>
              </w:rPr>
            </w:pPr>
          </w:p>
        </w:tc>
      </w:tr>
      <w:tr w:rsidR="006264AF" w:rsidRPr="00616452" w14:paraId="08F654D3" w14:textId="77777777" w:rsidTr="00EC216A">
        <w:trPr>
          <w:trHeight w:val="300"/>
        </w:trPr>
        <w:tc>
          <w:tcPr>
            <w:tcW w:w="1860" w:type="dxa"/>
            <w:vMerge/>
            <w:hideMark/>
          </w:tcPr>
          <w:p w14:paraId="580BF82E"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5E3CDAD2"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5FA38985"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 xml:space="preserve">Marginal </w:t>
            </w:r>
          </w:p>
        </w:tc>
        <w:tc>
          <w:tcPr>
            <w:tcW w:w="1596" w:type="dxa"/>
            <w:noWrap/>
            <w:hideMark/>
          </w:tcPr>
          <w:p w14:paraId="1FDFAE5A" w14:textId="6F8DACD1" w:rsidR="006264AF" w:rsidRPr="00653F6D" w:rsidRDefault="006264AF" w:rsidP="006264AF">
            <w:pPr>
              <w:jc w:val="center"/>
              <w:rPr>
                <w:rFonts w:ascii="Times New Roman" w:hAnsi="Times New Roman" w:cs="Times New Roman"/>
                <w:color w:val="000000" w:themeColor="text1"/>
                <w:sz w:val="22"/>
                <w:szCs w:val="22"/>
              </w:rPr>
            </w:pPr>
            <w:r w:rsidRPr="00653F6D">
              <w:rPr>
                <w:rFonts w:ascii="Times New Roman" w:hAnsi="Times New Roman" w:cs="Times New Roman"/>
                <w:color w:val="000000" w:themeColor="text1"/>
                <w:sz w:val="22"/>
                <w:szCs w:val="22"/>
              </w:rPr>
              <w:t>35.32</w:t>
            </w:r>
          </w:p>
        </w:tc>
        <w:tc>
          <w:tcPr>
            <w:tcW w:w="1016" w:type="dxa"/>
            <w:noWrap/>
            <w:hideMark/>
          </w:tcPr>
          <w:p w14:paraId="63306FE9" w14:textId="0D849CB6"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-18.18</w:t>
            </w:r>
          </w:p>
        </w:tc>
        <w:tc>
          <w:tcPr>
            <w:tcW w:w="1002" w:type="dxa"/>
            <w:noWrap/>
            <w:hideMark/>
          </w:tcPr>
          <w:p w14:paraId="544226D8" w14:textId="507C234B"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123.81</w:t>
            </w:r>
          </w:p>
        </w:tc>
        <w:tc>
          <w:tcPr>
            <w:tcW w:w="901" w:type="dxa"/>
            <w:noWrap/>
            <w:hideMark/>
          </w:tcPr>
          <w:p w14:paraId="08D90736" w14:textId="7D7731E8"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0.39</w:t>
            </w:r>
          </w:p>
        </w:tc>
      </w:tr>
      <w:tr w:rsidR="006264AF" w:rsidRPr="00616452" w14:paraId="21C7E6F5" w14:textId="77777777" w:rsidTr="00EC216A">
        <w:trPr>
          <w:trHeight w:val="300"/>
        </w:trPr>
        <w:tc>
          <w:tcPr>
            <w:tcW w:w="1860" w:type="dxa"/>
            <w:vMerge/>
            <w:hideMark/>
          </w:tcPr>
          <w:p w14:paraId="6D20CA96"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1E08D594"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53F6569F"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Low</w:t>
            </w:r>
          </w:p>
        </w:tc>
        <w:tc>
          <w:tcPr>
            <w:tcW w:w="1596" w:type="dxa"/>
            <w:noWrap/>
            <w:hideMark/>
          </w:tcPr>
          <w:p w14:paraId="2C65F305" w14:textId="230C36F4"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-19.58</w:t>
            </w:r>
          </w:p>
        </w:tc>
        <w:tc>
          <w:tcPr>
            <w:tcW w:w="1016" w:type="dxa"/>
            <w:noWrap/>
            <w:hideMark/>
          </w:tcPr>
          <w:p w14:paraId="5E28D7D0" w14:textId="22631DF4"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-51.35</w:t>
            </w:r>
          </w:p>
        </w:tc>
        <w:tc>
          <w:tcPr>
            <w:tcW w:w="1002" w:type="dxa"/>
            <w:noWrap/>
            <w:hideMark/>
          </w:tcPr>
          <w:p w14:paraId="5FEC2DF6" w14:textId="209F2C25"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32.94</w:t>
            </w:r>
          </w:p>
        </w:tc>
        <w:tc>
          <w:tcPr>
            <w:tcW w:w="901" w:type="dxa"/>
            <w:noWrap/>
            <w:hideMark/>
          </w:tcPr>
          <w:p w14:paraId="02AC29B0" w14:textId="1A437D81"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0.66</w:t>
            </w:r>
          </w:p>
        </w:tc>
      </w:tr>
      <w:tr w:rsidR="006264AF" w:rsidRPr="00616452" w14:paraId="09E307D2" w14:textId="77777777" w:rsidTr="00EC216A">
        <w:trPr>
          <w:trHeight w:val="300"/>
        </w:trPr>
        <w:tc>
          <w:tcPr>
            <w:tcW w:w="1860" w:type="dxa"/>
            <w:vMerge/>
            <w:hideMark/>
          </w:tcPr>
          <w:p w14:paraId="0CF40A52"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093C9095"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73835EB8"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Very Low</w:t>
            </w:r>
          </w:p>
        </w:tc>
        <w:tc>
          <w:tcPr>
            <w:tcW w:w="1596" w:type="dxa"/>
            <w:noWrap/>
            <w:hideMark/>
          </w:tcPr>
          <w:p w14:paraId="11D5BAB3" w14:textId="6C5E0656" w:rsidR="006264AF" w:rsidRPr="00653F6D" w:rsidRDefault="006264AF" w:rsidP="006264AF">
            <w:pPr>
              <w:jc w:val="center"/>
              <w:rPr>
                <w:rFonts w:ascii="Times New Roman" w:hAnsi="Times New Roman" w:cs="Times New Roman"/>
                <w:color w:val="C00000"/>
                <w:sz w:val="22"/>
                <w:szCs w:val="22"/>
              </w:rPr>
            </w:pPr>
            <w:r w:rsidRPr="00653F6D">
              <w:rPr>
                <w:rFonts w:ascii="Times New Roman" w:hAnsi="Times New Roman" w:cs="Times New Roman"/>
                <w:color w:val="000000" w:themeColor="text1"/>
                <w:sz w:val="22"/>
                <w:szCs w:val="22"/>
              </w:rPr>
              <w:t>7.16</w:t>
            </w:r>
          </w:p>
        </w:tc>
        <w:tc>
          <w:tcPr>
            <w:tcW w:w="1016" w:type="dxa"/>
            <w:noWrap/>
            <w:hideMark/>
          </w:tcPr>
          <w:p w14:paraId="4F681043" w14:textId="41E31D5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-38.14</w:t>
            </w:r>
          </w:p>
        </w:tc>
        <w:tc>
          <w:tcPr>
            <w:tcW w:w="1002" w:type="dxa"/>
            <w:noWrap/>
            <w:hideMark/>
          </w:tcPr>
          <w:p w14:paraId="6644ACC2" w14:textId="576D9204"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85.64</w:t>
            </w:r>
          </w:p>
        </w:tc>
        <w:tc>
          <w:tcPr>
            <w:tcW w:w="901" w:type="dxa"/>
            <w:noWrap/>
            <w:hideMark/>
          </w:tcPr>
          <w:p w14:paraId="73A4872F" w14:textId="64C4C49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0.99</w:t>
            </w:r>
          </w:p>
        </w:tc>
      </w:tr>
      <w:tr w:rsidR="00525F9C" w:rsidRPr="00616452" w14:paraId="3A4D7019" w14:textId="77777777" w:rsidTr="0058539A">
        <w:trPr>
          <w:trHeight w:val="300"/>
        </w:trPr>
        <w:tc>
          <w:tcPr>
            <w:tcW w:w="1860" w:type="dxa"/>
            <w:vMerge w:val="restart"/>
            <w:noWrap/>
            <w:vAlign w:val="center"/>
            <w:hideMark/>
          </w:tcPr>
          <w:p w14:paraId="65AFAC6C" w14:textId="77777777" w:rsidR="00525F9C" w:rsidRPr="00616452" w:rsidRDefault="00525F9C" w:rsidP="0058539A">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w:t>
            </w:r>
          </w:p>
        </w:tc>
        <w:tc>
          <w:tcPr>
            <w:tcW w:w="1613" w:type="dxa"/>
            <w:vMerge/>
            <w:hideMark/>
          </w:tcPr>
          <w:p w14:paraId="1F76A0B9" w14:textId="77777777" w:rsidR="00525F9C" w:rsidRPr="00616452" w:rsidRDefault="00525F9C" w:rsidP="0058539A">
            <w:pPr>
              <w:rPr>
                <w:rFonts w:ascii="Times New Roman" w:hAnsi="Times New Roman" w:cs="Times New Roman"/>
                <w:b/>
                <w:bCs/>
                <w:color w:val="000000" w:themeColor="text1"/>
              </w:rPr>
            </w:pPr>
          </w:p>
        </w:tc>
        <w:tc>
          <w:tcPr>
            <w:tcW w:w="1915" w:type="dxa"/>
            <w:noWrap/>
            <w:hideMark/>
          </w:tcPr>
          <w:p w14:paraId="2500ABDB" w14:textId="77777777" w:rsidR="00525F9C" w:rsidRPr="00B6744A" w:rsidRDefault="00525F9C" w:rsidP="0058539A">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High (Ref)</w:t>
            </w:r>
          </w:p>
        </w:tc>
        <w:tc>
          <w:tcPr>
            <w:tcW w:w="1596" w:type="dxa"/>
            <w:noWrap/>
            <w:vAlign w:val="bottom"/>
            <w:hideMark/>
          </w:tcPr>
          <w:p w14:paraId="25CDB173" w14:textId="77777777" w:rsidR="00525F9C" w:rsidRPr="00B6744A" w:rsidRDefault="00525F9C" w:rsidP="0058539A">
            <w:pPr>
              <w:jc w:val="center"/>
              <w:rPr>
                <w:rFonts w:ascii="Times New Roman" w:hAnsi="Times New Roman" w:cs="Times New Roman"/>
                <w:color w:val="000000" w:themeColor="text1"/>
                <w:sz w:val="22"/>
                <w:szCs w:val="22"/>
              </w:rPr>
            </w:pPr>
          </w:p>
        </w:tc>
        <w:tc>
          <w:tcPr>
            <w:tcW w:w="1016" w:type="dxa"/>
            <w:noWrap/>
            <w:vAlign w:val="bottom"/>
            <w:hideMark/>
          </w:tcPr>
          <w:p w14:paraId="5F1D47CA" w14:textId="77777777" w:rsidR="00525F9C" w:rsidRPr="00B6744A" w:rsidRDefault="00525F9C" w:rsidP="0058539A">
            <w:pPr>
              <w:jc w:val="center"/>
              <w:rPr>
                <w:rFonts w:ascii="Times New Roman" w:hAnsi="Times New Roman" w:cs="Times New Roman"/>
                <w:color w:val="000000" w:themeColor="text1"/>
                <w:sz w:val="22"/>
                <w:szCs w:val="22"/>
              </w:rPr>
            </w:pPr>
          </w:p>
        </w:tc>
        <w:tc>
          <w:tcPr>
            <w:tcW w:w="1002" w:type="dxa"/>
            <w:noWrap/>
            <w:vAlign w:val="bottom"/>
            <w:hideMark/>
          </w:tcPr>
          <w:p w14:paraId="01580760" w14:textId="77777777" w:rsidR="00525F9C" w:rsidRPr="00B6744A" w:rsidRDefault="00525F9C" w:rsidP="0058539A">
            <w:pPr>
              <w:jc w:val="center"/>
              <w:rPr>
                <w:rFonts w:ascii="Times New Roman" w:hAnsi="Times New Roman" w:cs="Times New Roman"/>
                <w:color w:val="000000" w:themeColor="text1"/>
                <w:sz w:val="22"/>
                <w:szCs w:val="22"/>
              </w:rPr>
            </w:pPr>
          </w:p>
        </w:tc>
        <w:tc>
          <w:tcPr>
            <w:tcW w:w="901" w:type="dxa"/>
            <w:noWrap/>
            <w:vAlign w:val="bottom"/>
            <w:hideMark/>
          </w:tcPr>
          <w:p w14:paraId="291F8C13" w14:textId="77777777" w:rsidR="00525F9C" w:rsidRPr="00B6744A" w:rsidRDefault="00525F9C" w:rsidP="0058539A">
            <w:pPr>
              <w:jc w:val="center"/>
              <w:rPr>
                <w:rFonts w:ascii="Times New Roman" w:hAnsi="Times New Roman" w:cs="Times New Roman"/>
                <w:color w:val="000000" w:themeColor="text1"/>
                <w:sz w:val="22"/>
                <w:szCs w:val="22"/>
              </w:rPr>
            </w:pPr>
          </w:p>
        </w:tc>
      </w:tr>
      <w:tr w:rsidR="006264AF" w:rsidRPr="00616452" w14:paraId="3E554661" w14:textId="77777777" w:rsidTr="007C1278">
        <w:trPr>
          <w:trHeight w:val="300"/>
        </w:trPr>
        <w:tc>
          <w:tcPr>
            <w:tcW w:w="1860" w:type="dxa"/>
            <w:vMerge/>
            <w:hideMark/>
          </w:tcPr>
          <w:p w14:paraId="47D24117"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6817F4F5"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7A1D4087"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 xml:space="preserve">Marginal </w:t>
            </w:r>
          </w:p>
        </w:tc>
        <w:tc>
          <w:tcPr>
            <w:tcW w:w="1596" w:type="dxa"/>
            <w:noWrap/>
            <w:hideMark/>
          </w:tcPr>
          <w:p w14:paraId="4F417FF7" w14:textId="1425292B"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-3.62</w:t>
            </w:r>
          </w:p>
        </w:tc>
        <w:tc>
          <w:tcPr>
            <w:tcW w:w="1016" w:type="dxa"/>
            <w:noWrap/>
            <w:hideMark/>
          </w:tcPr>
          <w:p w14:paraId="1ED7096A" w14:textId="1FDB53EC"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-37.52</w:t>
            </w:r>
          </w:p>
        </w:tc>
        <w:tc>
          <w:tcPr>
            <w:tcW w:w="1002" w:type="dxa"/>
            <w:noWrap/>
            <w:hideMark/>
          </w:tcPr>
          <w:p w14:paraId="3A90E373" w14:textId="7A4D0422"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48.67</w:t>
            </w:r>
          </w:p>
        </w:tc>
        <w:tc>
          <w:tcPr>
            <w:tcW w:w="901" w:type="dxa"/>
            <w:noWrap/>
            <w:hideMark/>
          </w:tcPr>
          <w:p w14:paraId="6372989A" w14:textId="7AF6A044"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1.00</w:t>
            </w:r>
          </w:p>
        </w:tc>
      </w:tr>
      <w:tr w:rsidR="006264AF" w:rsidRPr="00616452" w14:paraId="477B03C8" w14:textId="77777777" w:rsidTr="007C1278">
        <w:trPr>
          <w:trHeight w:val="300"/>
        </w:trPr>
        <w:tc>
          <w:tcPr>
            <w:tcW w:w="1860" w:type="dxa"/>
            <w:vMerge/>
            <w:hideMark/>
          </w:tcPr>
          <w:p w14:paraId="6879C96F"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23318B21"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3EB348BB"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Low</w:t>
            </w:r>
          </w:p>
        </w:tc>
        <w:tc>
          <w:tcPr>
            <w:tcW w:w="1596" w:type="dxa"/>
            <w:noWrap/>
            <w:hideMark/>
          </w:tcPr>
          <w:p w14:paraId="7EF9FC4E" w14:textId="628E30E4"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-18.07</w:t>
            </w:r>
          </w:p>
        </w:tc>
        <w:tc>
          <w:tcPr>
            <w:tcW w:w="1016" w:type="dxa"/>
            <w:noWrap/>
            <w:hideMark/>
          </w:tcPr>
          <w:p w14:paraId="57513C63" w14:textId="220328FE"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-46.61</w:t>
            </w:r>
          </w:p>
        </w:tc>
        <w:tc>
          <w:tcPr>
            <w:tcW w:w="1002" w:type="dxa"/>
            <w:noWrap/>
            <w:hideMark/>
          </w:tcPr>
          <w:p w14:paraId="62868C23" w14:textId="68971F03"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25.72</w:t>
            </w:r>
          </w:p>
        </w:tc>
        <w:tc>
          <w:tcPr>
            <w:tcW w:w="901" w:type="dxa"/>
            <w:noWrap/>
            <w:hideMark/>
          </w:tcPr>
          <w:p w14:paraId="5EBB0350" w14:textId="3CFC4AEC"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0.61</w:t>
            </w:r>
          </w:p>
        </w:tc>
      </w:tr>
      <w:tr w:rsidR="006264AF" w:rsidRPr="00616452" w14:paraId="0BF656B2" w14:textId="77777777" w:rsidTr="007C1278">
        <w:trPr>
          <w:trHeight w:val="300"/>
        </w:trPr>
        <w:tc>
          <w:tcPr>
            <w:tcW w:w="1860" w:type="dxa"/>
            <w:vMerge/>
            <w:hideMark/>
          </w:tcPr>
          <w:p w14:paraId="554CE2D3" w14:textId="77777777" w:rsidR="006264AF" w:rsidRPr="00616452" w:rsidRDefault="006264AF" w:rsidP="006264AF">
            <w:pPr>
              <w:rPr>
                <w:rFonts w:ascii="Times New Roman" w:hAnsi="Times New Roman" w:cs="Times New Roman"/>
                <w:b/>
                <w:bCs/>
                <w:color w:val="000000" w:themeColor="text1"/>
              </w:rPr>
            </w:pPr>
          </w:p>
        </w:tc>
        <w:tc>
          <w:tcPr>
            <w:tcW w:w="1613" w:type="dxa"/>
            <w:vMerge/>
            <w:hideMark/>
          </w:tcPr>
          <w:p w14:paraId="01A6AA53" w14:textId="77777777" w:rsidR="006264AF" w:rsidRPr="00616452" w:rsidRDefault="006264AF" w:rsidP="006264AF">
            <w:pPr>
              <w:rPr>
                <w:rFonts w:ascii="Times New Roman" w:hAnsi="Times New Roman" w:cs="Times New Roman"/>
                <w:b/>
                <w:bCs/>
                <w:color w:val="000000" w:themeColor="text1"/>
              </w:rPr>
            </w:pPr>
          </w:p>
        </w:tc>
        <w:tc>
          <w:tcPr>
            <w:tcW w:w="1915" w:type="dxa"/>
            <w:noWrap/>
            <w:hideMark/>
          </w:tcPr>
          <w:p w14:paraId="71E0D451" w14:textId="77777777"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sz w:val="22"/>
                <w:szCs w:val="22"/>
              </w:rPr>
              <w:t>Very Low</w:t>
            </w:r>
          </w:p>
        </w:tc>
        <w:tc>
          <w:tcPr>
            <w:tcW w:w="1596" w:type="dxa"/>
            <w:noWrap/>
            <w:hideMark/>
          </w:tcPr>
          <w:p w14:paraId="593E2109" w14:textId="7E04B405"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-24.38</w:t>
            </w:r>
          </w:p>
        </w:tc>
        <w:tc>
          <w:tcPr>
            <w:tcW w:w="1016" w:type="dxa"/>
            <w:noWrap/>
            <w:hideMark/>
          </w:tcPr>
          <w:p w14:paraId="3F863401" w14:textId="2FBA2A38"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-70.22</w:t>
            </w:r>
          </w:p>
        </w:tc>
        <w:tc>
          <w:tcPr>
            <w:tcW w:w="1002" w:type="dxa"/>
            <w:noWrap/>
            <w:hideMark/>
          </w:tcPr>
          <w:p w14:paraId="1A85ED1F" w14:textId="5962FA4A"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92.06</w:t>
            </w:r>
          </w:p>
        </w:tc>
        <w:tc>
          <w:tcPr>
            <w:tcW w:w="901" w:type="dxa"/>
            <w:noWrap/>
            <w:hideMark/>
          </w:tcPr>
          <w:p w14:paraId="1EE6812D" w14:textId="4775685F" w:rsidR="006264AF" w:rsidRPr="00B6744A" w:rsidRDefault="006264AF" w:rsidP="006264AF">
            <w:pPr>
              <w:jc w:val="center"/>
              <w:rPr>
                <w:rFonts w:ascii="Times New Roman" w:hAnsi="Times New Roman" w:cs="Times New Roman"/>
                <w:color w:val="000000" w:themeColor="text1"/>
                <w:sz w:val="22"/>
                <w:szCs w:val="22"/>
              </w:rPr>
            </w:pPr>
            <w:r w:rsidRPr="00B6744A">
              <w:rPr>
                <w:rFonts w:ascii="Times New Roman" w:hAnsi="Times New Roman" w:cs="Times New Roman"/>
                <w:color w:val="000000"/>
                <w:sz w:val="22"/>
                <w:szCs w:val="22"/>
              </w:rPr>
              <w:t>0.86</w:t>
            </w:r>
          </w:p>
        </w:tc>
      </w:tr>
    </w:tbl>
    <w:p w14:paraId="046898C0" w14:textId="77777777" w:rsidR="00525F9C" w:rsidRPr="00616452" w:rsidRDefault="00525F9C" w:rsidP="00525F9C">
      <w:pPr>
        <w:pStyle w:val="ListParagraph"/>
        <w:numPr>
          <w:ilvl w:val="0"/>
          <w:numId w:val="44"/>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Values represent percent differences for Food Security Level × Race and Ethnicity interaction terms, showing strata-specific estimates. Within each race and </w:t>
      </w:r>
      <w:proofErr w:type="gramStart"/>
      <w:r w:rsidRPr="00616452">
        <w:rPr>
          <w:rFonts w:ascii="Times New Roman" w:hAnsi="Times New Roman" w:cs="Times New Roman"/>
          <w:i/>
          <w:iCs/>
          <w:color w:val="000000" w:themeColor="text1"/>
        </w:rPr>
        <w:t>ethnicity  group</w:t>
      </w:r>
      <w:proofErr w:type="gramEnd"/>
      <w:r w:rsidRPr="00616452">
        <w:rPr>
          <w:rFonts w:ascii="Times New Roman" w:hAnsi="Times New Roman" w:cs="Times New Roman"/>
          <w:i/>
          <w:iCs/>
          <w:color w:val="000000" w:themeColor="text1"/>
        </w:rPr>
        <w:t xml:space="preserve"> (NH White, NH Black, Mexican American, Other Hispanic, Other</w:t>
      </w:r>
      <w:proofErr w:type="gramStart"/>
      <w:r w:rsidRPr="00616452">
        <w:rPr>
          <w:rFonts w:ascii="Times New Roman" w:hAnsi="Times New Roman" w:cs="Times New Roman"/>
          <w:i/>
          <w:iCs/>
          <w:color w:val="000000" w:themeColor="text1"/>
        </w:rPr>
        <w:t>, )</w:t>
      </w:r>
      <w:proofErr w:type="gramEnd"/>
      <w:r w:rsidRPr="00616452">
        <w:rPr>
          <w:rFonts w:ascii="Times New Roman" w:hAnsi="Times New Roman" w:cs="Times New Roman"/>
          <w:i/>
          <w:iCs/>
          <w:color w:val="000000" w:themeColor="text1"/>
        </w:rPr>
        <w:t xml:space="preserve"> estimates indicate the percent difference for each food security level compared with the reference. Estimates are derived from multivariable linear regression models adjusted for age, sex, education, cycle year, poverty: income ratio and creatinine. </w:t>
      </w:r>
    </w:p>
    <w:p w14:paraId="3BB8A610" w14:textId="77777777" w:rsidR="00525F9C" w:rsidRPr="00616452" w:rsidRDefault="00525F9C" w:rsidP="00525F9C">
      <w:pPr>
        <w:pStyle w:val="ListParagraph"/>
        <w:numPr>
          <w:ilvl w:val="0"/>
          <w:numId w:val="44"/>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NH White: Non Hispanic White; NH Black: Non-Hispanic Black </w:t>
      </w:r>
    </w:p>
    <w:p w14:paraId="35C78303" w14:textId="77777777" w:rsidR="00525F9C" w:rsidRPr="00362F4F" w:rsidRDefault="00525F9C" w:rsidP="00525F9C">
      <w:pPr>
        <w:pStyle w:val="ListParagraph"/>
        <w:numPr>
          <w:ilvl w:val="0"/>
          <w:numId w:val="44"/>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95% CI = 95% confidence </w:t>
      </w:r>
      <w:r>
        <w:rPr>
          <w:rFonts w:ascii="Times New Roman" w:hAnsi="Times New Roman" w:cs="Times New Roman"/>
          <w:i/>
          <w:iCs/>
          <w:color w:val="000000" w:themeColor="text1"/>
        </w:rPr>
        <w:t>interval</w:t>
      </w:r>
    </w:p>
    <w:p w14:paraId="67B4034C" w14:textId="77777777" w:rsidR="00525F9C" w:rsidRDefault="00525F9C" w:rsidP="00836F57">
      <w:pPr>
        <w:spacing w:after="160" w:line="278" w:lineRule="auto"/>
        <w:rPr>
          <w:rFonts w:ascii="Times New Roman" w:hAnsi="Times New Roman" w:cs="Times New Roman"/>
          <w:i/>
          <w:iCs/>
          <w:color w:val="000000" w:themeColor="text1"/>
        </w:rPr>
      </w:pPr>
    </w:p>
    <w:p w14:paraId="1C060BC3" w14:textId="77777777" w:rsidR="00525F9C" w:rsidRDefault="00525F9C" w:rsidP="00836F57">
      <w:pPr>
        <w:spacing w:after="160" w:line="278" w:lineRule="auto"/>
        <w:rPr>
          <w:rFonts w:ascii="Times New Roman" w:hAnsi="Times New Roman" w:cs="Times New Roman"/>
          <w:i/>
          <w:iCs/>
          <w:color w:val="000000" w:themeColor="text1"/>
        </w:rPr>
      </w:pPr>
    </w:p>
    <w:p w14:paraId="5FBA82C4" w14:textId="77777777" w:rsidR="00525F9C" w:rsidRDefault="00525F9C" w:rsidP="00836F57">
      <w:pPr>
        <w:spacing w:after="160" w:line="278" w:lineRule="auto"/>
        <w:rPr>
          <w:rFonts w:ascii="Times New Roman" w:hAnsi="Times New Roman" w:cs="Times New Roman"/>
          <w:i/>
          <w:iCs/>
          <w:color w:val="000000" w:themeColor="text1"/>
        </w:rPr>
      </w:pPr>
    </w:p>
    <w:p w14:paraId="1AAF175B" w14:textId="77777777" w:rsidR="00525F9C" w:rsidRDefault="00525F9C" w:rsidP="00836F57">
      <w:pPr>
        <w:spacing w:after="160" w:line="278" w:lineRule="auto"/>
        <w:rPr>
          <w:rFonts w:ascii="Times New Roman" w:hAnsi="Times New Roman" w:cs="Times New Roman"/>
          <w:i/>
          <w:iCs/>
          <w:color w:val="000000" w:themeColor="text1"/>
        </w:rPr>
      </w:pPr>
    </w:p>
    <w:p w14:paraId="3ED35075" w14:textId="77777777" w:rsidR="00525F9C" w:rsidRDefault="00525F9C" w:rsidP="00836F57">
      <w:pPr>
        <w:spacing w:after="160" w:line="278" w:lineRule="auto"/>
        <w:rPr>
          <w:rFonts w:ascii="Times New Roman" w:hAnsi="Times New Roman" w:cs="Times New Roman"/>
          <w:i/>
          <w:iCs/>
          <w:color w:val="000000" w:themeColor="text1"/>
        </w:rPr>
      </w:pPr>
    </w:p>
    <w:p w14:paraId="7C16FDBE" w14:textId="77777777" w:rsidR="00525F9C" w:rsidRDefault="00525F9C" w:rsidP="00836F57">
      <w:pPr>
        <w:spacing w:after="160" w:line="278" w:lineRule="auto"/>
        <w:rPr>
          <w:rFonts w:ascii="Times New Roman" w:hAnsi="Times New Roman" w:cs="Times New Roman"/>
          <w:i/>
          <w:iCs/>
          <w:color w:val="000000" w:themeColor="text1"/>
        </w:rPr>
      </w:pPr>
    </w:p>
    <w:p w14:paraId="7B3B4B00" w14:textId="77777777" w:rsidR="00753D7C" w:rsidRDefault="00753D7C" w:rsidP="00836F57">
      <w:pPr>
        <w:spacing w:after="160" w:line="278" w:lineRule="auto"/>
        <w:rPr>
          <w:rFonts w:ascii="Times New Roman" w:hAnsi="Times New Roman" w:cs="Times New Roman"/>
          <w:i/>
          <w:iCs/>
          <w:color w:val="000000" w:themeColor="text1"/>
        </w:rPr>
      </w:pPr>
    </w:p>
    <w:p w14:paraId="74BF8F19" w14:textId="11B7E97B" w:rsidR="00753D7C" w:rsidRPr="00616452" w:rsidRDefault="00753D7C" w:rsidP="00753D7C">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lastRenderedPageBreak/>
        <w:t xml:space="preserve">Supplemental Table </w:t>
      </w:r>
      <w:r w:rsidR="00C05DA1">
        <w:rPr>
          <w:rFonts w:ascii="Times New Roman" w:hAnsi="Times New Roman" w:cs="Times New Roman"/>
          <w:b/>
          <w:bCs/>
          <w:color w:val="000000" w:themeColor="text1"/>
          <w:sz w:val="28"/>
          <w:szCs w:val="28"/>
        </w:rPr>
        <w:t>9</w:t>
      </w:r>
      <w:r w:rsidRPr="00616452">
        <w:rPr>
          <w:rFonts w:ascii="Times New Roman" w:hAnsi="Times New Roman" w:cs="Times New Roman"/>
          <w:b/>
          <w:bCs/>
          <w:color w:val="000000" w:themeColor="text1"/>
          <w:sz w:val="28"/>
          <w:szCs w:val="28"/>
        </w:rPr>
        <w:t xml:space="preserve">:  Strata Specific Adjusted Linear Regression Full Table: Self-Reported Food Security Status and Urinary </w:t>
      </w:r>
      <w:r w:rsidR="00E539CD">
        <w:rPr>
          <w:rFonts w:ascii="Times New Roman" w:hAnsi="Times New Roman" w:cs="Times New Roman"/>
          <w:b/>
          <w:bCs/>
          <w:color w:val="000000" w:themeColor="text1"/>
          <w:sz w:val="28"/>
          <w:szCs w:val="28"/>
        </w:rPr>
        <w:t>P</w:t>
      </w:r>
      <w:r w:rsidR="003E1671" w:rsidRPr="00E539CD">
        <w:rPr>
          <w:rFonts w:ascii="Times New Roman" w:hAnsi="Times New Roman" w:cs="Times New Roman"/>
          <w:b/>
          <w:bCs/>
          <w:color w:val="000000" w:themeColor="text1"/>
          <w:sz w:val="28"/>
          <w:szCs w:val="28"/>
        </w:rPr>
        <w:t>ropyl</w:t>
      </w:r>
      <w:r w:rsidR="003E1671" w:rsidRPr="00616452">
        <w:rPr>
          <w:rFonts w:ascii="Times New Roman" w:hAnsi="Times New Roman" w:cs="Times New Roman"/>
          <w:i/>
          <w:iCs/>
          <w:color w:val="000000" w:themeColor="text1"/>
        </w:rPr>
        <w:t xml:space="preserve"> </w:t>
      </w:r>
      <w:r>
        <w:rPr>
          <w:rFonts w:ascii="Times New Roman" w:hAnsi="Times New Roman" w:cs="Times New Roman"/>
          <w:b/>
          <w:bCs/>
          <w:color w:val="000000" w:themeColor="text1"/>
          <w:sz w:val="28"/>
          <w:szCs w:val="28"/>
        </w:rPr>
        <w:t>Phenol</w:t>
      </w:r>
      <w:r w:rsidRPr="00616452">
        <w:rPr>
          <w:rFonts w:ascii="Times New Roman" w:hAnsi="Times New Roman" w:cs="Times New Roman"/>
          <w:b/>
          <w:bCs/>
          <w:color w:val="000000" w:themeColor="text1"/>
          <w:sz w:val="28"/>
          <w:szCs w:val="28"/>
        </w:rPr>
        <w:t xml:space="preserve"> Metabolites with Race and Ethnicity Interaction</w:t>
      </w:r>
    </w:p>
    <w:p w14:paraId="73E19E33" w14:textId="77777777" w:rsidR="00753D7C" w:rsidRPr="00616452" w:rsidRDefault="00753D7C" w:rsidP="00753D7C">
      <w:pPr>
        <w:rPr>
          <w:rFonts w:ascii="Times New Roman" w:hAnsi="Times New Roman" w:cs="Times New Roman"/>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860"/>
        <w:gridCol w:w="1613"/>
        <w:gridCol w:w="1915"/>
        <w:gridCol w:w="1596"/>
        <w:gridCol w:w="1016"/>
        <w:gridCol w:w="1002"/>
        <w:gridCol w:w="901"/>
      </w:tblGrid>
      <w:tr w:rsidR="00753D7C" w:rsidRPr="00616452" w14:paraId="54AE5798" w14:textId="77777777" w:rsidTr="0058539A">
        <w:trPr>
          <w:trHeight w:val="300"/>
        </w:trPr>
        <w:tc>
          <w:tcPr>
            <w:tcW w:w="1860" w:type="dxa"/>
            <w:shd w:val="clear" w:color="auto" w:fill="000000" w:themeFill="text1"/>
            <w:noWrap/>
            <w:vAlign w:val="center"/>
            <w:hideMark/>
          </w:tcPr>
          <w:p w14:paraId="317F0EED" w14:textId="77777777" w:rsidR="00753D7C" w:rsidRPr="00616452" w:rsidRDefault="00753D7C"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Race/Ethnicity Category</w:t>
            </w:r>
          </w:p>
        </w:tc>
        <w:tc>
          <w:tcPr>
            <w:tcW w:w="1613" w:type="dxa"/>
            <w:shd w:val="clear" w:color="auto" w:fill="000000" w:themeFill="text1"/>
            <w:noWrap/>
            <w:vAlign w:val="center"/>
            <w:hideMark/>
          </w:tcPr>
          <w:p w14:paraId="726C726F" w14:textId="77777777" w:rsidR="00753D7C" w:rsidRPr="00616452" w:rsidRDefault="00753D7C" w:rsidP="0058539A">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Model</w:t>
            </w:r>
          </w:p>
        </w:tc>
        <w:tc>
          <w:tcPr>
            <w:tcW w:w="1915" w:type="dxa"/>
            <w:shd w:val="clear" w:color="auto" w:fill="000000" w:themeFill="text1"/>
            <w:noWrap/>
            <w:vAlign w:val="center"/>
            <w:hideMark/>
          </w:tcPr>
          <w:p w14:paraId="456F1272" w14:textId="77777777" w:rsidR="00753D7C" w:rsidRPr="00616452" w:rsidRDefault="00753D7C"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Food Security Contrast</w:t>
            </w:r>
          </w:p>
        </w:tc>
        <w:tc>
          <w:tcPr>
            <w:tcW w:w="1596" w:type="dxa"/>
            <w:shd w:val="clear" w:color="auto" w:fill="000000" w:themeFill="text1"/>
            <w:noWrap/>
            <w:vAlign w:val="center"/>
            <w:hideMark/>
          </w:tcPr>
          <w:p w14:paraId="51237E7F" w14:textId="77777777" w:rsidR="00753D7C" w:rsidRPr="00616452" w:rsidRDefault="00753D7C"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Difference</w:t>
            </w:r>
          </w:p>
        </w:tc>
        <w:tc>
          <w:tcPr>
            <w:tcW w:w="1016" w:type="dxa"/>
            <w:shd w:val="clear" w:color="auto" w:fill="000000" w:themeFill="text1"/>
            <w:noWrap/>
            <w:vAlign w:val="center"/>
            <w:hideMark/>
          </w:tcPr>
          <w:p w14:paraId="59B8BB3B" w14:textId="77777777" w:rsidR="00753D7C" w:rsidRPr="00616452" w:rsidRDefault="00753D7C"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Lower</w:t>
            </w:r>
          </w:p>
        </w:tc>
        <w:tc>
          <w:tcPr>
            <w:tcW w:w="1002" w:type="dxa"/>
            <w:shd w:val="clear" w:color="auto" w:fill="000000" w:themeFill="text1"/>
            <w:noWrap/>
            <w:vAlign w:val="center"/>
            <w:hideMark/>
          </w:tcPr>
          <w:p w14:paraId="1EF3B242" w14:textId="77777777" w:rsidR="00753D7C" w:rsidRPr="00616452" w:rsidRDefault="00753D7C"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Upper</w:t>
            </w:r>
          </w:p>
        </w:tc>
        <w:tc>
          <w:tcPr>
            <w:tcW w:w="901" w:type="dxa"/>
            <w:shd w:val="clear" w:color="auto" w:fill="000000" w:themeFill="text1"/>
            <w:noWrap/>
            <w:vAlign w:val="center"/>
            <w:hideMark/>
          </w:tcPr>
          <w:p w14:paraId="060A5011" w14:textId="77777777" w:rsidR="00753D7C" w:rsidRPr="00616452" w:rsidRDefault="00753D7C" w:rsidP="0058539A">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P-Value</w:t>
            </w:r>
          </w:p>
        </w:tc>
      </w:tr>
      <w:tr w:rsidR="00753D7C" w:rsidRPr="00616452" w14:paraId="4365EB06" w14:textId="77777777" w:rsidTr="0058539A">
        <w:trPr>
          <w:trHeight w:val="300"/>
        </w:trPr>
        <w:tc>
          <w:tcPr>
            <w:tcW w:w="1860" w:type="dxa"/>
            <w:vMerge w:val="restart"/>
            <w:noWrap/>
            <w:vAlign w:val="center"/>
            <w:hideMark/>
          </w:tcPr>
          <w:p w14:paraId="3F633DA2" w14:textId="77777777" w:rsidR="00753D7C" w:rsidRPr="00BA4058" w:rsidRDefault="00753D7C" w:rsidP="0058539A">
            <w:pPr>
              <w:jc w:val="center"/>
              <w:rPr>
                <w:rFonts w:ascii="Times New Roman" w:hAnsi="Times New Roman" w:cs="Times New Roman"/>
                <w:b/>
                <w:bCs/>
                <w:color w:val="000000" w:themeColor="text1"/>
              </w:rPr>
            </w:pPr>
            <w:r w:rsidRPr="00BA4058">
              <w:rPr>
                <w:rFonts w:ascii="Times New Roman" w:hAnsi="Times New Roman" w:cs="Times New Roman"/>
                <w:b/>
                <w:bCs/>
                <w:color w:val="000000" w:themeColor="text1"/>
              </w:rPr>
              <w:t>NH White</w:t>
            </w:r>
          </w:p>
        </w:tc>
        <w:tc>
          <w:tcPr>
            <w:tcW w:w="1613" w:type="dxa"/>
            <w:vMerge w:val="restart"/>
            <w:noWrap/>
            <w:vAlign w:val="center"/>
            <w:hideMark/>
          </w:tcPr>
          <w:p w14:paraId="5D403A67" w14:textId="2BF05F8A" w:rsidR="00753D7C" w:rsidRPr="00BA4058" w:rsidRDefault="00753D7C" w:rsidP="0058539A">
            <w:pPr>
              <w:jc w:val="center"/>
              <w:rPr>
                <w:rFonts w:ascii="Times New Roman" w:hAnsi="Times New Roman" w:cs="Times New Roman"/>
                <w:b/>
                <w:bCs/>
                <w:color w:val="000000" w:themeColor="text1"/>
              </w:rPr>
            </w:pPr>
            <w:r w:rsidRPr="00BA4058">
              <w:rPr>
                <w:rFonts w:ascii="Times New Roman" w:hAnsi="Times New Roman" w:cs="Times New Roman"/>
                <w:b/>
                <w:bCs/>
                <w:color w:val="000000" w:themeColor="text1"/>
              </w:rPr>
              <w:t>PPB</w:t>
            </w:r>
          </w:p>
        </w:tc>
        <w:tc>
          <w:tcPr>
            <w:tcW w:w="1915" w:type="dxa"/>
            <w:noWrap/>
            <w:vAlign w:val="center"/>
            <w:hideMark/>
          </w:tcPr>
          <w:p w14:paraId="040D775C" w14:textId="77777777" w:rsidR="00753D7C" w:rsidRPr="00BA4058" w:rsidRDefault="00753D7C" w:rsidP="0058539A">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themeColor="text1"/>
                <w:sz w:val="22"/>
                <w:szCs w:val="22"/>
              </w:rPr>
              <w:t>High (Ref)</w:t>
            </w:r>
          </w:p>
        </w:tc>
        <w:tc>
          <w:tcPr>
            <w:tcW w:w="1596" w:type="dxa"/>
            <w:noWrap/>
            <w:vAlign w:val="bottom"/>
            <w:hideMark/>
          </w:tcPr>
          <w:p w14:paraId="13A8B427" w14:textId="77777777" w:rsidR="00753D7C" w:rsidRPr="00BA4058" w:rsidRDefault="00753D7C" w:rsidP="0058539A">
            <w:pPr>
              <w:jc w:val="center"/>
              <w:rPr>
                <w:rFonts w:ascii="Times New Roman" w:hAnsi="Times New Roman" w:cs="Times New Roman"/>
                <w:color w:val="000000" w:themeColor="text1"/>
              </w:rPr>
            </w:pPr>
          </w:p>
        </w:tc>
        <w:tc>
          <w:tcPr>
            <w:tcW w:w="1016" w:type="dxa"/>
            <w:noWrap/>
            <w:vAlign w:val="bottom"/>
            <w:hideMark/>
          </w:tcPr>
          <w:p w14:paraId="4A140AB1" w14:textId="77777777" w:rsidR="00753D7C" w:rsidRPr="00BA4058" w:rsidRDefault="00753D7C" w:rsidP="0058539A">
            <w:pPr>
              <w:jc w:val="center"/>
              <w:rPr>
                <w:rFonts w:ascii="Times New Roman" w:hAnsi="Times New Roman" w:cs="Times New Roman"/>
                <w:color w:val="000000" w:themeColor="text1"/>
              </w:rPr>
            </w:pPr>
          </w:p>
        </w:tc>
        <w:tc>
          <w:tcPr>
            <w:tcW w:w="1002" w:type="dxa"/>
            <w:noWrap/>
            <w:vAlign w:val="bottom"/>
            <w:hideMark/>
          </w:tcPr>
          <w:p w14:paraId="7DEB0FEC" w14:textId="77777777" w:rsidR="00753D7C" w:rsidRPr="00BA4058" w:rsidRDefault="00753D7C" w:rsidP="0058539A">
            <w:pPr>
              <w:jc w:val="center"/>
              <w:rPr>
                <w:rFonts w:ascii="Times New Roman" w:hAnsi="Times New Roman" w:cs="Times New Roman"/>
                <w:color w:val="000000" w:themeColor="text1"/>
              </w:rPr>
            </w:pPr>
          </w:p>
        </w:tc>
        <w:tc>
          <w:tcPr>
            <w:tcW w:w="901" w:type="dxa"/>
            <w:noWrap/>
            <w:vAlign w:val="bottom"/>
            <w:hideMark/>
          </w:tcPr>
          <w:p w14:paraId="3DCED8F4" w14:textId="77777777" w:rsidR="00753D7C" w:rsidRPr="00BA4058" w:rsidRDefault="00753D7C" w:rsidP="0058539A">
            <w:pPr>
              <w:jc w:val="center"/>
              <w:rPr>
                <w:rFonts w:ascii="Times New Roman" w:hAnsi="Times New Roman" w:cs="Times New Roman"/>
                <w:color w:val="000000" w:themeColor="text1"/>
              </w:rPr>
            </w:pPr>
          </w:p>
        </w:tc>
      </w:tr>
      <w:tr w:rsidR="00CF5216" w:rsidRPr="00616452" w14:paraId="435A309A" w14:textId="77777777" w:rsidTr="00281857">
        <w:trPr>
          <w:trHeight w:val="300"/>
        </w:trPr>
        <w:tc>
          <w:tcPr>
            <w:tcW w:w="1860" w:type="dxa"/>
            <w:vMerge/>
            <w:hideMark/>
          </w:tcPr>
          <w:p w14:paraId="37F60B9D"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752855FB" w14:textId="77777777" w:rsidR="00CF5216" w:rsidRPr="00BA4058" w:rsidRDefault="00CF5216" w:rsidP="00CF5216">
            <w:pPr>
              <w:rPr>
                <w:rFonts w:ascii="Times New Roman" w:hAnsi="Times New Roman" w:cs="Times New Roman"/>
                <w:b/>
                <w:bCs/>
                <w:color w:val="000000" w:themeColor="text1"/>
              </w:rPr>
            </w:pPr>
          </w:p>
        </w:tc>
        <w:tc>
          <w:tcPr>
            <w:tcW w:w="1915" w:type="dxa"/>
            <w:noWrap/>
            <w:vAlign w:val="center"/>
            <w:hideMark/>
          </w:tcPr>
          <w:p w14:paraId="2777771F" w14:textId="7777777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themeColor="text1"/>
                <w:sz w:val="22"/>
                <w:szCs w:val="22"/>
              </w:rPr>
              <w:t xml:space="preserve">Marginal </w:t>
            </w:r>
          </w:p>
        </w:tc>
        <w:tc>
          <w:tcPr>
            <w:tcW w:w="1596" w:type="dxa"/>
            <w:noWrap/>
            <w:hideMark/>
          </w:tcPr>
          <w:p w14:paraId="2D219A2F" w14:textId="41A72262"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-30.53</w:t>
            </w:r>
          </w:p>
        </w:tc>
        <w:tc>
          <w:tcPr>
            <w:tcW w:w="1016" w:type="dxa"/>
            <w:noWrap/>
            <w:hideMark/>
          </w:tcPr>
          <w:p w14:paraId="7D24C035" w14:textId="56ABD009"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-49.58</w:t>
            </w:r>
          </w:p>
        </w:tc>
        <w:tc>
          <w:tcPr>
            <w:tcW w:w="1002" w:type="dxa"/>
            <w:noWrap/>
            <w:hideMark/>
          </w:tcPr>
          <w:p w14:paraId="05EEA7DF" w14:textId="21500EB0"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-4.29</w:t>
            </w:r>
          </w:p>
        </w:tc>
        <w:tc>
          <w:tcPr>
            <w:tcW w:w="901" w:type="dxa"/>
            <w:noWrap/>
            <w:hideMark/>
          </w:tcPr>
          <w:p w14:paraId="2FAAB7CE" w14:textId="7E705E34"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0.02</w:t>
            </w:r>
          </w:p>
        </w:tc>
      </w:tr>
      <w:tr w:rsidR="00CF5216" w:rsidRPr="00616452" w14:paraId="68A36E83" w14:textId="77777777" w:rsidTr="00281857">
        <w:trPr>
          <w:trHeight w:val="300"/>
        </w:trPr>
        <w:tc>
          <w:tcPr>
            <w:tcW w:w="1860" w:type="dxa"/>
            <w:vMerge/>
            <w:hideMark/>
          </w:tcPr>
          <w:p w14:paraId="76076AD2"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1599E331" w14:textId="77777777" w:rsidR="00CF5216" w:rsidRPr="00BA4058" w:rsidRDefault="00CF5216" w:rsidP="00CF5216">
            <w:pPr>
              <w:rPr>
                <w:rFonts w:ascii="Times New Roman" w:hAnsi="Times New Roman" w:cs="Times New Roman"/>
                <w:b/>
                <w:bCs/>
                <w:color w:val="000000" w:themeColor="text1"/>
              </w:rPr>
            </w:pPr>
          </w:p>
        </w:tc>
        <w:tc>
          <w:tcPr>
            <w:tcW w:w="1915" w:type="dxa"/>
            <w:noWrap/>
            <w:vAlign w:val="center"/>
            <w:hideMark/>
          </w:tcPr>
          <w:p w14:paraId="4BAD8DAA" w14:textId="7777777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themeColor="text1"/>
                <w:sz w:val="22"/>
                <w:szCs w:val="22"/>
              </w:rPr>
              <w:t>Low</w:t>
            </w:r>
          </w:p>
        </w:tc>
        <w:tc>
          <w:tcPr>
            <w:tcW w:w="1596" w:type="dxa"/>
            <w:noWrap/>
            <w:hideMark/>
          </w:tcPr>
          <w:p w14:paraId="5C209BCE" w14:textId="6565B734"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-27.15</w:t>
            </w:r>
          </w:p>
        </w:tc>
        <w:tc>
          <w:tcPr>
            <w:tcW w:w="1016" w:type="dxa"/>
            <w:noWrap/>
            <w:hideMark/>
          </w:tcPr>
          <w:p w14:paraId="6A062100" w14:textId="4575BB5D"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-59.22</w:t>
            </w:r>
          </w:p>
        </w:tc>
        <w:tc>
          <w:tcPr>
            <w:tcW w:w="1002" w:type="dxa"/>
            <w:noWrap/>
            <w:hideMark/>
          </w:tcPr>
          <w:p w14:paraId="082CDDD0" w14:textId="69D8256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30.15</w:t>
            </w:r>
          </w:p>
        </w:tc>
        <w:tc>
          <w:tcPr>
            <w:tcW w:w="901" w:type="dxa"/>
            <w:noWrap/>
            <w:hideMark/>
          </w:tcPr>
          <w:p w14:paraId="3C461BC0" w14:textId="7480765F"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0.48</w:t>
            </w:r>
          </w:p>
        </w:tc>
      </w:tr>
      <w:tr w:rsidR="00CF5216" w:rsidRPr="00616452" w14:paraId="4544D3AB" w14:textId="77777777" w:rsidTr="00281857">
        <w:trPr>
          <w:trHeight w:val="278"/>
        </w:trPr>
        <w:tc>
          <w:tcPr>
            <w:tcW w:w="1860" w:type="dxa"/>
            <w:vMerge/>
            <w:hideMark/>
          </w:tcPr>
          <w:p w14:paraId="60D388A8"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2E2E728B" w14:textId="77777777" w:rsidR="00CF5216" w:rsidRPr="00BA4058" w:rsidRDefault="00CF5216" w:rsidP="00CF5216">
            <w:pPr>
              <w:rPr>
                <w:rFonts w:ascii="Times New Roman" w:hAnsi="Times New Roman" w:cs="Times New Roman"/>
                <w:b/>
                <w:bCs/>
                <w:color w:val="000000" w:themeColor="text1"/>
              </w:rPr>
            </w:pPr>
          </w:p>
        </w:tc>
        <w:tc>
          <w:tcPr>
            <w:tcW w:w="1915" w:type="dxa"/>
            <w:noWrap/>
            <w:vAlign w:val="center"/>
            <w:hideMark/>
          </w:tcPr>
          <w:p w14:paraId="46ED0C59" w14:textId="7777777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themeColor="text1"/>
                <w:sz w:val="22"/>
                <w:szCs w:val="22"/>
              </w:rPr>
              <w:t>Very Low</w:t>
            </w:r>
          </w:p>
        </w:tc>
        <w:tc>
          <w:tcPr>
            <w:tcW w:w="1596" w:type="dxa"/>
            <w:noWrap/>
            <w:hideMark/>
          </w:tcPr>
          <w:p w14:paraId="0EFF819C" w14:textId="5948CC24"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-48.19</w:t>
            </w:r>
          </w:p>
        </w:tc>
        <w:tc>
          <w:tcPr>
            <w:tcW w:w="1016" w:type="dxa"/>
            <w:noWrap/>
            <w:hideMark/>
          </w:tcPr>
          <w:p w14:paraId="7B1BF7E3" w14:textId="36944F55"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-70.35</w:t>
            </w:r>
          </w:p>
        </w:tc>
        <w:tc>
          <w:tcPr>
            <w:tcW w:w="1002" w:type="dxa"/>
            <w:noWrap/>
            <w:hideMark/>
          </w:tcPr>
          <w:p w14:paraId="7B01C4D5" w14:textId="07A57EBB"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-9.46</w:t>
            </w:r>
          </w:p>
        </w:tc>
        <w:tc>
          <w:tcPr>
            <w:tcW w:w="901" w:type="dxa"/>
            <w:noWrap/>
            <w:hideMark/>
          </w:tcPr>
          <w:p w14:paraId="0DE92BDF" w14:textId="330F0AF1"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0.01</w:t>
            </w:r>
          </w:p>
        </w:tc>
      </w:tr>
      <w:tr w:rsidR="00753D7C" w:rsidRPr="00616452" w14:paraId="756C5F19" w14:textId="77777777" w:rsidTr="0058539A">
        <w:trPr>
          <w:trHeight w:val="300"/>
        </w:trPr>
        <w:tc>
          <w:tcPr>
            <w:tcW w:w="1860" w:type="dxa"/>
            <w:vMerge w:val="restart"/>
            <w:noWrap/>
            <w:vAlign w:val="center"/>
            <w:hideMark/>
          </w:tcPr>
          <w:p w14:paraId="7C790FCC" w14:textId="77777777" w:rsidR="00753D7C" w:rsidRPr="00BA4058" w:rsidRDefault="00753D7C" w:rsidP="0058539A">
            <w:pPr>
              <w:jc w:val="center"/>
              <w:rPr>
                <w:rFonts w:ascii="Times New Roman" w:hAnsi="Times New Roman" w:cs="Times New Roman"/>
                <w:b/>
                <w:bCs/>
                <w:color w:val="000000" w:themeColor="text1"/>
              </w:rPr>
            </w:pPr>
            <w:r w:rsidRPr="00BA4058">
              <w:rPr>
                <w:rFonts w:ascii="Times New Roman" w:hAnsi="Times New Roman" w:cs="Times New Roman"/>
                <w:b/>
                <w:bCs/>
                <w:color w:val="000000" w:themeColor="text1"/>
              </w:rPr>
              <w:t>NH Black</w:t>
            </w:r>
          </w:p>
        </w:tc>
        <w:tc>
          <w:tcPr>
            <w:tcW w:w="1613" w:type="dxa"/>
            <w:vMerge/>
            <w:hideMark/>
          </w:tcPr>
          <w:p w14:paraId="4B600CA7" w14:textId="77777777" w:rsidR="00753D7C" w:rsidRPr="00BA4058" w:rsidRDefault="00753D7C" w:rsidP="0058539A">
            <w:pPr>
              <w:rPr>
                <w:rFonts w:ascii="Times New Roman" w:hAnsi="Times New Roman" w:cs="Times New Roman"/>
                <w:b/>
                <w:bCs/>
                <w:color w:val="000000" w:themeColor="text1"/>
              </w:rPr>
            </w:pPr>
          </w:p>
        </w:tc>
        <w:tc>
          <w:tcPr>
            <w:tcW w:w="1915" w:type="dxa"/>
            <w:noWrap/>
            <w:hideMark/>
          </w:tcPr>
          <w:p w14:paraId="3ED25323" w14:textId="77777777" w:rsidR="00753D7C" w:rsidRPr="00BA4058" w:rsidRDefault="00753D7C" w:rsidP="0058539A">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High (Ref)</w:t>
            </w:r>
          </w:p>
        </w:tc>
        <w:tc>
          <w:tcPr>
            <w:tcW w:w="1596" w:type="dxa"/>
            <w:noWrap/>
            <w:vAlign w:val="bottom"/>
            <w:hideMark/>
          </w:tcPr>
          <w:p w14:paraId="25CC31D8" w14:textId="77777777" w:rsidR="00753D7C" w:rsidRPr="00BA4058" w:rsidRDefault="00753D7C" w:rsidP="0058539A">
            <w:pPr>
              <w:jc w:val="center"/>
              <w:rPr>
                <w:rFonts w:ascii="Times New Roman" w:hAnsi="Times New Roman" w:cs="Times New Roman"/>
                <w:color w:val="000000" w:themeColor="text1"/>
                <w:sz w:val="22"/>
                <w:szCs w:val="22"/>
              </w:rPr>
            </w:pPr>
          </w:p>
        </w:tc>
        <w:tc>
          <w:tcPr>
            <w:tcW w:w="1016" w:type="dxa"/>
            <w:noWrap/>
            <w:vAlign w:val="bottom"/>
            <w:hideMark/>
          </w:tcPr>
          <w:p w14:paraId="25A0F3ED" w14:textId="77777777" w:rsidR="00753D7C" w:rsidRPr="00BA4058" w:rsidRDefault="00753D7C" w:rsidP="0058539A">
            <w:pPr>
              <w:jc w:val="center"/>
              <w:rPr>
                <w:rFonts w:ascii="Times New Roman" w:hAnsi="Times New Roman" w:cs="Times New Roman"/>
                <w:color w:val="000000" w:themeColor="text1"/>
                <w:sz w:val="22"/>
                <w:szCs w:val="22"/>
              </w:rPr>
            </w:pPr>
          </w:p>
        </w:tc>
        <w:tc>
          <w:tcPr>
            <w:tcW w:w="1002" w:type="dxa"/>
            <w:noWrap/>
            <w:vAlign w:val="bottom"/>
            <w:hideMark/>
          </w:tcPr>
          <w:p w14:paraId="2ABA9760" w14:textId="77777777" w:rsidR="00753D7C" w:rsidRPr="00BA4058" w:rsidRDefault="00753D7C" w:rsidP="0058539A">
            <w:pPr>
              <w:jc w:val="center"/>
              <w:rPr>
                <w:rFonts w:ascii="Times New Roman" w:hAnsi="Times New Roman" w:cs="Times New Roman"/>
                <w:color w:val="000000" w:themeColor="text1"/>
                <w:sz w:val="22"/>
                <w:szCs w:val="22"/>
              </w:rPr>
            </w:pPr>
          </w:p>
        </w:tc>
        <w:tc>
          <w:tcPr>
            <w:tcW w:w="901" w:type="dxa"/>
            <w:noWrap/>
            <w:vAlign w:val="bottom"/>
            <w:hideMark/>
          </w:tcPr>
          <w:p w14:paraId="534E1444" w14:textId="77777777" w:rsidR="00753D7C" w:rsidRPr="00BA4058" w:rsidRDefault="00753D7C" w:rsidP="0058539A">
            <w:pPr>
              <w:jc w:val="center"/>
              <w:rPr>
                <w:rFonts w:ascii="Times New Roman" w:hAnsi="Times New Roman" w:cs="Times New Roman"/>
                <w:color w:val="000000" w:themeColor="text1"/>
                <w:sz w:val="22"/>
                <w:szCs w:val="22"/>
              </w:rPr>
            </w:pPr>
          </w:p>
        </w:tc>
      </w:tr>
      <w:tr w:rsidR="00CF5216" w:rsidRPr="00616452" w14:paraId="48A3826A" w14:textId="77777777" w:rsidTr="003D7AFE">
        <w:trPr>
          <w:trHeight w:val="300"/>
        </w:trPr>
        <w:tc>
          <w:tcPr>
            <w:tcW w:w="1860" w:type="dxa"/>
            <w:vMerge/>
            <w:hideMark/>
          </w:tcPr>
          <w:p w14:paraId="59893F96"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015940ED"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581C78FF" w14:textId="7777777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 xml:space="preserve">Marginal </w:t>
            </w:r>
          </w:p>
        </w:tc>
        <w:tc>
          <w:tcPr>
            <w:tcW w:w="1596" w:type="dxa"/>
            <w:noWrap/>
            <w:hideMark/>
          </w:tcPr>
          <w:p w14:paraId="575AB19E" w14:textId="0BC0DD35"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-10.84</w:t>
            </w:r>
          </w:p>
        </w:tc>
        <w:tc>
          <w:tcPr>
            <w:tcW w:w="1016" w:type="dxa"/>
            <w:noWrap/>
            <w:hideMark/>
          </w:tcPr>
          <w:p w14:paraId="4D5CDDAE" w14:textId="0603A92A"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-37.63</w:t>
            </w:r>
          </w:p>
        </w:tc>
        <w:tc>
          <w:tcPr>
            <w:tcW w:w="1002" w:type="dxa"/>
            <w:noWrap/>
            <w:hideMark/>
          </w:tcPr>
          <w:p w14:paraId="7EB12989" w14:textId="47B29199"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27.46</w:t>
            </w:r>
          </w:p>
        </w:tc>
        <w:tc>
          <w:tcPr>
            <w:tcW w:w="901" w:type="dxa"/>
            <w:noWrap/>
            <w:hideMark/>
          </w:tcPr>
          <w:p w14:paraId="6D9357FD" w14:textId="160103BF"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0.83</w:t>
            </w:r>
          </w:p>
        </w:tc>
      </w:tr>
      <w:tr w:rsidR="00CF5216" w:rsidRPr="00616452" w14:paraId="43E7273C" w14:textId="77777777" w:rsidTr="003D7AFE">
        <w:trPr>
          <w:trHeight w:val="300"/>
        </w:trPr>
        <w:tc>
          <w:tcPr>
            <w:tcW w:w="1860" w:type="dxa"/>
            <w:vMerge/>
            <w:hideMark/>
          </w:tcPr>
          <w:p w14:paraId="43CEFFF0"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773D7572"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0BCF9FC3" w14:textId="77777777"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sz w:val="22"/>
                <w:szCs w:val="22"/>
                <w:highlight w:val="green"/>
              </w:rPr>
              <w:t>Low</w:t>
            </w:r>
          </w:p>
        </w:tc>
        <w:tc>
          <w:tcPr>
            <w:tcW w:w="1596" w:type="dxa"/>
            <w:noWrap/>
            <w:hideMark/>
          </w:tcPr>
          <w:p w14:paraId="3730AD5E" w14:textId="5E7EB388"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color w:val="000000" w:themeColor="text1"/>
                <w:sz w:val="22"/>
                <w:szCs w:val="22"/>
                <w:highlight w:val="green"/>
              </w:rPr>
              <w:t>2.65</w:t>
            </w:r>
          </w:p>
        </w:tc>
        <w:tc>
          <w:tcPr>
            <w:tcW w:w="1016" w:type="dxa"/>
            <w:noWrap/>
            <w:hideMark/>
          </w:tcPr>
          <w:p w14:paraId="6177CB75" w14:textId="322F6726"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color w:val="000000"/>
                <w:sz w:val="22"/>
                <w:szCs w:val="22"/>
                <w:highlight w:val="green"/>
              </w:rPr>
              <w:t>-24.99</w:t>
            </w:r>
          </w:p>
        </w:tc>
        <w:tc>
          <w:tcPr>
            <w:tcW w:w="1002" w:type="dxa"/>
            <w:noWrap/>
            <w:hideMark/>
          </w:tcPr>
          <w:p w14:paraId="4BC53F50" w14:textId="6E9C2292"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color w:val="000000"/>
                <w:sz w:val="22"/>
                <w:szCs w:val="22"/>
                <w:highlight w:val="green"/>
              </w:rPr>
              <w:t>40.49</w:t>
            </w:r>
          </w:p>
        </w:tc>
        <w:tc>
          <w:tcPr>
            <w:tcW w:w="901" w:type="dxa"/>
            <w:noWrap/>
            <w:hideMark/>
          </w:tcPr>
          <w:p w14:paraId="691ACAE8" w14:textId="1E3D7DB1"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1.00</w:t>
            </w:r>
          </w:p>
        </w:tc>
      </w:tr>
      <w:tr w:rsidR="00CF5216" w:rsidRPr="00616452" w14:paraId="05C499B1" w14:textId="77777777" w:rsidTr="003D7AFE">
        <w:trPr>
          <w:trHeight w:val="300"/>
        </w:trPr>
        <w:tc>
          <w:tcPr>
            <w:tcW w:w="1860" w:type="dxa"/>
            <w:vMerge/>
            <w:hideMark/>
          </w:tcPr>
          <w:p w14:paraId="15D8F36E"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3EFF7324"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68F0FE0C" w14:textId="77777777"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sz w:val="22"/>
                <w:szCs w:val="22"/>
                <w:highlight w:val="green"/>
              </w:rPr>
              <w:t>Very Low</w:t>
            </w:r>
          </w:p>
        </w:tc>
        <w:tc>
          <w:tcPr>
            <w:tcW w:w="1596" w:type="dxa"/>
            <w:noWrap/>
            <w:hideMark/>
          </w:tcPr>
          <w:p w14:paraId="004F07A0" w14:textId="3375E6B0"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color w:val="000000" w:themeColor="text1"/>
                <w:sz w:val="22"/>
                <w:szCs w:val="22"/>
                <w:highlight w:val="green"/>
              </w:rPr>
              <w:t>10.44</w:t>
            </w:r>
          </w:p>
        </w:tc>
        <w:tc>
          <w:tcPr>
            <w:tcW w:w="1016" w:type="dxa"/>
            <w:noWrap/>
            <w:hideMark/>
          </w:tcPr>
          <w:p w14:paraId="72E442DD" w14:textId="554045FC"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color w:val="000000"/>
                <w:sz w:val="22"/>
                <w:szCs w:val="22"/>
                <w:highlight w:val="green"/>
              </w:rPr>
              <w:t>-25.02</w:t>
            </w:r>
          </w:p>
        </w:tc>
        <w:tc>
          <w:tcPr>
            <w:tcW w:w="1002" w:type="dxa"/>
            <w:noWrap/>
            <w:hideMark/>
          </w:tcPr>
          <w:p w14:paraId="39E60BE7" w14:textId="5DD4D665"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color w:val="000000"/>
                <w:sz w:val="22"/>
                <w:szCs w:val="22"/>
                <w:highlight w:val="green"/>
              </w:rPr>
              <w:t>62.69</w:t>
            </w:r>
          </w:p>
        </w:tc>
        <w:tc>
          <w:tcPr>
            <w:tcW w:w="901" w:type="dxa"/>
            <w:noWrap/>
            <w:hideMark/>
          </w:tcPr>
          <w:p w14:paraId="4963691F" w14:textId="13A586E4"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0.90</w:t>
            </w:r>
          </w:p>
        </w:tc>
      </w:tr>
      <w:tr w:rsidR="00753D7C" w:rsidRPr="00616452" w14:paraId="71C522E0" w14:textId="77777777" w:rsidTr="0058539A">
        <w:trPr>
          <w:trHeight w:val="300"/>
        </w:trPr>
        <w:tc>
          <w:tcPr>
            <w:tcW w:w="1860" w:type="dxa"/>
            <w:vMerge w:val="restart"/>
            <w:noWrap/>
            <w:vAlign w:val="center"/>
            <w:hideMark/>
          </w:tcPr>
          <w:p w14:paraId="6248BD17" w14:textId="77777777" w:rsidR="00753D7C" w:rsidRPr="00BA4058" w:rsidRDefault="00753D7C" w:rsidP="0058539A">
            <w:pPr>
              <w:jc w:val="center"/>
              <w:rPr>
                <w:rFonts w:ascii="Times New Roman" w:hAnsi="Times New Roman" w:cs="Times New Roman"/>
                <w:b/>
                <w:bCs/>
                <w:color w:val="000000" w:themeColor="text1"/>
              </w:rPr>
            </w:pPr>
            <w:proofErr w:type="gramStart"/>
            <w:r w:rsidRPr="00BA4058">
              <w:rPr>
                <w:rFonts w:ascii="Times New Roman" w:hAnsi="Times New Roman" w:cs="Times New Roman"/>
                <w:b/>
                <w:bCs/>
                <w:color w:val="000000" w:themeColor="text1"/>
              </w:rPr>
              <w:t>Mexican-American</w:t>
            </w:r>
            <w:proofErr w:type="gramEnd"/>
          </w:p>
        </w:tc>
        <w:tc>
          <w:tcPr>
            <w:tcW w:w="1613" w:type="dxa"/>
            <w:vMerge/>
            <w:hideMark/>
          </w:tcPr>
          <w:p w14:paraId="1B8B187D" w14:textId="77777777" w:rsidR="00753D7C" w:rsidRPr="00BA4058" w:rsidRDefault="00753D7C" w:rsidP="0058539A">
            <w:pPr>
              <w:rPr>
                <w:rFonts w:ascii="Times New Roman" w:hAnsi="Times New Roman" w:cs="Times New Roman"/>
                <w:b/>
                <w:bCs/>
                <w:color w:val="000000" w:themeColor="text1"/>
              </w:rPr>
            </w:pPr>
          </w:p>
        </w:tc>
        <w:tc>
          <w:tcPr>
            <w:tcW w:w="1915" w:type="dxa"/>
            <w:noWrap/>
            <w:hideMark/>
          </w:tcPr>
          <w:p w14:paraId="423733EC" w14:textId="77777777" w:rsidR="00753D7C" w:rsidRPr="00BA4058" w:rsidRDefault="00753D7C" w:rsidP="0058539A">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High (Ref)</w:t>
            </w:r>
          </w:p>
        </w:tc>
        <w:tc>
          <w:tcPr>
            <w:tcW w:w="1596" w:type="dxa"/>
            <w:noWrap/>
            <w:vAlign w:val="bottom"/>
            <w:hideMark/>
          </w:tcPr>
          <w:p w14:paraId="5ACFCDA2" w14:textId="77777777" w:rsidR="00753D7C" w:rsidRPr="00BA4058" w:rsidRDefault="00753D7C" w:rsidP="0058539A">
            <w:pPr>
              <w:jc w:val="center"/>
              <w:rPr>
                <w:rFonts w:ascii="Times New Roman" w:hAnsi="Times New Roman" w:cs="Times New Roman"/>
                <w:color w:val="000000" w:themeColor="text1"/>
                <w:sz w:val="22"/>
                <w:szCs w:val="22"/>
              </w:rPr>
            </w:pPr>
          </w:p>
        </w:tc>
        <w:tc>
          <w:tcPr>
            <w:tcW w:w="1016" w:type="dxa"/>
            <w:noWrap/>
            <w:vAlign w:val="bottom"/>
            <w:hideMark/>
          </w:tcPr>
          <w:p w14:paraId="7110A514" w14:textId="77777777" w:rsidR="00753D7C" w:rsidRPr="00BA4058" w:rsidRDefault="00753D7C" w:rsidP="0058539A">
            <w:pPr>
              <w:jc w:val="center"/>
              <w:rPr>
                <w:rFonts w:ascii="Times New Roman" w:hAnsi="Times New Roman" w:cs="Times New Roman"/>
                <w:color w:val="000000" w:themeColor="text1"/>
                <w:sz w:val="22"/>
                <w:szCs w:val="22"/>
              </w:rPr>
            </w:pPr>
          </w:p>
        </w:tc>
        <w:tc>
          <w:tcPr>
            <w:tcW w:w="1002" w:type="dxa"/>
            <w:noWrap/>
            <w:vAlign w:val="bottom"/>
            <w:hideMark/>
          </w:tcPr>
          <w:p w14:paraId="2699D951" w14:textId="77777777" w:rsidR="00753D7C" w:rsidRPr="00BA4058" w:rsidRDefault="00753D7C" w:rsidP="0058539A">
            <w:pPr>
              <w:jc w:val="center"/>
              <w:rPr>
                <w:rFonts w:ascii="Times New Roman" w:hAnsi="Times New Roman" w:cs="Times New Roman"/>
                <w:color w:val="000000" w:themeColor="text1"/>
                <w:sz w:val="22"/>
                <w:szCs w:val="22"/>
              </w:rPr>
            </w:pPr>
          </w:p>
        </w:tc>
        <w:tc>
          <w:tcPr>
            <w:tcW w:w="901" w:type="dxa"/>
            <w:noWrap/>
            <w:vAlign w:val="bottom"/>
            <w:hideMark/>
          </w:tcPr>
          <w:p w14:paraId="7732C539" w14:textId="77777777" w:rsidR="00753D7C" w:rsidRPr="00BA4058" w:rsidRDefault="00753D7C" w:rsidP="0058539A">
            <w:pPr>
              <w:jc w:val="center"/>
              <w:rPr>
                <w:rFonts w:ascii="Times New Roman" w:hAnsi="Times New Roman" w:cs="Times New Roman"/>
                <w:color w:val="000000" w:themeColor="text1"/>
                <w:sz w:val="22"/>
                <w:szCs w:val="22"/>
              </w:rPr>
            </w:pPr>
          </w:p>
        </w:tc>
      </w:tr>
      <w:tr w:rsidR="00CF5216" w:rsidRPr="00616452" w14:paraId="0A632551" w14:textId="77777777" w:rsidTr="00CE3993">
        <w:trPr>
          <w:trHeight w:val="300"/>
        </w:trPr>
        <w:tc>
          <w:tcPr>
            <w:tcW w:w="1860" w:type="dxa"/>
            <w:vMerge/>
            <w:hideMark/>
          </w:tcPr>
          <w:p w14:paraId="32D7DF4A"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1E9DF3B9"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2C9BD1E1" w14:textId="7777777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 xml:space="preserve">Marginal </w:t>
            </w:r>
          </w:p>
        </w:tc>
        <w:tc>
          <w:tcPr>
            <w:tcW w:w="1596" w:type="dxa"/>
            <w:noWrap/>
            <w:hideMark/>
          </w:tcPr>
          <w:p w14:paraId="70CF7E20" w14:textId="097773A6"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-5.81</w:t>
            </w:r>
          </w:p>
        </w:tc>
        <w:tc>
          <w:tcPr>
            <w:tcW w:w="1016" w:type="dxa"/>
            <w:noWrap/>
            <w:hideMark/>
          </w:tcPr>
          <w:p w14:paraId="63268636" w14:textId="74F217BE"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-40.05</w:t>
            </w:r>
          </w:p>
        </w:tc>
        <w:tc>
          <w:tcPr>
            <w:tcW w:w="1002" w:type="dxa"/>
            <w:noWrap/>
            <w:hideMark/>
          </w:tcPr>
          <w:p w14:paraId="57F7B7BB" w14:textId="55CCD698"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47.98</w:t>
            </w:r>
          </w:p>
        </w:tc>
        <w:tc>
          <w:tcPr>
            <w:tcW w:w="901" w:type="dxa"/>
            <w:noWrap/>
            <w:hideMark/>
          </w:tcPr>
          <w:p w14:paraId="55507346" w14:textId="044DE1E4"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0.99</w:t>
            </w:r>
          </w:p>
        </w:tc>
      </w:tr>
      <w:tr w:rsidR="00CF5216" w:rsidRPr="00616452" w14:paraId="6B0746AF" w14:textId="77777777" w:rsidTr="00CE3993">
        <w:trPr>
          <w:trHeight w:val="300"/>
        </w:trPr>
        <w:tc>
          <w:tcPr>
            <w:tcW w:w="1860" w:type="dxa"/>
            <w:vMerge/>
            <w:hideMark/>
          </w:tcPr>
          <w:p w14:paraId="189B4296"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175623C6"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5EA72E02" w14:textId="77777777"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color w:val="000000" w:themeColor="text1"/>
                <w:sz w:val="22"/>
                <w:szCs w:val="22"/>
                <w:highlight w:val="green"/>
              </w:rPr>
              <w:t>Low</w:t>
            </w:r>
          </w:p>
        </w:tc>
        <w:tc>
          <w:tcPr>
            <w:tcW w:w="1596" w:type="dxa"/>
            <w:noWrap/>
            <w:hideMark/>
          </w:tcPr>
          <w:p w14:paraId="4E9CDCB7" w14:textId="2E6CFB7C"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color w:val="000000" w:themeColor="text1"/>
                <w:sz w:val="22"/>
                <w:szCs w:val="22"/>
                <w:highlight w:val="green"/>
              </w:rPr>
              <w:t>26.54</w:t>
            </w:r>
          </w:p>
        </w:tc>
        <w:tc>
          <w:tcPr>
            <w:tcW w:w="1016" w:type="dxa"/>
            <w:noWrap/>
            <w:hideMark/>
          </w:tcPr>
          <w:p w14:paraId="72CC3816" w14:textId="4C04D3B3"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color w:val="000000" w:themeColor="text1"/>
                <w:sz w:val="22"/>
                <w:szCs w:val="22"/>
                <w:highlight w:val="green"/>
              </w:rPr>
              <w:t>-13.62</w:t>
            </w:r>
          </w:p>
        </w:tc>
        <w:tc>
          <w:tcPr>
            <w:tcW w:w="1002" w:type="dxa"/>
            <w:noWrap/>
            <w:hideMark/>
          </w:tcPr>
          <w:p w14:paraId="1F909B81" w14:textId="0914D8CC"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color w:val="000000" w:themeColor="text1"/>
                <w:sz w:val="22"/>
                <w:szCs w:val="22"/>
                <w:highlight w:val="green"/>
              </w:rPr>
              <w:t>85.37</w:t>
            </w:r>
          </w:p>
        </w:tc>
        <w:tc>
          <w:tcPr>
            <w:tcW w:w="901" w:type="dxa"/>
            <w:noWrap/>
            <w:hideMark/>
          </w:tcPr>
          <w:p w14:paraId="09AA72EB" w14:textId="144225E8"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0.37</w:t>
            </w:r>
          </w:p>
        </w:tc>
      </w:tr>
      <w:tr w:rsidR="00CF5216" w:rsidRPr="00616452" w14:paraId="322E5143" w14:textId="77777777" w:rsidTr="00CE3993">
        <w:trPr>
          <w:trHeight w:val="300"/>
        </w:trPr>
        <w:tc>
          <w:tcPr>
            <w:tcW w:w="1860" w:type="dxa"/>
            <w:vMerge/>
            <w:hideMark/>
          </w:tcPr>
          <w:p w14:paraId="112F92F3"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692532FD"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53221563" w14:textId="77777777"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color w:val="000000" w:themeColor="text1"/>
                <w:sz w:val="22"/>
                <w:szCs w:val="22"/>
                <w:highlight w:val="green"/>
              </w:rPr>
              <w:t>Very Low</w:t>
            </w:r>
          </w:p>
        </w:tc>
        <w:tc>
          <w:tcPr>
            <w:tcW w:w="1596" w:type="dxa"/>
            <w:noWrap/>
            <w:hideMark/>
          </w:tcPr>
          <w:p w14:paraId="5D9B4C02" w14:textId="611E1774"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color w:val="000000" w:themeColor="text1"/>
                <w:sz w:val="22"/>
                <w:szCs w:val="22"/>
                <w:highlight w:val="green"/>
              </w:rPr>
              <w:t>37.84</w:t>
            </w:r>
          </w:p>
        </w:tc>
        <w:tc>
          <w:tcPr>
            <w:tcW w:w="1016" w:type="dxa"/>
            <w:noWrap/>
            <w:hideMark/>
          </w:tcPr>
          <w:p w14:paraId="29BFC8C9" w14:textId="172577D6"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color w:val="000000" w:themeColor="text1"/>
                <w:sz w:val="22"/>
                <w:szCs w:val="22"/>
                <w:highlight w:val="green"/>
              </w:rPr>
              <w:t>-17.37</w:t>
            </w:r>
          </w:p>
        </w:tc>
        <w:tc>
          <w:tcPr>
            <w:tcW w:w="1002" w:type="dxa"/>
            <w:noWrap/>
            <w:hideMark/>
          </w:tcPr>
          <w:p w14:paraId="3D869B9D" w14:textId="3D8BB9A3" w:rsidR="00CF5216" w:rsidRPr="00B646C7" w:rsidRDefault="00CF5216" w:rsidP="00CF5216">
            <w:pPr>
              <w:jc w:val="center"/>
              <w:rPr>
                <w:rFonts w:ascii="Times New Roman" w:hAnsi="Times New Roman" w:cs="Times New Roman"/>
                <w:b/>
                <w:bCs/>
                <w:color w:val="000000" w:themeColor="text1"/>
                <w:sz w:val="22"/>
                <w:szCs w:val="22"/>
                <w:highlight w:val="green"/>
              </w:rPr>
            </w:pPr>
            <w:r w:rsidRPr="00B646C7">
              <w:rPr>
                <w:rFonts w:ascii="Times New Roman" w:hAnsi="Times New Roman" w:cs="Times New Roman"/>
                <w:b/>
                <w:bCs/>
                <w:color w:val="000000" w:themeColor="text1"/>
                <w:sz w:val="22"/>
                <w:szCs w:val="22"/>
                <w:highlight w:val="green"/>
              </w:rPr>
              <w:t>129.92</w:t>
            </w:r>
          </w:p>
        </w:tc>
        <w:tc>
          <w:tcPr>
            <w:tcW w:w="901" w:type="dxa"/>
            <w:noWrap/>
            <w:hideMark/>
          </w:tcPr>
          <w:p w14:paraId="700CB2A5" w14:textId="01673705"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0.35</w:t>
            </w:r>
          </w:p>
        </w:tc>
      </w:tr>
      <w:tr w:rsidR="00753D7C" w:rsidRPr="00616452" w14:paraId="3D316F91" w14:textId="77777777" w:rsidTr="0058539A">
        <w:trPr>
          <w:trHeight w:val="300"/>
        </w:trPr>
        <w:tc>
          <w:tcPr>
            <w:tcW w:w="1860" w:type="dxa"/>
            <w:vMerge w:val="restart"/>
            <w:noWrap/>
            <w:vAlign w:val="center"/>
            <w:hideMark/>
          </w:tcPr>
          <w:p w14:paraId="35F051C7" w14:textId="77777777" w:rsidR="00753D7C" w:rsidRPr="00BA4058" w:rsidRDefault="00753D7C" w:rsidP="0058539A">
            <w:pPr>
              <w:jc w:val="center"/>
              <w:rPr>
                <w:rFonts w:ascii="Times New Roman" w:hAnsi="Times New Roman" w:cs="Times New Roman"/>
                <w:b/>
                <w:bCs/>
                <w:color w:val="000000" w:themeColor="text1"/>
              </w:rPr>
            </w:pPr>
            <w:r w:rsidRPr="00BA4058">
              <w:rPr>
                <w:rFonts w:ascii="Times New Roman" w:hAnsi="Times New Roman" w:cs="Times New Roman"/>
                <w:b/>
                <w:bCs/>
                <w:color w:val="000000" w:themeColor="text1"/>
              </w:rPr>
              <w:t>Other Hispanic</w:t>
            </w:r>
          </w:p>
        </w:tc>
        <w:tc>
          <w:tcPr>
            <w:tcW w:w="1613" w:type="dxa"/>
            <w:vMerge/>
            <w:hideMark/>
          </w:tcPr>
          <w:p w14:paraId="5F7E2259" w14:textId="77777777" w:rsidR="00753D7C" w:rsidRPr="00BA4058" w:rsidRDefault="00753D7C" w:rsidP="0058539A">
            <w:pPr>
              <w:rPr>
                <w:rFonts w:ascii="Times New Roman" w:hAnsi="Times New Roman" w:cs="Times New Roman"/>
                <w:b/>
                <w:bCs/>
                <w:color w:val="000000" w:themeColor="text1"/>
              </w:rPr>
            </w:pPr>
          </w:p>
        </w:tc>
        <w:tc>
          <w:tcPr>
            <w:tcW w:w="1915" w:type="dxa"/>
            <w:noWrap/>
            <w:hideMark/>
          </w:tcPr>
          <w:p w14:paraId="04F88F1F" w14:textId="77777777" w:rsidR="00753D7C" w:rsidRPr="00BA4058" w:rsidRDefault="00753D7C" w:rsidP="0058539A">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High (Ref)</w:t>
            </w:r>
          </w:p>
        </w:tc>
        <w:tc>
          <w:tcPr>
            <w:tcW w:w="1596" w:type="dxa"/>
            <w:noWrap/>
            <w:vAlign w:val="bottom"/>
            <w:hideMark/>
          </w:tcPr>
          <w:p w14:paraId="4E97431F" w14:textId="77777777" w:rsidR="00753D7C" w:rsidRPr="00BA4058" w:rsidRDefault="00753D7C" w:rsidP="0058539A">
            <w:pPr>
              <w:jc w:val="center"/>
              <w:rPr>
                <w:rFonts w:ascii="Times New Roman" w:hAnsi="Times New Roman" w:cs="Times New Roman"/>
                <w:color w:val="000000" w:themeColor="text1"/>
                <w:sz w:val="22"/>
                <w:szCs w:val="22"/>
              </w:rPr>
            </w:pPr>
          </w:p>
        </w:tc>
        <w:tc>
          <w:tcPr>
            <w:tcW w:w="1016" w:type="dxa"/>
            <w:noWrap/>
            <w:vAlign w:val="bottom"/>
            <w:hideMark/>
          </w:tcPr>
          <w:p w14:paraId="1BF6D235" w14:textId="77777777" w:rsidR="00753D7C" w:rsidRPr="00BA4058" w:rsidRDefault="00753D7C" w:rsidP="0058539A">
            <w:pPr>
              <w:jc w:val="center"/>
              <w:rPr>
                <w:rFonts w:ascii="Times New Roman" w:hAnsi="Times New Roman" w:cs="Times New Roman"/>
                <w:color w:val="000000" w:themeColor="text1"/>
                <w:sz w:val="22"/>
                <w:szCs w:val="22"/>
              </w:rPr>
            </w:pPr>
          </w:p>
        </w:tc>
        <w:tc>
          <w:tcPr>
            <w:tcW w:w="1002" w:type="dxa"/>
            <w:noWrap/>
            <w:vAlign w:val="bottom"/>
            <w:hideMark/>
          </w:tcPr>
          <w:p w14:paraId="66EAFBD7" w14:textId="77777777" w:rsidR="00753D7C" w:rsidRPr="00BA4058" w:rsidRDefault="00753D7C" w:rsidP="0058539A">
            <w:pPr>
              <w:jc w:val="center"/>
              <w:rPr>
                <w:rFonts w:ascii="Times New Roman" w:hAnsi="Times New Roman" w:cs="Times New Roman"/>
                <w:color w:val="000000" w:themeColor="text1"/>
                <w:sz w:val="22"/>
                <w:szCs w:val="22"/>
              </w:rPr>
            </w:pPr>
          </w:p>
        </w:tc>
        <w:tc>
          <w:tcPr>
            <w:tcW w:w="901" w:type="dxa"/>
            <w:noWrap/>
            <w:vAlign w:val="bottom"/>
            <w:hideMark/>
          </w:tcPr>
          <w:p w14:paraId="5FCC56F9" w14:textId="77777777" w:rsidR="00753D7C" w:rsidRPr="00BA4058" w:rsidRDefault="00753D7C" w:rsidP="0058539A">
            <w:pPr>
              <w:jc w:val="center"/>
              <w:rPr>
                <w:rFonts w:ascii="Times New Roman" w:hAnsi="Times New Roman" w:cs="Times New Roman"/>
                <w:color w:val="000000" w:themeColor="text1"/>
                <w:sz w:val="22"/>
                <w:szCs w:val="22"/>
              </w:rPr>
            </w:pPr>
          </w:p>
        </w:tc>
      </w:tr>
      <w:tr w:rsidR="00CF5216" w:rsidRPr="00616452" w14:paraId="526045D9" w14:textId="77777777" w:rsidTr="00AF41B6">
        <w:trPr>
          <w:trHeight w:val="300"/>
        </w:trPr>
        <w:tc>
          <w:tcPr>
            <w:tcW w:w="1860" w:type="dxa"/>
            <w:vMerge/>
            <w:hideMark/>
          </w:tcPr>
          <w:p w14:paraId="2C91D0BD"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7101ABF0"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682E08C0" w14:textId="7777777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 xml:space="preserve">Marginal </w:t>
            </w:r>
          </w:p>
        </w:tc>
        <w:tc>
          <w:tcPr>
            <w:tcW w:w="1596" w:type="dxa"/>
            <w:noWrap/>
            <w:hideMark/>
          </w:tcPr>
          <w:p w14:paraId="4912A39D" w14:textId="1968737F" w:rsidR="00CF5216" w:rsidRPr="00B87876" w:rsidRDefault="00CF5216" w:rsidP="00CF5216">
            <w:pPr>
              <w:jc w:val="center"/>
              <w:rPr>
                <w:rFonts w:ascii="Times New Roman" w:hAnsi="Times New Roman" w:cs="Times New Roman"/>
                <w:color w:val="000000" w:themeColor="text1"/>
                <w:sz w:val="22"/>
                <w:szCs w:val="22"/>
              </w:rPr>
            </w:pPr>
            <w:r w:rsidRPr="00B87876">
              <w:rPr>
                <w:rFonts w:ascii="Times New Roman" w:hAnsi="Times New Roman" w:cs="Times New Roman"/>
                <w:color w:val="000000" w:themeColor="text1"/>
                <w:sz w:val="22"/>
                <w:szCs w:val="22"/>
              </w:rPr>
              <w:t>69.95</w:t>
            </w:r>
          </w:p>
        </w:tc>
        <w:tc>
          <w:tcPr>
            <w:tcW w:w="1016" w:type="dxa"/>
            <w:noWrap/>
            <w:hideMark/>
          </w:tcPr>
          <w:p w14:paraId="6B1B8D28" w14:textId="0B47B0D4"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-17.84</w:t>
            </w:r>
          </w:p>
        </w:tc>
        <w:tc>
          <w:tcPr>
            <w:tcW w:w="1002" w:type="dxa"/>
            <w:noWrap/>
            <w:hideMark/>
          </w:tcPr>
          <w:p w14:paraId="1B03308B" w14:textId="2B6A85CB"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251.52</w:t>
            </w:r>
          </w:p>
        </w:tc>
        <w:tc>
          <w:tcPr>
            <w:tcW w:w="901" w:type="dxa"/>
            <w:noWrap/>
            <w:hideMark/>
          </w:tcPr>
          <w:p w14:paraId="646A0575" w14:textId="5985A5D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0.23</w:t>
            </w:r>
          </w:p>
        </w:tc>
      </w:tr>
      <w:tr w:rsidR="00CF5216" w:rsidRPr="00616452" w14:paraId="71B7DE33" w14:textId="77777777" w:rsidTr="00AF41B6">
        <w:trPr>
          <w:trHeight w:val="300"/>
        </w:trPr>
        <w:tc>
          <w:tcPr>
            <w:tcW w:w="1860" w:type="dxa"/>
            <w:vMerge/>
            <w:hideMark/>
          </w:tcPr>
          <w:p w14:paraId="526488B2"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75DCFFF5"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3A545E67" w14:textId="7777777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Low</w:t>
            </w:r>
          </w:p>
        </w:tc>
        <w:tc>
          <w:tcPr>
            <w:tcW w:w="1596" w:type="dxa"/>
            <w:noWrap/>
            <w:hideMark/>
          </w:tcPr>
          <w:p w14:paraId="51B66DC2" w14:textId="3AB35123"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-18.43</w:t>
            </w:r>
          </w:p>
        </w:tc>
        <w:tc>
          <w:tcPr>
            <w:tcW w:w="1016" w:type="dxa"/>
            <w:noWrap/>
            <w:hideMark/>
          </w:tcPr>
          <w:p w14:paraId="5E9D8B3C" w14:textId="0A7497E6"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-54.59</w:t>
            </w:r>
          </w:p>
        </w:tc>
        <w:tc>
          <w:tcPr>
            <w:tcW w:w="1002" w:type="dxa"/>
            <w:noWrap/>
            <w:hideMark/>
          </w:tcPr>
          <w:p w14:paraId="5CF35BE1" w14:textId="6C11442A"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46.52</w:t>
            </w:r>
          </w:p>
        </w:tc>
        <w:tc>
          <w:tcPr>
            <w:tcW w:w="901" w:type="dxa"/>
            <w:noWrap/>
            <w:hideMark/>
          </w:tcPr>
          <w:p w14:paraId="7F18B3D5" w14:textId="20B4FE42"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0.79</w:t>
            </w:r>
          </w:p>
        </w:tc>
      </w:tr>
      <w:tr w:rsidR="00CF5216" w:rsidRPr="00616452" w14:paraId="6BA55032" w14:textId="77777777" w:rsidTr="00AF41B6">
        <w:trPr>
          <w:trHeight w:val="300"/>
        </w:trPr>
        <w:tc>
          <w:tcPr>
            <w:tcW w:w="1860" w:type="dxa"/>
            <w:vMerge/>
            <w:hideMark/>
          </w:tcPr>
          <w:p w14:paraId="35D4330E"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28B7628D"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1E4C731F" w14:textId="7777777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Very Low</w:t>
            </w:r>
          </w:p>
        </w:tc>
        <w:tc>
          <w:tcPr>
            <w:tcW w:w="1596" w:type="dxa"/>
            <w:noWrap/>
            <w:hideMark/>
          </w:tcPr>
          <w:p w14:paraId="75E93311" w14:textId="1E1928E6"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2.87</w:t>
            </w:r>
          </w:p>
        </w:tc>
        <w:tc>
          <w:tcPr>
            <w:tcW w:w="1016" w:type="dxa"/>
            <w:noWrap/>
            <w:hideMark/>
          </w:tcPr>
          <w:p w14:paraId="0E5905F8" w14:textId="0A6A6E18"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-45.88</w:t>
            </w:r>
          </w:p>
        </w:tc>
        <w:tc>
          <w:tcPr>
            <w:tcW w:w="1002" w:type="dxa"/>
            <w:noWrap/>
            <w:hideMark/>
          </w:tcPr>
          <w:p w14:paraId="0846B910" w14:textId="30E868FD"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95.53</w:t>
            </w:r>
          </w:p>
        </w:tc>
        <w:tc>
          <w:tcPr>
            <w:tcW w:w="901" w:type="dxa"/>
            <w:noWrap/>
            <w:hideMark/>
          </w:tcPr>
          <w:p w14:paraId="1C36569C" w14:textId="17192A15"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1.00</w:t>
            </w:r>
          </w:p>
        </w:tc>
      </w:tr>
      <w:tr w:rsidR="00753D7C" w:rsidRPr="00616452" w14:paraId="4E1A2794" w14:textId="77777777" w:rsidTr="0058539A">
        <w:trPr>
          <w:trHeight w:val="300"/>
        </w:trPr>
        <w:tc>
          <w:tcPr>
            <w:tcW w:w="1860" w:type="dxa"/>
            <w:vMerge w:val="restart"/>
            <w:noWrap/>
            <w:vAlign w:val="center"/>
            <w:hideMark/>
          </w:tcPr>
          <w:p w14:paraId="400290D7" w14:textId="77777777" w:rsidR="00753D7C" w:rsidRPr="00BA4058" w:rsidRDefault="00753D7C" w:rsidP="0058539A">
            <w:pPr>
              <w:jc w:val="center"/>
              <w:rPr>
                <w:rFonts w:ascii="Times New Roman" w:hAnsi="Times New Roman" w:cs="Times New Roman"/>
                <w:b/>
                <w:bCs/>
                <w:color w:val="000000" w:themeColor="text1"/>
              </w:rPr>
            </w:pPr>
            <w:r w:rsidRPr="00BA4058">
              <w:rPr>
                <w:rFonts w:ascii="Times New Roman" w:hAnsi="Times New Roman" w:cs="Times New Roman"/>
                <w:b/>
                <w:bCs/>
                <w:color w:val="000000" w:themeColor="text1"/>
              </w:rPr>
              <w:t>Other</w:t>
            </w:r>
          </w:p>
        </w:tc>
        <w:tc>
          <w:tcPr>
            <w:tcW w:w="1613" w:type="dxa"/>
            <w:vMerge/>
            <w:hideMark/>
          </w:tcPr>
          <w:p w14:paraId="3D7B598E" w14:textId="77777777" w:rsidR="00753D7C" w:rsidRPr="00BA4058" w:rsidRDefault="00753D7C" w:rsidP="0058539A">
            <w:pPr>
              <w:rPr>
                <w:rFonts w:ascii="Times New Roman" w:hAnsi="Times New Roman" w:cs="Times New Roman"/>
                <w:b/>
                <w:bCs/>
                <w:color w:val="000000" w:themeColor="text1"/>
              </w:rPr>
            </w:pPr>
          </w:p>
        </w:tc>
        <w:tc>
          <w:tcPr>
            <w:tcW w:w="1915" w:type="dxa"/>
            <w:noWrap/>
            <w:hideMark/>
          </w:tcPr>
          <w:p w14:paraId="40276112" w14:textId="77777777" w:rsidR="00753D7C" w:rsidRPr="00BA4058" w:rsidRDefault="00753D7C" w:rsidP="0058539A">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High (Ref)</w:t>
            </w:r>
          </w:p>
        </w:tc>
        <w:tc>
          <w:tcPr>
            <w:tcW w:w="1596" w:type="dxa"/>
            <w:noWrap/>
            <w:vAlign w:val="bottom"/>
            <w:hideMark/>
          </w:tcPr>
          <w:p w14:paraId="41C3CA21" w14:textId="77777777" w:rsidR="00753D7C" w:rsidRPr="00BA4058" w:rsidRDefault="00753D7C" w:rsidP="0058539A">
            <w:pPr>
              <w:jc w:val="center"/>
              <w:rPr>
                <w:rFonts w:ascii="Times New Roman" w:hAnsi="Times New Roman" w:cs="Times New Roman"/>
                <w:color w:val="000000" w:themeColor="text1"/>
                <w:sz w:val="22"/>
                <w:szCs w:val="22"/>
              </w:rPr>
            </w:pPr>
          </w:p>
        </w:tc>
        <w:tc>
          <w:tcPr>
            <w:tcW w:w="1016" w:type="dxa"/>
            <w:noWrap/>
            <w:vAlign w:val="bottom"/>
            <w:hideMark/>
          </w:tcPr>
          <w:p w14:paraId="0F2E1E9F" w14:textId="77777777" w:rsidR="00753D7C" w:rsidRPr="00BA4058" w:rsidRDefault="00753D7C" w:rsidP="0058539A">
            <w:pPr>
              <w:jc w:val="center"/>
              <w:rPr>
                <w:rFonts w:ascii="Times New Roman" w:hAnsi="Times New Roman" w:cs="Times New Roman"/>
                <w:color w:val="000000" w:themeColor="text1"/>
                <w:sz w:val="22"/>
                <w:szCs w:val="22"/>
              </w:rPr>
            </w:pPr>
          </w:p>
        </w:tc>
        <w:tc>
          <w:tcPr>
            <w:tcW w:w="1002" w:type="dxa"/>
            <w:noWrap/>
            <w:vAlign w:val="bottom"/>
            <w:hideMark/>
          </w:tcPr>
          <w:p w14:paraId="775969F0" w14:textId="77777777" w:rsidR="00753D7C" w:rsidRPr="00BA4058" w:rsidRDefault="00753D7C" w:rsidP="0058539A">
            <w:pPr>
              <w:jc w:val="center"/>
              <w:rPr>
                <w:rFonts w:ascii="Times New Roman" w:hAnsi="Times New Roman" w:cs="Times New Roman"/>
                <w:color w:val="000000" w:themeColor="text1"/>
                <w:sz w:val="22"/>
                <w:szCs w:val="22"/>
              </w:rPr>
            </w:pPr>
          </w:p>
        </w:tc>
        <w:tc>
          <w:tcPr>
            <w:tcW w:w="901" w:type="dxa"/>
            <w:noWrap/>
            <w:vAlign w:val="bottom"/>
            <w:hideMark/>
          </w:tcPr>
          <w:p w14:paraId="3C421486" w14:textId="77777777" w:rsidR="00753D7C" w:rsidRPr="00BA4058" w:rsidRDefault="00753D7C" w:rsidP="0058539A">
            <w:pPr>
              <w:jc w:val="center"/>
              <w:rPr>
                <w:rFonts w:ascii="Times New Roman" w:hAnsi="Times New Roman" w:cs="Times New Roman"/>
                <w:color w:val="000000" w:themeColor="text1"/>
                <w:sz w:val="22"/>
                <w:szCs w:val="22"/>
              </w:rPr>
            </w:pPr>
          </w:p>
        </w:tc>
      </w:tr>
      <w:tr w:rsidR="00CF5216" w:rsidRPr="00616452" w14:paraId="6D66B395" w14:textId="77777777" w:rsidTr="00A2237D">
        <w:trPr>
          <w:trHeight w:val="300"/>
        </w:trPr>
        <w:tc>
          <w:tcPr>
            <w:tcW w:w="1860" w:type="dxa"/>
            <w:vMerge/>
            <w:hideMark/>
          </w:tcPr>
          <w:p w14:paraId="5C6D3CDE"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65C50443"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52416298" w14:textId="7777777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 xml:space="preserve">Marginal </w:t>
            </w:r>
          </w:p>
        </w:tc>
        <w:tc>
          <w:tcPr>
            <w:tcW w:w="1596" w:type="dxa"/>
            <w:noWrap/>
            <w:hideMark/>
          </w:tcPr>
          <w:p w14:paraId="31703C68" w14:textId="7B74F1A4"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27.03</w:t>
            </w:r>
          </w:p>
        </w:tc>
        <w:tc>
          <w:tcPr>
            <w:tcW w:w="1016" w:type="dxa"/>
            <w:noWrap/>
            <w:hideMark/>
          </w:tcPr>
          <w:p w14:paraId="39CA3DCB" w14:textId="1E111976"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-30.96</w:t>
            </w:r>
          </w:p>
        </w:tc>
        <w:tc>
          <w:tcPr>
            <w:tcW w:w="1002" w:type="dxa"/>
            <w:noWrap/>
            <w:hideMark/>
          </w:tcPr>
          <w:p w14:paraId="1EB170AF" w14:textId="5CC477C8"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133.74</w:t>
            </w:r>
          </w:p>
        </w:tc>
        <w:tc>
          <w:tcPr>
            <w:tcW w:w="901" w:type="dxa"/>
            <w:noWrap/>
            <w:hideMark/>
          </w:tcPr>
          <w:p w14:paraId="183CBE8C" w14:textId="021B9A1D"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0.73</w:t>
            </w:r>
          </w:p>
        </w:tc>
      </w:tr>
      <w:tr w:rsidR="00CF5216" w:rsidRPr="00616452" w14:paraId="0C0FC489" w14:textId="77777777" w:rsidTr="00A2237D">
        <w:trPr>
          <w:trHeight w:val="300"/>
        </w:trPr>
        <w:tc>
          <w:tcPr>
            <w:tcW w:w="1860" w:type="dxa"/>
            <w:vMerge/>
            <w:hideMark/>
          </w:tcPr>
          <w:p w14:paraId="18045A36"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7A057F7D"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3FF8CF41" w14:textId="77777777"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sz w:val="22"/>
                <w:szCs w:val="22"/>
              </w:rPr>
              <w:t>Low</w:t>
            </w:r>
          </w:p>
        </w:tc>
        <w:tc>
          <w:tcPr>
            <w:tcW w:w="1596" w:type="dxa"/>
            <w:noWrap/>
            <w:hideMark/>
          </w:tcPr>
          <w:p w14:paraId="4733B938" w14:textId="635C6DAE"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-17.21</w:t>
            </w:r>
          </w:p>
        </w:tc>
        <w:tc>
          <w:tcPr>
            <w:tcW w:w="1016" w:type="dxa"/>
            <w:noWrap/>
            <w:hideMark/>
          </w:tcPr>
          <w:p w14:paraId="2655738F" w14:textId="55CF8B56"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-53.35</w:t>
            </w:r>
          </w:p>
        </w:tc>
        <w:tc>
          <w:tcPr>
            <w:tcW w:w="1002" w:type="dxa"/>
            <w:noWrap/>
            <w:hideMark/>
          </w:tcPr>
          <w:p w14:paraId="373F031A" w14:textId="172F9F18"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46.92</w:t>
            </w:r>
          </w:p>
        </w:tc>
        <w:tc>
          <w:tcPr>
            <w:tcW w:w="901" w:type="dxa"/>
            <w:noWrap/>
            <w:hideMark/>
          </w:tcPr>
          <w:p w14:paraId="0766C13C" w14:textId="588A88C9"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0.82</w:t>
            </w:r>
          </w:p>
        </w:tc>
      </w:tr>
      <w:tr w:rsidR="00CF5216" w:rsidRPr="00616452" w14:paraId="2B2FDCBB" w14:textId="77777777" w:rsidTr="00A2237D">
        <w:trPr>
          <w:trHeight w:val="300"/>
        </w:trPr>
        <w:tc>
          <w:tcPr>
            <w:tcW w:w="1860" w:type="dxa"/>
            <w:vMerge/>
            <w:hideMark/>
          </w:tcPr>
          <w:p w14:paraId="53F375EA" w14:textId="77777777" w:rsidR="00CF5216" w:rsidRPr="00BA4058" w:rsidRDefault="00CF5216" w:rsidP="00CF5216">
            <w:pPr>
              <w:rPr>
                <w:rFonts w:ascii="Times New Roman" w:hAnsi="Times New Roman" w:cs="Times New Roman"/>
                <w:b/>
                <w:bCs/>
                <w:color w:val="000000" w:themeColor="text1"/>
              </w:rPr>
            </w:pPr>
          </w:p>
        </w:tc>
        <w:tc>
          <w:tcPr>
            <w:tcW w:w="1613" w:type="dxa"/>
            <w:vMerge/>
            <w:hideMark/>
          </w:tcPr>
          <w:p w14:paraId="3DFF6A0D" w14:textId="77777777" w:rsidR="00CF5216" w:rsidRPr="00BA4058" w:rsidRDefault="00CF5216" w:rsidP="00CF5216">
            <w:pPr>
              <w:rPr>
                <w:rFonts w:ascii="Times New Roman" w:hAnsi="Times New Roman" w:cs="Times New Roman"/>
                <w:b/>
                <w:bCs/>
                <w:color w:val="000000" w:themeColor="text1"/>
              </w:rPr>
            </w:pPr>
          </w:p>
        </w:tc>
        <w:tc>
          <w:tcPr>
            <w:tcW w:w="1915" w:type="dxa"/>
            <w:noWrap/>
            <w:hideMark/>
          </w:tcPr>
          <w:p w14:paraId="0A94389C" w14:textId="77777777" w:rsidR="00CF5216" w:rsidRPr="00653F6D" w:rsidRDefault="00CF5216" w:rsidP="00CF5216">
            <w:pPr>
              <w:jc w:val="center"/>
              <w:rPr>
                <w:rFonts w:ascii="Times New Roman" w:hAnsi="Times New Roman" w:cs="Times New Roman"/>
                <w:color w:val="000000" w:themeColor="text1"/>
                <w:sz w:val="22"/>
                <w:szCs w:val="22"/>
              </w:rPr>
            </w:pPr>
            <w:r w:rsidRPr="00653F6D">
              <w:rPr>
                <w:rFonts w:ascii="Times New Roman" w:hAnsi="Times New Roman" w:cs="Times New Roman"/>
                <w:sz w:val="22"/>
                <w:szCs w:val="22"/>
              </w:rPr>
              <w:t>Very Low</w:t>
            </w:r>
          </w:p>
        </w:tc>
        <w:tc>
          <w:tcPr>
            <w:tcW w:w="1596" w:type="dxa"/>
            <w:noWrap/>
            <w:hideMark/>
          </w:tcPr>
          <w:p w14:paraId="734C81E0" w14:textId="1D5F2E40" w:rsidR="00CF5216" w:rsidRPr="00653F6D" w:rsidRDefault="00CF5216" w:rsidP="00CF5216">
            <w:pPr>
              <w:jc w:val="center"/>
              <w:rPr>
                <w:rFonts w:ascii="Times New Roman" w:hAnsi="Times New Roman" w:cs="Times New Roman"/>
                <w:color w:val="000000" w:themeColor="text1"/>
                <w:sz w:val="22"/>
                <w:szCs w:val="22"/>
              </w:rPr>
            </w:pPr>
            <w:r w:rsidRPr="00653F6D">
              <w:rPr>
                <w:rFonts w:ascii="Times New Roman" w:hAnsi="Times New Roman" w:cs="Times New Roman"/>
                <w:color w:val="000000"/>
                <w:sz w:val="22"/>
                <w:szCs w:val="22"/>
              </w:rPr>
              <w:t>12.13</w:t>
            </w:r>
          </w:p>
        </w:tc>
        <w:tc>
          <w:tcPr>
            <w:tcW w:w="1016" w:type="dxa"/>
            <w:noWrap/>
            <w:hideMark/>
          </w:tcPr>
          <w:p w14:paraId="591F59F9" w14:textId="6CD9B898" w:rsidR="00CF5216" w:rsidRPr="00653F6D" w:rsidRDefault="00CF5216" w:rsidP="00CF5216">
            <w:pPr>
              <w:jc w:val="center"/>
              <w:rPr>
                <w:rFonts w:ascii="Times New Roman" w:hAnsi="Times New Roman" w:cs="Times New Roman"/>
                <w:color w:val="000000" w:themeColor="text1"/>
                <w:sz w:val="22"/>
                <w:szCs w:val="22"/>
              </w:rPr>
            </w:pPr>
            <w:r w:rsidRPr="00653F6D">
              <w:rPr>
                <w:rFonts w:ascii="Times New Roman" w:hAnsi="Times New Roman" w:cs="Times New Roman"/>
                <w:color w:val="000000"/>
                <w:sz w:val="22"/>
                <w:szCs w:val="22"/>
              </w:rPr>
              <w:t>-62.41</w:t>
            </w:r>
          </w:p>
        </w:tc>
        <w:tc>
          <w:tcPr>
            <w:tcW w:w="1002" w:type="dxa"/>
            <w:noWrap/>
            <w:hideMark/>
          </w:tcPr>
          <w:p w14:paraId="22CB7901" w14:textId="4213C81F" w:rsidR="00CF5216" w:rsidRPr="00653F6D" w:rsidRDefault="00CF5216" w:rsidP="00CF5216">
            <w:pPr>
              <w:jc w:val="center"/>
              <w:rPr>
                <w:rFonts w:ascii="Times New Roman" w:hAnsi="Times New Roman" w:cs="Times New Roman"/>
                <w:color w:val="000000" w:themeColor="text1"/>
                <w:sz w:val="22"/>
                <w:szCs w:val="22"/>
              </w:rPr>
            </w:pPr>
            <w:r w:rsidRPr="00653F6D">
              <w:rPr>
                <w:rFonts w:ascii="Times New Roman" w:hAnsi="Times New Roman" w:cs="Times New Roman"/>
                <w:color w:val="000000"/>
                <w:sz w:val="22"/>
                <w:szCs w:val="22"/>
              </w:rPr>
              <w:t>234.42</w:t>
            </w:r>
          </w:p>
        </w:tc>
        <w:tc>
          <w:tcPr>
            <w:tcW w:w="901" w:type="dxa"/>
            <w:noWrap/>
            <w:hideMark/>
          </w:tcPr>
          <w:p w14:paraId="72EDE324" w14:textId="3B36FBFC" w:rsidR="00CF5216" w:rsidRPr="00BA4058" w:rsidRDefault="00CF5216" w:rsidP="00CF5216">
            <w:pPr>
              <w:jc w:val="center"/>
              <w:rPr>
                <w:rFonts w:ascii="Times New Roman" w:hAnsi="Times New Roman" w:cs="Times New Roman"/>
                <w:color w:val="000000" w:themeColor="text1"/>
                <w:sz w:val="22"/>
                <w:szCs w:val="22"/>
              </w:rPr>
            </w:pPr>
            <w:r w:rsidRPr="00BA4058">
              <w:rPr>
                <w:rFonts w:ascii="Times New Roman" w:hAnsi="Times New Roman" w:cs="Times New Roman"/>
                <w:color w:val="000000"/>
                <w:sz w:val="22"/>
                <w:szCs w:val="22"/>
              </w:rPr>
              <w:t>0.99</w:t>
            </w:r>
          </w:p>
        </w:tc>
      </w:tr>
    </w:tbl>
    <w:p w14:paraId="6633C720" w14:textId="77777777" w:rsidR="00753D7C" w:rsidRPr="00616452" w:rsidRDefault="00753D7C" w:rsidP="00753D7C">
      <w:pPr>
        <w:pStyle w:val="ListParagraph"/>
        <w:numPr>
          <w:ilvl w:val="0"/>
          <w:numId w:val="44"/>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Values represent percent differences for Food Security Level × Race and Ethnicity interaction terms, showing strata-specific estimates. Within each race and </w:t>
      </w:r>
      <w:proofErr w:type="gramStart"/>
      <w:r w:rsidRPr="00616452">
        <w:rPr>
          <w:rFonts w:ascii="Times New Roman" w:hAnsi="Times New Roman" w:cs="Times New Roman"/>
          <w:i/>
          <w:iCs/>
          <w:color w:val="000000" w:themeColor="text1"/>
        </w:rPr>
        <w:t>ethnicity  group</w:t>
      </w:r>
      <w:proofErr w:type="gramEnd"/>
      <w:r w:rsidRPr="00616452">
        <w:rPr>
          <w:rFonts w:ascii="Times New Roman" w:hAnsi="Times New Roman" w:cs="Times New Roman"/>
          <w:i/>
          <w:iCs/>
          <w:color w:val="000000" w:themeColor="text1"/>
        </w:rPr>
        <w:t xml:space="preserve"> (NH White, NH Black, Mexican American, Other Hispanic, Other</w:t>
      </w:r>
      <w:proofErr w:type="gramStart"/>
      <w:r w:rsidRPr="00616452">
        <w:rPr>
          <w:rFonts w:ascii="Times New Roman" w:hAnsi="Times New Roman" w:cs="Times New Roman"/>
          <w:i/>
          <w:iCs/>
          <w:color w:val="000000" w:themeColor="text1"/>
        </w:rPr>
        <w:t>, )</w:t>
      </w:r>
      <w:proofErr w:type="gramEnd"/>
      <w:r w:rsidRPr="00616452">
        <w:rPr>
          <w:rFonts w:ascii="Times New Roman" w:hAnsi="Times New Roman" w:cs="Times New Roman"/>
          <w:i/>
          <w:iCs/>
          <w:color w:val="000000" w:themeColor="text1"/>
        </w:rPr>
        <w:t xml:space="preserve"> estimates indicate the percent difference for each food security level compared with the reference. Estimates are derived from multivariable linear regression models adjusted for age, sex, education, cycle year, poverty: income ratio and creatinine. </w:t>
      </w:r>
    </w:p>
    <w:p w14:paraId="6B6B049E" w14:textId="77777777" w:rsidR="00753D7C" w:rsidRPr="00616452" w:rsidRDefault="00753D7C" w:rsidP="00753D7C">
      <w:pPr>
        <w:pStyle w:val="ListParagraph"/>
        <w:numPr>
          <w:ilvl w:val="0"/>
          <w:numId w:val="44"/>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NH White: Non Hispanic White; NH Black: Non-Hispanic Black </w:t>
      </w:r>
    </w:p>
    <w:p w14:paraId="039D141E" w14:textId="77777777" w:rsidR="00753D7C" w:rsidRPr="00362F4F" w:rsidRDefault="00753D7C" w:rsidP="00753D7C">
      <w:pPr>
        <w:pStyle w:val="ListParagraph"/>
        <w:numPr>
          <w:ilvl w:val="0"/>
          <w:numId w:val="44"/>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95% CI = 95% confidence </w:t>
      </w:r>
      <w:r>
        <w:rPr>
          <w:rFonts w:ascii="Times New Roman" w:hAnsi="Times New Roman" w:cs="Times New Roman"/>
          <w:i/>
          <w:iCs/>
          <w:color w:val="000000" w:themeColor="text1"/>
        </w:rPr>
        <w:t>interval</w:t>
      </w:r>
    </w:p>
    <w:p w14:paraId="5C3096BF" w14:textId="77777777" w:rsidR="00753D7C" w:rsidRPr="00836F57" w:rsidRDefault="00753D7C" w:rsidP="00836F57">
      <w:pPr>
        <w:spacing w:after="160" w:line="278" w:lineRule="auto"/>
        <w:rPr>
          <w:rFonts w:ascii="Times New Roman" w:hAnsi="Times New Roman" w:cs="Times New Roman"/>
          <w:i/>
          <w:iCs/>
          <w:color w:val="000000" w:themeColor="text1"/>
        </w:rPr>
      </w:pPr>
    </w:p>
    <w:sectPr w:rsidR="00753D7C" w:rsidRPr="00836F57" w:rsidSect="00611C2B">
      <w:headerReference w:type="default" r:id="rId15"/>
      <w:pgSz w:w="12240" w:h="15840" w:code="1"/>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0" w:author="Ayishat Abimbola Yussuf" w:date="2026-01-01T15:57:00Z" w:initials="AAY">
    <w:p w14:paraId="32AE1CD5" w14:textId="77777777" w:rsidR="00B557F3" w:rsidRDefault="006D1988" w:rsidP="00B557F3">
      <w:r>
        <w:rPr>
          <w:rStyle w:val="CommentReference"/>
        </w:rPr>
        <w:annotationRef/>
      </w:r>
      <w:r w:rsidR="00B557F3">
        <w:rPr>
          <w:sz w:val="20"/>
          <w:szCs w:val="20"/>
        </w:rPr>
        <w:t xml:space="preserve">We included BUP in the EMM Models but in the methods section we left it out... do we mention the phenol all throughout the paper? or do we have to completely take it out for consistency? </w:t>
      </w:r>
    </w:p>
  </w:comment>
  <w:comment w:id="91" w:author="Ayishat Abimbola Yussuf" w:date="2025-12-05T09:04:00Z" w:initials="AAY">
    <w:p w14:paraId="412C07EC" w14:textId="3E47FA4A" w:rsidR="004468CF" w:rsidRDefault="004468CF" w:rsidP="004468CF">
      <w:r>
        <w:rPr>
          <w:rStyle w:val="CommentReference"/>
        </w:rPr>
        <w:annotationRef/>
      </w:r>
      <w:r>
        <w:rPr>
          <w:sz w:val="20"/>
          <w:szCs w:val="20"/>
        </w:rPr>
        <w:t xml:space="preserve">How do I mention the quartiles effectively - do I just mention which had the highest and lowest? </w:t>
      </w:r>
    </w:p>
  </w:comment>
  <w:comment w:id="93" w:author="Nickelberry, Marshae" w:date="2026-01-15T19:30:00Z" w:initials="NM">
    <w:p w14:paraId="080CC1D6" w14:textId="77777777" w:rsidR="006A3261" w:rsidRDefault="006A3261" w:rsidP="006A3261">
      <w:r>
        <w:rPr>
          <w:rStyle w:val="CommentReference"/>
        </w:rPr>
        <w:annotationRef/>
      </w:r>
      <w:r>
        <w:rPr>
          <w:sz w:val="20"/>
          <w:szCs w:val="20"/>
        </w:rPr>
        <w:t xml:space="preserve">Recall that we discussed not starting the paragraph off like this. </w:t>
      </w:r>
    </w:p>
  </w:comment>
  <w:comment w:id="147" w:author="Nickelberry, Marshae" w:date="2026-01-15T19:33:00Z" w:initials="NM">
    <w:p w14:paraId="0F22DC24" w14:textId="77777777" w:rsidR="006A3261" w:rsidRDefault="006A3261" w:rsidP="006A3261">
      <w:r>
        <w:rPr>
          <w:rStyle w:val="CommentReference"/>
        </w:rPr>
        <w:annotationRef/>
      </w:r>
      <w:r>
        <w:rPr>
          <w:sz w:val="20"/>
          <w:szCs w:val="20"/>
        </w:rPr>
        <w:t xml:space="preserve">when possible you want to avoid seperating estimates from predictor being discussed. Refer to the results powerpoint for more on this. </w:t>
      </w:r>
    </w:p>
  </w:comment>
  <w:comment w:id="162" w:author="Nickelberry, Marshae" w:date="2026-01-15T19:33:00Z" w:initials="NM">
    <w:p w14:paraId="569AE172" w14:textId="77777777" w:rsidR="006A3261" w:rsidRDefault="006A3261" w:rsidP="006A3261">
      <w:r>
        <w:rPr>
          <w:rStyle w:val="CommentReference"/>
        </w:rPr>
        <w:annotationRef/>
      </w:r>
      <w:r>
        <w:rPr>
          <w:sz w:val="20"/>
          <w:szCs w:val="20"/>
        </w:rPr>
        <w:t xml:space="preserve">Removed because we mention this in the methods section. </w:t>
      </w:r>
    </w:p>
  </w:comment>
  <w:comment w:id="175" w:author="Nickelberry, Marshae" w:date="2026-01-15T19:35:00Z" w:initials="NM">
    <w:p w14:paraId="73E59C0A" w14:textId="77777777" w:rsidR="006A3261" w:rsidRDefault="006A3261" w:rsidP="006A3261">
      <w:r>
        <w:rPr>
          <w:rStyle w:val="CommentReference"/>
        </w:rPr>
        <w:annotationRef/>
      </w:r>
      <w:r>
        <w:rPr>
          <w:sz w:val="20"/>
          <w:szCs w:val="20"/>
        </w:rPr>
        <w:t xml:space="preserve">great synthesis of what we discussed. Not quite the language we would use in a manuscript, but great job nonetheless. </w:t>
      </w:r>
    </w:p>
  </w:comment>
  <w:comment w:id="207" w:author="Nickelberry, Marshae" w:date="2026-01-15T19:43:00Z" w:initials="NM">
    <w:p w14:paraId="1DA3E7F8" w14:textId="77777777" w:rsidR="00EB2C3B" w:rsidRDefault="00EB2C3B" w:rsidP="00EB2C3B">
      <w:r>
        <w:rPr>
          <w:rStyle w:val="CommentReference"/>
        </w:rPr>
        <w:annotationRef/>
      </w:r>
      <w:r>
        <w:rPr>
          <w:sz w:val="20"/>
          <w:szCs w:val="20"/>
        </w:rPr>
        <w:t xml:space="preserve">comment on significance. </w:t>
      </w:r>
    </w:p>
  </w:comment>
  <w:comment w:id="235" w:author="Nickelberry, Marshae" w:date="2026-01-15T19:48:00Z" w:initials="NM">
    <w:p w14:paraId="78BCDB5D" w14:textId="77777777" w:rsidR="00EB2C3B" w:rsidRDefault="00EB2C3B" w:rsidP="00EB2C3B">
      <w:r>
        <w:rPr>
          <w:rStyle w:val="CommentReference"/>
        </w:rPr>
        <w:annotationRef/>
      </w:r>
      <w:r>
        <w:rPr>
          <w:sz w:val="20"/>
          <w:szCs w:val="20"/>
        </w:rPr>
        <w:t>make sure you are checking these, this was incorrect</w:t>
      </w:r>
    </w:p>
  </w:comment>
  <w:comment w:id="260" w:author="Nickelberry, Marshae" w:date="2026-01-15T19:57:00Z" w:initials="NM">
    <w:p w14:paraId="0CE5AFD2" w14:textId="77777777" w:rsidR="007104E9" w:rsidRDefault="007104E9" w:rsidP="007104E9">
      <w:r>
        <w:rPr>
          <w:rStyle w:val="CommentReference"/>
        </w:rPr>
        <w:annotationRef/>
      </w:r>
      <w:r>
        <w:rPr>
          <w:sz w:val="20"/>
          <w:szCs w:val="20"/>
        </w:rPr>
        <w:t xml:space="preserve">can you rescreenshot this so that the ratio looks similar to the others. You will likely need to full screen the output in R to get a better shot. </w:t>
      </w:r>
    </w:p>
  </w:comment>
  <w:comment w:id="266" w:author="Nickelberry, Marshae" w:date="2026-01-15T19:50:00Z" w:initials="NM">
    <w:p w14:paraId="3D38A0B3" w14:textId="087D3F13" w:rsidR="007104E9" w:rsidRDefault="007104E9" w:rsidP="007104E9">
      <w:r>
        <w:rPr>
          <w:rStyle w:val="CommentReference"/>
        </w:rPr>
        <w:annotationRef/>
      </w:r>
      <w:r>
        <w:rPr>
          <w:sz w:val="20"/>
          <w:szCs w:val="20"/>
        </w:rPr>
        <w:t xml:space="preserve">you mentioned BPA first so discuss those results first as it is significant. </w:t>
      </w:r>
    </w:p>
  </w:comment>
  <w:comment w:id="290" w:author="Nickelberry, Marshae" w:date="2026-01-15T20:30:00Z" w:initials="NM">
    <w:p w14:paraId="00BE394D" w14:textId="77777777" w:rsidR="005E15DC" w:rsidRDefault="005E15DC" w:rsidP="005E15DC">
      <w:r>
        <w:rPr>
          <w:rStyle w:val="CommentReference"/>
        </w:rPr>
        <w:annotationRef/>
      </w:r>
      <w:r>
        <w:rPr>
          <w:sz w:val="20"/>
          <w:szCs w:val="20"/>
        </w:rPr>
        <w:t>please make sure you are putting the figures/tables for reference following description of numbers</w:t>
      </w:r>
    </w:p>
  </w:comment>
  <w:comment w:id="330" w:author="Nickelberry, Marshae" w:date="2026-01-15T20:24:00Z" w:initials="NM">
    <w:p w14:paraId="2A8D7D20" w14:textId="0CFF343F" w:rsidR="00FB05F3" w:rsidRDefault="00FB05F3" w:rsidP="00FB05F3">
      <w:r>
        <w:rPr>
          <w:rStyle w:val="CommentReference"/>
        </w:rPr>
        <w:annotationRef/>
      </w:r>
      <w:r>
        <w:rPr>
          <w:sz w:val="20"/>
          <w:szCs w:val="20"/>
        </w:rPr>
        <w:t xml:space="preserve">good job here, try to keep the formatting of estimates and CIs consistent. Use the template for ethyls </w:t>
      </w:r>
    </w:p>
  </w:comment>
  <w:comment w:id="361" w:author="Nickelberry, Marshae" w:date="2026-01-15T20:56:00Z" w:initials="NM">
    <w:p w14:paraId="7F016DEF" w14:textId="77777777" w:rsidR="009E4089" w:rsidRDefault="009E4089" w:rsidP="009E4089">
      <w:r>
        <w:rPr>
          <w:rStyle w:val="CommentReference"/>
        </w:rPr>
        <w:annotationRef/>
      </w:r>
      <w:r>
        <w:rPr>
          <w:sz w:val="20"/>
          <w:szCs w:val="20"/>
        </w:rPr>
        <w:t xml:space="preserve">please also fix this screenshot as their is a bit of the outline still on it.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AE1CD5" w15:done="0"/>
  <w15:commentEx w15:paraId="412C07EC" w15:done="0"/>
  <w15:commentEx w15:paraId="080CC1D6" w15:done="0"/>
  <w15:commentEx w15:paraId="0F22DC24" w15:done="0"/>
  <w15:commentEx w15:paraId="569AE172" w15:done="0"/>
  <w15:commentEx w15:paraId="73E59C0A" w15:done="0"/>
  <w15:commentEx w15:paraId="1DA3E7F8" w15:done="0"/>
  <w15:commentEx w15:paraId="78BCDB5D" w15:done="0"/>
  <w15:commentEx w15:paraId="0CE5AFD2" w15:done="0"/>
  <w15:commentEx w15:paraId="3D38A0B3" w15:done="0"/>
  <w15:commentEx w15:paraId="00BE394D" w15:done="0"/>
  <w15:commentEx w15:paraId="2A8D7D20" w15:done="0"/>
  <w15:commentEx w15:paraId="7F016DE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946A13" w16cex:dateUtc="2026-01-01T20:57:00Z"/>
  <w16cex:commentExtensible w16cex:durableId="6EB41907" w16cex:dateUtc="2025-12-05T14:04:00Z"/>
  <w16cex:commentExtensible w16cex:durableId="75A91F9F" w16cex:dateUtc="2026-01-16T00:30:00Z"/>
  <w16cex:commentExtensible w16cex:durableId="3DB63FFD" w16cex:dateUtc="2026-01-16T00:33:00Z"/>
  <w16cex:commentExtensible w16cex:durableId="4A9B57BE" w16cex:dateUtc="2026-01-16T00:33:00Z"/>
  <w16cex:commentExtensible w16cex:durableId="1B66CB16" w16cex:dateUtc="2026-01-16T00:35:00Z"/>
  <w16cex:commentExtensible w16cex:durableId="1930CAB8" w16cex:dateUtc="2026-01-16T00:43:00Z"/>
  <w16cex:commentExtensible w16cex:durableId="503B6978" w16cex:dateUtc="2026-01-16T00:48:00Z"/>
  <w16cex:commentExtensible w16cex:durableId="2DDE41F2" w16cex:dateUtc="2026-01-16T00:57:00Z"/>
  <w16cex:commentExtensible w16cex:durableId="52054814" w16cex:dateUtc="2026-01-16T00:50:00Z"/>
  <w16cex:commentExtensible w16cex:durableId="2E406AAD" w16cex:dateUtc="2026-01-16T01:30:00Z"/>
  <w16cex:commentExtensible w16cex:durableId="7288CB0B" w16cex:dateUtc="2026-01-16T01:24:00Z"/>
  <w16cex:commentExtensible w16cex:durableId="0365D3B1" w16cex:dateUtc="2026-01-16T01: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AE1CD5" w16cid:durableId="11946A13"/>
  <w16cid:commentId w16cid:paraId="412C07EC" w16cid:durableId="6EB41907"/>
  <w16cid:commentId w16cid:paraId="080CC1D6" w16cid:durableId="75A91F9F"/>
  <w16cid:commentId w16cid:paraId="0F22DC24" w16cid:durableId="3DB63FFD"/>
  <w16cid:commentId w16cid:paraId="569AE172" w16cid:durableId="4A9B57BE"/>
  <w16cid:commentId w16cid:paraId="73E59C0A" w16cid:durableId="1B66CB16"/>
  <w16cid:commentId w16cid:paraId="1DA3E7F8" w16cid:durableId="1930CAB8"/>
  <w16cid:commentId w16cid:paraId="78BCDB5D" w16cid:durableId="503B6978"/>
  <w16cid:commentId w16cid:paraId="0CE5AFD2" w16cid:durableId="2DDE41F2"/>
  <w16cid:commentId w16cid:paraId="3D38A0B3" w16cid:durableId="52054814"/>
  <w16cid:commentId w16cid:paraId="00BE394D" w16cid:durableId="2E406AAD"/>
  <w16cid:commentId w16cid:paraId="2A8D7D20" w16cid:durableId="7288CB0B"/>
  <w16cid:commentId w16cid:paraId="7F016DEF" w16cid:durableId="0365D3B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566E9" w14:textId="77777777" w:rsidR="000A7B27" w:rsidRDefault="000A7B27" w:rsidP="00FB5BE4">
      <w:r>
        <w:separator/>
      </w:r>
    </w:p>
  </w:endnote>
  <w:endnote w:type="continuationSeparator" w:id="0">
    <w:p w14:paraId="2FE4FF77" w14:textId="77777777" w:rsidR="000A7B27" w:rsidRDefault="000A7B27" w:rsidP="00FB5B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4AE18" w14:textId="77777777" w:rsidR="000A7B27" w:rsidRDefault="000A7B27" w:rsidP="00FB5BE4">
      <w:r>
        <w:separator/>
      </w:r>
    </w:p>
  </w:footnote>
  <w:footnote w:type="continuationSeparator" w:id="0">
    <w:p w14:paraId="5D030230" w14:textId="77777777" w:rsidR="000A7B27" w:rsidRDefault="000A7B27" w:rsidP="00FB5B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B69A0" w14:textId="7838AE29" w:rsidR="00FB5BE4" w:rsidRPr="00FB5BE4" w:rsidRDefault="00FB5BE4" w:rsidP="00FB5BE4">
    <w:pPr>
      <w:spacing w:beforeAutospacing="1" w:afterAutospacing="1"/>
      <w:jc w:val="center"/>
      <w:rPr>
        <w:rFonts w:eastAsia="Times New Roman"/>
        <w:color w:val="1F1F1F"/>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20EF"/>
    <w:multiLevelType w:val="hybridMultilevel"/>
    <w:tmpl w:val="04E66E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000496"/>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7A3CEA"/>
    <w:multiLevelType w:val="hybridMultilevel"/>
    <w:tmpl w:val="636493AC"/>
    <w:lvl w:ilvl="0" w:tplc="39E6AEE0">
      <w:start w:val="1"/>
      <w:numFmt w:val="lowerLetter"/>
      <w:lvlText w:val="%1."/>
      <w:lvlJc w:val="left"/>
      <w:pPr>
        <w:ind w:left="720" w:hanging="360"/>
      </w:pPr>
      <w:rPr>
        <w:rFonts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7B5B2C"/>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FE5090B"/>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18536B"/>
    <w:multiLevelType w:val="hybridMultilevel"/>
    <w:tmpl w:val="DF9613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3E5553"/>
    <w:multiLevelType w:val="hybridMultilevel"/>
    <w:tmpl w:val="8154FF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B65880"/>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5325B88"/>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5365FA3"/>
    <w:multiLevelType w:val="hybridMultilevel"/>
    <w:tmpl w:val="04E66EC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6FF7B12"/>
    <w:multiLevelType w:val="hybridMultilevel"/>
    <w:tmpl w:val="5E541B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2469D3"/>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CCD1636"/>
    <w:multiLevelType w:val="hybridMultilevel"/>
    <w:tmpl w:val="FCD2CC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773339"/>
    <w:multiLevelType w:val="hybridMultilevel"/>
    <w:tmpl w:val="A28C5E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52676F"/>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A9666AB"/>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ABB156A"/>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BF223D4"/>
    <w:multiLevelType w:val="hybridMultilevel"/>
    <w:tmpl w:val="FBF22C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2F403F"/>
    <w:multiLevelType w:val="hybridMultilevel"/>
    <w:tmpl w:val="636493AC"/>
    <w:lvl w:ilvl="0" w:tplc="FFFFFFFF">
      <w:start w:val="1"/>
      <w:numFmt w:val="lowerLetter"/>
      <w:lvlText w:val="%1."/>
      <w:lvlJc w:val="left"/>
      <w:pPr>
        <w:ind w:left="720" w:hanging="360"/>
      </w:pPr>
      <w:rPr>
        <w:rFonts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3417AFA"/>
    <w:multiLevelType w:val="hybridMultilevel"/>
    <w:tmpl w:val="EC5622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637717"/>
    <w:multiLevelType w:val="hybridMultilevel"/>
    <w:tmpl w:val="D576A5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5A5C24"/>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D703058"/>
    <w:multiLevelType w:val="hybridMultilevel"/>
    <w:tmpl w:val="6FA81EDA"/>
    <w:lvl w:ilvl="0" w:tplc="290C080E">
      <w:start w:val="1"/>
      <w:numFmt w:val="lowerLetter"/>
      <w:lvlText w:val="%1."/>
      <w:lvlJc w:val="left"/>
      <w:pPr>
        <w:ind w:left="720" w:hanging="360"/>
      </w:pPr>
      <w:rPr>
        <w:rFonts w:eastAsiaTheme="minorHAnsi" w:hint="default"/>
        <w:b w:val="0"/>
        <w:i/>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EE2324"/>
    <w:multiLevelType w:val="hybridMultilevel"/>
    <w:tmpl w:val="A0C2C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BE0907"/>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7816185"/>
    <w:multiLevelType w:val="hybridMultilevel"/>
    <w:tmpl w:val="0C5C75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E93D6B"/>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AB1264A"/>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AE62CCB"/>
    <w:multiLevelType w:val="hybridMultilevel"/>
    <w:tmpl w:val="52088B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F533832"/>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F561E10"/>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0FB3949"/>
    <w:multiLevelType w:val="hybridMultilevel"/>
    <w:tmpl w:val="0E040D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C708DC"/>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4154F46"/>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4B96565"/>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73225EF"/>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FD63B6A"/>
    <w:multiLevelType w:val="hybridMultilevel"/>
    <w:tmpl w:val="52088BA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FDD4D01"/>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082695B"/>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1EA5FB5"/>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9364F69"/>
    <w:multiLevelType w:val="hybridMultilevel"/>
    <w:tmpl w:val="259C49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98708AC"/>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9E340A6"/>
    <w:multiLevelType w:val="hybridMultilevel"/>
    <w:tmpl w:val="DF5C6A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BA70E76"/>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F31545A"/>
    <w:multiLevelType w:val="hybridMultilevel"/>
    <w:tmpl w:val="79AA1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4562380">
    <w:abstractNumId w:val="2"/>
  </w:num>
  <w:num w:numId="2" w16cid:durableId="1097557089">
    <w:abstractNumId w:val="10"/>
  </w:num>
  <w:num w:numId="3" w16cid:durableId="261888267">
    <w:abstractNumId w:val="20"/>
  </w:num>
  <w:num w:numId="4" w16cid:durableId="135802971">
    <w:abstractNumId w:val="6"/>
  </w:num>
  <w:num w:numId="5" w16cid:durableId="1196582191">
    <w:abstractNumId w:val="40"/>
  </w:num>
  <w:num w:numId="6" w16cid:durableId="339965455">
    <w:abstractNumId w:val="42"/>
  </w:num>
  <w:num w:numId="7" w16cid:durableId="902060502">
    <w:abstractNumId w:val="28"/>
  </w:num>
  <w:num w:numId="8" w16cid:durableId="1720857148">
    <w:abstractNumId w:val="19"/>
  </w:num>
  <w:num w:numId="9" w16cid:durableId="612372090">
    <w:abstractNumId w:val="22"/>
  </w:num>
  <w:num w:numId="10" w16cid:durableId="606084520">
    <w:abstractNumId w:val="12"/>
  </w:num>
  <w:num w:numId="11" w16cid:durableId="2036347666">
    <w:abstractNumId w:val="31"/>
  </w:num>
  <w:num w:numId="12" w16cid:durableId="138571776">
    <w:abstractNumId w:val="17"/>
  </w:num>
  <w:num w:numId="13" w16cid:durableId="2132287726">
    <w:abstractNumId w:val="5"/>
  </w:num>
  <w:num w:numId="14" w16cid:durableId="4139489">
    <w:abstractNumId w:val="13"/>
  </w:num>
  <w:num w:numId="15" w16cid:durableId="1054162540">
    <w:abstractNumId w:val="0"/>
  </w:num>
  <w:num w:numId="16" w16cid:durableId="2054227761">
    <w:abstractNumId w:val="3"/>
  </w:num>
  <w:num w:numId="17" w16cid:durableId="1891575597">
    <w:abstractNumId w:val="24"/>
  </w:num>
  <w:num w:numId="18" w16cid:durableId="33777470">
    <w:abstractNumId w:val="30"/>
  </w:num>
  <w:num w:numId="19" w16cid:durableId="1631090963">
    <w:abstractNumId w:val="41"/>
  </w:num>
  <w:num w:numId="20" w16cid:durableId="1706515164">
    <w:abstractNumId w:val="43"/>
  </w:num>
  <w:num w:numId="21" w16cid:durableId="1756901157">
    <w:abstractNumId w:val="33"/>
  </w:num>
  <w:num w:numId="22" w16cid:durableId="1796099583">
    <w:abstractNumId w:val="15"/>
  </w:num>
  <w:num w:numId="23" w16cid:durableId="311905657">
    <w:abstractNumId w:val="34"/>
  </w:num>
  <w:num w:numId="24" w16cid:durableId="557595727">
    <w:abstractNumId w:val="29"/>
  </w:num>
  <w:num w:numId="25" w16cid:durableId="1099135213">
    <w:abstractNumId w:val="16"/>
  </w:num>
  <w:num w:numId="26" w16cid:durableId="1849440177">
    <w:abstractNumId w:val="26"/>
  </w:num>
  <w:num w:numId="27" w16cid:durableId="619149273">
    <w:abstractNumId w:val="21"/>
  </w:num>
  <w:num w:numId="28" w16cid:durableId="1638408938">
    <w:abstractNumId w:val="14"/>
  </w:num>
  <w:num w:numId="29" w16cid:durableId="1926184437">
    <w:abstractNumId w:val="37"/>
  </w:num>
  <w:num w:numId="30" w16cid:durableId="762652797">
    <w:abstractNumId w:val="1"/>
  </w:num>
  <w:num w:numId="31" w16cid:durableId="1915506297">
    <w:abstractNumId w:val="7"/>
  </w:num>
  <w:num w:numId="32" w16cid:durableId="1053818923">
    <w:abstractNumId w:val="9"/>
  </w:num>
  <w:num w:numId="33" w16cid:durableId="811944631">
    <w:abstractNumId w:val="27"/>
  </w:num>
  <w:num w:numId="34" w16cid:durableId="1173302166">
    <w:abstractNumId w:val="8"/>
  </w:num>
  <w:num w:numId="35" w16cid:durableId="1893350402">
    <w:abstractNumId w:val="39"/>
  </w:num>
  <w:num w:numId="36" w16cid:durableId="41831008">
    <w:abstractNumId w:val="36"/>
  </w:num>
  <w:num w:numId="37" w16cid:durableId="1808743159">
    <w:abstractNumId w:val="18"/>
  </w:num>
  <w:num w:numId="38" w16cid:durableId="534537507">
    <w:abstractNumId w:val="23"/>
  </w:num>
  <w:num w:numId="39" w16cid:durableId="2133553037">
    <w:abstractNumId w:val="25"/>
  </w:num>
  <w:num w:numId="40" w16cid:durableId="426737212">
    <w:abstractNumId w:val="11"/>
  </w:num>
  <w:num w:numId="41" w16cid:durableId="139468015">
    <w:abstractNumId w:val="38"/>
  </w:num>
  <w:num w:numId="42" w16cid:durableId="652682258">
    <w:abstractNumId w:val="4"/>
  </w:num>
  <w:num w:numId="43" w16cid:durableId="586351655">
    <w:abstractNumId w:val="32"/>
  </w:num>
  <w:num w:numId="44" w16cid:durableId="1796294341">
    <w:abstractNumId w:val="35"/>
  </w:num>
  <w:num w:numId="45" w16cid:durableId="1356417585">
    <w:abstractNumId w:val="4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kelberry, Marshae">
    <w15:presenceInfo w15:providerId="AD" w15:userId="S::mnickelberry@g.harvard.edu::0384a47c-4158-47fc-9cd1-eb73687c7198"/>
  </w15:person>
  <w15:person w15:author="Ayishat Abimbola Yussuf">
    <w15:presenceInfo w15:providerId="AD" w15:userId="S::ayishatyussuf@spelman.edu::7fe829eb-b422-4464-b74b-309071bd32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8CC59809-12EB-47AA-8FEE-681CF65C6A3B}"/>
    <w:docVar w:name="dgnword-eventsink" w:val="2757082363824"/>
  </w:docVars>
  <w:rsids>
    <w:rsidRoot w:val="0088007A"/>
    <w:rsid w:val="00001377"/>
    <w:rsid w:val="000066BD"/>
    <w:rsid w:val="0002017A"/>
    <w:rsid w:val="00020228"/>
    <w:rsid w:val="00024E29"/>
    <w:rsid w:val="00027AF3"/>
    <w:rsid w:val="000340DC"/>
    <w:rsid w:val="000402CE"/>
    <w:rsid w:val="00040D38"/>
    <w:rsid w:val="000460D1"/>
    <w:rsid w:val="00046416"/>
    <w:rsid w:val="000473AE"/>
    <w:rsid w:val="00051C12"/>
    <w:rsid w:val="00052BAB"/>
    <w:rsid w:val="00056FBC"/>
    <w:rsid w:val="00061472"/>
    <w:rsid w:val="00061920"/>
    <w:rsid w:val="00062C70"/>
    <w:rsid w:val="00064020"/>
    <w:rsid w:val="0006414F"/>
    <w:rsid w:val="00072941"/>
    <w:rsid w:val="00085D69"/>
    <w:rsid w:val="00087AB9"/>
    <w:rsid w:val="000914BC"/>
    <w:rsid w:val="00092A61"/>
    <w:rsid w:val="000A3849"/>
    <w:rsid w:val="000A7B27"/>
    <w:rsid w:val="000B52A9"/>
    <w:rsid w:val="000B66BD"/>
    <w:rsid w:val="000B7BB3"/>
    <w:rsid w:val="000C5F3B"/>
    <w:rsid w:val="000C7B30"/>
    <w:rsid w:val="000D07C8"/>
    <w:rsid w:val="000D2E57"/>
    <w:rsid w:val="000D7B81"/>
    <w:rsid w:val="000D7C37"/>
    <w:rsid w:val="000E29D5"/>
    <w:rsid w:val="000E4D6E"/>
    <w:rsid w:val="000E5218"/>
    <w:rsid w:val="000E5343"/>
    <w:rsid w:val="000E5DCB"/>
    <w:rsid w:val="000E65A5"/>
    <w:rsid w:val="000F1F0A"/>
    <w:rsid w:val="00104F43"/>
    <w:rsid w:val="0012354A"/>
    <w:rsid w:val="001265C6"/>
    <w:rsid w:val="001337A2"/>
    <w:rsid w:val="001364D3"/>
    <w:rsid w:val="00137B26"/>
    <w:rsid w:val="00141CEB"/>
    <w:rsid w:val="00142E65"/>
    <w:rsid w:val="0014674F"/>
    <w:rsid w:val="00147D74"/>
    <w:rsid w:val="001515F6"/>
    <w:rsid w:val="00153902"/>
    <w:rsid w:val="00157D9B"/>
    <w:rsid w:val="00157EF9"/>
    <w:rsid w:val="00166182"/>
    <w:rsid w:val="001676C3"/>
    <w:rsid w:val="00173193"/>
    <w:rsid w:val="001767E7"/>
    <w:rsid w:val="00180C00"/>
    <w:rsid w:val="001855E3"/>
    <w:rsid w:val="0019119E"/>
    <w:rsid w:val="001947F1"/>
    <w:rsid w:val="00197A2C"/>
    <w:rsid w:val="001A4CC3"/>
    <w:rsid w:val="001B54E8"/>
    <w:rsid w:val="001B790F"/>
    <w:rsid w:val="001C1F7C"/>
    <w:rsid w:val="001C408D"/>
    <w:rsid w:val="001C48B2"/>
    <w:rsid w:val="001D0A29"/>
    <w:rsid w:val="001D4413"/>
    <w:rsid w:val="001E3BD3"/>
    <w:rsid w:val="001E6FF5"/>
    <w:rsid w:val="001E7768"/>
    <w:rsid w:val="001E7A33"/>
    <w:rsid w:val="001F2AC0"/>
    <w:rsid w:val="001F777A"/>
    <w:rsid w:val="001F7D9E"/>
    <w:rsid w:val="0020186A"/>
    <w:rsid w:val="002100EB"/>
    <w:rsid w:val="00214B5A"/>
    <w:rsid w:val="0021507D"/>
    <w:rsid w:val="002165CC"/>
    <w:rsid w:val="002168F8"/>
    <w:rsid w:val="00226610"/>
    <w:rsid w:val="00226EA9"/>
    <w:rsid w:val="00232B01"/>
    <w:rsid w:val="00236572"/>
    <w:rsid w:val="00237453"/>
    <w:rsid w:val="00241512"/>
    <w:rsid w:val="00242F1B"/>
    <w:rsid w:val="002521CF"/>
    <w:rsid w:val="002601B4"/>
    <w:rsid w:val="00261552"/>
    <w:rsid w:val="00261982"/>
    <w:rsid w:val="002645A4"/>
    <w:rsid w:val="00265165"/>
    <w:rsid w:val="00270733"/>
    <w:rsid w:val="002719E0"/>
    <w:rsid w:val="002730F3"/>
    <w:rsid w:val="00276CFD"/>
    <w:rsid w:val="00276E68"/>
    <w:rsid w:val="0028053D"/>
    <w:rsid w:val="00280B70"/>
    <w:rsid w:val="0028169D"/>
    <w:rsid w:val="002847EF"/>
    <w:rsid w:val="00284C14"/>
    <w:rsid w:val="00285763"/>
    <w:rsid w:val="00285B02"/>
    <w:rsid w:val="00285D9A"/>
    <w:rsid w:val="00291770"/>
    <w:rsid w:val="00294050"/>
    <w:rsid w:val="002947E2"/>
    <w:rsid w:val="002967FC"/>
    <w:rsid w:val="00297947"/>
    <w:rsid w:val="002A6BCB"/>
    <w:rsid w:val="002B0F19"/>
    <w:rsid w:val="002B270F"/>
    <w:rsid w:val="002B4041"/>
    <w:rsid w:val="002C4F37"/>
    <w:rsid w:val="002E5011"/>
    <w:rsid w:val="002E6731"/>
    <w:rsid w:val="002F0258"/>
    <w:rsid w:val="003019B5"/>
    <w:rsid w:val="003063B4"/>
    <w:rsid w:val="003104B9"/>
    <w:rsid w:val="003141AB"/>
    <w:rsid w:val="00317016"/>
    <w:rsid w:val="00321CB4"/>
    <w:rsid w:val="0032291F"/>
    <w:rsid w:val="00331460"/>
    <w:rsid w:val="00331773"/>
    <w:rsid w:val="003321F1"/>
    <w:rsid w:val="0034189C"/>
    <w:rsid w:val="00343481"/>
    <w:rsid w:val="00343E89"/>
    <w:rsid w:val="00345528"/>
    <w:rsid w:val="00350658"/>
    <w:rsid w:val="0035297D"/>
    <w:rsid w:val="00352B67"/>
    <w:rsid w:val="003539ED"/>
    <w:rsid w:val="00356CFC"/>
    <w:rsid w:val="00362F4F"/>
    <w:rsid w:val="00363AA2"/>
    <w:rsid w:val="00364D10"/>
    <w:rsid w:val="00364E8A"/>
    <w:rsid w:val="00370008"/>
    <w:rsid w:val="003767B4"/>
    <w:rsid w:val="00383F2A"/>
    <w:rsid w:val="003855BB"/>
    <w:rsid w:val="003876DE"/>
    <w:rsid w:val="00392167"/>
    <w:rsid w:val="00394D70"/>
    <w:rsid w:val="003954EE"/>
    <w:rsid w:val="003A23C3"/>
    <w:rsid w:val="003A3728"/>
    <w:rsid w:val="003B630C"/>
    <w:rsid w:val="003B728F"/>
    <w:rsid w:val="003B7A2F"/>
    <w:rsid w:val="003C306A"/>
    <w:rsid w:val="003C3582"/>
    <w:rsid w:val="003C4A7C"/>
    <w:rsid w:val="003C6A75"/>
    <w:rsid w:val="003D3063"/>
    <w:rsid w:val="003E0D9F"/>
    <w:rsid w:val="003E1671"/>
    <w:rsid w:val="003E50CD"/>
    <w:rsid w:val="003F2EAC"/>
    <w:rsid w:val="003F4C2E"/>
    <w:rsid w:val="003F7EFE"/>
    <w:rsid w:val="004010E7"/>
    <w:rsid w:val="004013E9"/>
    <w:rsid w:val="00403D0B"/>
    <w:rsid w:val="0040692B"/>
    <w:rsid w:val="00407A03"/>
    <w:rsid w:val="00411889"/>
    <w:rsid w:val="004166E8"/>
    <w:rsid w:val="00423978"/>
    <w:rsid w:val="00424597"/>
    <w:rsid w:val="00427622"/>
    <w:rsid w:val="0043034A"/>
    <w:rsid w:val="00431848"/>
    <w:rsid w:val="00433391"/>
    <w:rsid w:val="00434987"/>
    <w:rsid w:val="004412D9"/>
    <w:rsid w:val="00441BA6"/>
    <w:rsid w:val="0044465B"/>
    <w:rsid w:val="004468CF"/>
    <w:rsid w:val="004561EB"/>
    <w:rsid w:val="00460D74"/>
    <w:rsid w:val="00475012"/>
    <w:rsid w:val="004835B6"/>
    <w:rsid w:val="0048504C"/>
    <w:rsid w:val="00490401"/>
    <w:rsid w:val="004A04A4"/>
    <w:rsid w:val="004A1881"/>
    <w:rsid w:val="004A4448"/>
    <w:rsid w:val="004B1A2B"/>
    <w:rsid w:val="004B29E2"/>
    <w:rsid w:val="004B712D"/>
    <w:rsid w:val="004C2C34"/>
    <w:rsid w:val="004C2E84"/>
    <w:rsid w:val="004C373D"/>
    <w:rsid w:val="004C494A"/>
    <w:rsid w:val="004C562C"/>
    <w:rsid w:val="004C5BB5"/>
    <w:rsid w:val="004C75E0"/>
    <w:rsid w:val="004C7806"/>
    <w:rsid w:val="004C7D7F"/>
    <w:rsid w:val="004D0FCA"/>
    <w:rsid w:val="004D1715"/>
    <w:rsid w:val="004D7930"/>
    <w:rsid w:val="004E158D"/>
    <w:rsid w:val="004E228B"/>
    <w:rsid w:val="004E3EE3"/>
    <w:rsid w:val="004E5E79"/>
    <w:rsid w:val="004E6585"/>
    <w:rsid w:val="004F0577"/>
    <w:rsid w:val="004F1153"/>
    <w:rsid w:val="004F2417"/>
    <w:rsid w:val="004F587D"/>
    <w:rsid w:val="00502DD4"/>
    <w:rsid w:val="00506932"/>
    <w:rsid w:val="00510231"/>
    <w:rsid w:val="00510B7C"/>
    <w:rsid w:val="00514878"/>
    <w:rsid w:val="005176EC"/>
    <w:rsid w:val="00522C91"/>
    <w:rsid w:val="00524BD3"/>
    <w:rsid w:val="00525116"/>
    <w:rsid w:val="00525F9C"/>
    <w:rsid w:val="00531C17"/>
    <w:rsid w:val="00531F73"/>
    <w:rsid w:val="00535379"/>
    <w:rsid w:val="00536D7A"/>
    <w:rsid w:val="00546644"/>
    <w:rsid w:val="00547125"/>
    <w:rsid w:val="00550861"/>
    <w:rsid w:val="00551434"/>
    <w:rsid w:val="00552904"/>
    <w:rsid w:val="00561FF1"/>
    <w:rsid w:val="00564126"/>
    <w:rsid w:val="00570A02"/>
    <w:rsid w:val="00573235"/>
    <w:rsid w:val="005808B0"/>
    <w:rsid w:val="00582A05"/>
    <w:rsid w:val="00582E07"/>
    <w:rsid w:val="00592FB4"/>
    <w:rsid w:val="0059305D"/>
    <w:rsid w:val="005A0173"/>
    <w:rsid w:val="005A3BC6"/>
    <w:rsid w:val="005A7B08"/>
    <w:rsid w:val="005B64B4"/>
    <w:rsid w:val="005C1CD2"/>
    <w:rsid w:val="005C6120"/>
    <w:rsid w:val="005D0338"/>
    <w:rsid w:val="005D0840"/>
    <w:rsid w:val="005D336D"/>
    <w:rsid w:val="005D5C75"/>
    <w:rsid w:val="005E15DC"/>
    <w:rsid w:val="005E215D"/>
    <w:rsid w:val="005E30CB"/>
    <w:rsid w:val="005E5A1A"/>
    <w:rsid w:val="005F170B"/>
    <w:rsid w:val="005F611D"/>
    <w:rsid w:val="005F6E78"/>
    <w:rsid w:val="00602377"/>
    <w:rsid w:val="006046C6"/>
    <w:rsid w:val="006074E9"/>
    <w:rsid w:val="00611C2B"/>
    <w:rsid w:val="00616452"/>
    <w:rsid w:val="00617858"/>
    <w:rsid w:val="006215DB"/>
    <w:rsid w:val="006264AF"/>
    <w:rsid w:val="00634BDC"/>
    <w:rsid w:val="0063750A"/>
    <w:rsid w:val="00641197"/>
    <w:rsid w:val="006438B2"/>
    <w:rsid w:val="006447DD"/>
    <w:rsid w:val="006515D5"/>
    <w:rsid w:val="00653B9E"/>
    <w:rsid w:val="00653F6D"/>
    <w:rsid w:val="00661E70"/>
    <w:rsid w:val="0066291A"/>
    <w:rsid w:val="00662FC8"/>
    <w:rsid w:val="0066309C"/>
    <w:rsid w:val="0066349E"/>
    <w:rsid w:val="00664EAB"/>
    <w:rsid w:val="006703B1"/>
    <w:rsid w:val="00676C81"/>
    <w:rsid w:val="006859AE"/>
    <w:rsid w:val="0068714D"/>
    <w:rsid w:val="006876A8"/>
    <w:rsid w:val="00690E6A"/>
    <w:rsid w:val="00695FA2"/>
    <w:rsid w:val="006A0F90"/>
    <w:rsid w:val="006A3261"/>
    <w:rsid w:val="006A3636"/>
    <w:rsid w:val="006A377D"/>
    <w:rsid w:val="006A7ED8"/>
    <w:rsid w:val="006B343E"/>
    <w:rsid w:val="006B4B2A"/>
    <w:rsid w:val="006C39DA"/>
    <w:rsid w:val="006C3D80"/>
    <w:rsid w:val="006C610B"/>
    <w:rsid w:val="006D1988"/>
    <w:rsid w:val="006D2310"/>
    <w:rsid w:val="006E323A"/>
    <w:rsid w:val="006E5239"/>
    <w:rsid w:val="006E5F6B"/>
    <w:rsid w:val="006E6C21"/>
    <w:rsid w:val="006F0233"/>
    <w:rsid w:val="006F2189"/>
    <w:rsid w:val="006F3670"/>
    <w:rsid w:val="006F3A3E"/>
    <w:rsid w:val="006F50E2"/>
    <w:rsid w:val="006F5491"/>
    <w:rsid w:val="006F5DB7"/>
    <w:rsid w:val="00700FD3"/>
    <w:rsid w:val="00704656"/>
    <w:rsid w:val="007104E9"/>
    <w:rsid w:val="00712A02"/>
    <w:rsid w:val="007147E0"/>
    <w:rsid w:val="0073010B"/>
    <w:rsid w:val="0073044F"/>
    <w:rsid w:val="0073056B"/>
    <w:rsid w:val="00734BD9"/>
    <w:rsid w:val="007352A8"/>
    <w:rsid w:val="007377AA"/>
    <w:rsid w:val="00740352"/>
    <w:rsid w:val="007424EB"/>
    <w:rsid w:val="007502A3"/>
    <w:rsid w:val="007512C9"/>
    <w:rsid w:val="007514C6"/>
    <w:rsid w:val="00753D7C"/>
    <w:rsid w:val="0075464C"/>
    <w:rsid w:val="00754B9B"/>
    <w:rsid w:val="00755953"/>
    <w:rsid w:val="007636D3"/>
    <w:rsid w:val="00764437"/>
    <w:rsid w:val="007713B1"/>
    <w:rsid w:val="00774A3B"/>
    <w:rsid w:val="00774BA2"/>
    <w:rsid w:val="0078010C"/>
    <w:rsid w:val="0078113E"/>
    <w:rsid w:val="007A5623"/>
    <w:rsid w:val="007B17A2"/>
    <w:rsid w:val="007B2058"/>
    <w:rsid w:val="007B31A0"/>
    <w:rsid w:val="007B5FAD"/>
    <w:rsid w:val="007B620A"/>
    <w:rsid w:val="007B7471"/>
    <w:rsid w:val="007C2726"/>
    <w:rsid w:val="007C3686"/>
    <w:rsid w:val="007C4A11"/>
    <w:rsid w:val="007D0FE6"/>
    <w:rsid w:val="007D25E9"/>
    <w:rsid w:val="007F06B9"/>
    <w:rsid w:val="007F721D"/>
    <w:rsid w:val="008013F6"/>
    <w:rsid w:val="0080655D"/>
    <w:rsid w:val="0081026A"/>
    <w:rsid w:val="00820563"/>
    <w:rsid w:val="00827C7D"/>
    <w:rsid w:val="008335FF"/>
    <w:rsid w:val="00834D7B"/>
    <w:rsid w:val="00835353"/>
    <w:rsid w:val="00836F57"/>
    <w:rsid w:val="00840D67"/>
    <w:rsid w:val="008411AB"/>
    <w:rsid w:val="008478F6"/>
    <w:rsid w:val="008553C4"/>
    <w:rsid w:val="008633CB"/>
    <w:rsid w:val="00864233"/>
    <w:rsid w:val="0086625A"/>
    <w:rsid w:val="00866609"/>
    <w:rsid w:val="00871813"/>
    <w:rsid w:val="00874A6A"/>
    <w:rsid w:val="00877630"/>
    <w:rsid w:val="0088007A"/>
    <w:rsid w:val="00880AE8"/>
    <w:rsid w:val="0088757E"/>
    <w:rsid w:val="00897EE9"/>
    <w:rsid w:val="008A0517"/>
    <w:rsid w:val="008A7A8B"/>
    <w:rsid w:val="008A7F68"/>
    <w:rsid w:val="008B1A54"/>
    <w:rsid w:val="008B4EC6"/>
    <w:rsid w:val="008B705B"/>
    <w:rsid w:val="008C32FD"/>
    <w:rsid w:val="008C3902"/>
    <w:rsid w:val="008C4E69"/>
    <w:rsid w:val="008C4F94"/>
    <w:rsid w:val="008C5253"/>
    <w:rsid w:val="008D12FE"/>
    <w:rsid w:val="008E290B"/>
    <w:rsid w:val="008E3C58"/>
    <w:rsid w:val="008F03CA"/>
    <w:rsid w:val="008F1DF3"/>
    <w:rsid w:val="008F3B1A"/>
    <w:rsid w:val="008F54DE"/>
    <w:rsid w:val="00903917"/>
    <w:rsid w:val="0091235F"/>
    <w:rsid w:val="009123E1"/>
    <w:rsid w:val="009201A0"/>
    <w:rsid w:val="00921BFC"/>
    <w:rsid w:val="00921C99"/>
    <w:rsid w:val="009224C2"/>
    <w:rsid w:val="00923CCB"/>
    <w:rsid w:val="00923E3C"/>
    <w:rsid w:val="009249CE"/>
    <w:rsid w:val="00930718"/>
    <w:rsid w:val="009348B5"/>
    <w:rsid w:val="00941111"/>
    <w:rsid w:val="00943A1F"/>
    <w:rsid w:val="00944D2E"/>
    <w:rsid w:val="00946FF5"/>
    <w:rsid w:val="00947B7F"/>
    <w:rsid w:val="00950709"/>
    <w:rsid w:val="0095365A"/>
    <w:rsid w:val="00957622"/>
    <w:rsid w:val="00957821"/>
    <w:rsid w:val="009601E8"/>
    <w:rsid w:val="00970347"/>
    <w:rsid w:val="00970C5F"/>
    <w:rsid w:val="00971889"/>
    <w:rsid w:val="00972156"/>
    <w:rsid w:val="00972BCA"/>
    <w:rsid w:val="009739D1"/>
    <w:rsid w:val="00974736"/>
    <w:rsid w:val="00975A7D"/>
    <w:rsid w:val="009811E1"/>
    <w:rsid w:val="009819F0"/>
    <w:rsid w:val="00981F31"/>
    <w:rsid w:val="0098261D"/>
    <w:rsid w:val="009967A7"/>
    <w:rsid w:val="00996E17"/>
    <w:rsid w:val="009A0929"/>
    <w:rsid w:val="009A0D3F"/>
    <w:rsid w:val="009A4EB4"/>
    <w:rsid w:val="009A5268"/>
    <w:rsid w:val="009A6E43"/>
    <w:rsid w:val="009A7E24"/>
    <w:rsid w:val="009B31BF"/>
    <w:rsid w:val="009B6390"/>
    <w:rsid w:val="009B6D04"/>
    <w:rsid w:val="009C2D04"/>
    <w:rsid w:val="009D2D74"/>
    <w:rsid w:val="009E3EDD"/>
    <w:rsid w:val="009E4089"/>
    <w:rsid w:val="009F653F"/>
    <w:rsid w:val="009F752B"/>
    <w:rsid w:val="00A00BFD"/>
    <w:rsid w:val="00A01544"/>
    <w:rsid w:val="00A03DD3"/>
    <w:rsid w:val="00A0522D"/>
    <w:rsid w:val="00A055AB"/>
    <w:rsid w:val="00A1032B"/>
    <w:rsid w:val="00A1577D"/>
    <w:rsid w:val="00A209BE"/>
    <w:rsid w:val="00A2321E"/>
    <w:rsid w:val="00A30ABA"/>
    <w:rsid w:val="00A3323A"/>
    <w:rsid w:val="00A34241"/>
    <w:rsid w:val="00A34556"/>
    <w:rsid w:val="00A37CC1"/>
    <w:rsid w:val="00A526AD"/>
    <w:rsid w:val="00A578B2"/>
    <w:rsid w:val="00A57F82"/>
    <w:rsid w:val="00A613CD"/>
    <w:rsid w:val="00A620CC"/>
    <w:rsid w:val="00A65963"/>
    <w:rsid w:val="00A706C0"/>
    <w:rsid w:val="00A75710"/>
    <w:rsid w:val="00A801A0"/>
    <w:rsid w:val="00A82BF0"/>
    <w:rsid w:val="00A857DB"/>
    <w:rsid w:val="00A862A6"/>
    <w:rsid w:val="00A86769"/>
    <w:rsid w:val="00A97BED"/>
    <w:rsid w:val="00AA1F0C"/>
    <w:rsid w:val="00AA2AF6"/>
    <w:rsid w:val="00AB0895"/>
    <w:rsid w:val="00AB551A"/>
    <w:rsid w:val="00AB5FBB"/>
    <w:rsid w:val="00AB6816"/>
    <w:rsid w:val="00AB7F8F"/>
    <w:rsid w:val="00AC072E"/>
    <w:rsid w:val="00AC0CAD"/>
    <w:rsid w:val="00AC13C3"/>
    <w:rsid w:val="00AC3B99"/>
    <w:rsid w:val="00AC3DCD"/>
    <w:rsid w:val="00AD45D6"/>
    <w:rsid w:val="00AE203E"/>
    <w:rsid w:val="00AE27F2"/>
    <w:rsid w:val="00AF0C5A"/>
    <w:rsid w:val="00AF4A69"/>
    <w:rsid w:val="00AF77DE"/>
    <w:rsid w:val="00B00CDD"/>
    <w:rsid w:val="00B01B8A"/>
    <w:rsid w:val="00B02834"/>
    <w:rsid w:val="00B225A3"/>
    <w:rsid w:val="00B24B4C"/>
    <w:rsid w:val="00B25359"/>
    <w:rsid w:val="00B30ABC"/>
    <w:rsid w:val="00B3358C"/>
    <w:rsid w:val="00B376B8"/>
    <w:rsid w:val="00B472F2"/>
    <w:rsid w:val="00B52371"/>
    <w:rsid w:val="00B54138"/>
    <w:rsid w:val="00B557F3"/>
    <w:rsid w:val="00B56688"/>
    <w:rsid w:val="00B60A3C"/>
    <w:rsid w:val="00B60FED"/>
    <w:rsid w:val="00B62104"/>
    <w:rsid w:val="00B64354"/>
    <w:rsid w:val="00B646C7"/>
    <w:rsid w:val="00B64B44"/>
    <w:rsid w:val="00B6744A"/>
    <w:rsid w:val="00B7230E"/>
    <w:rsid w:val="00B73051"/>
    <w:rsid w:val="00B77891"/>
    <w:rsid w:val="00B87876"/>
    <w:rsid w:val="00B878AB"/>
    <w:rsid w:val="00B936ED"/>
    <w:rsid w:val="00B954C5"/>
    <w:rsid w:val="00B960B7"/>
    <w:rsid w:val="00BA13CA"/>
    <w:rsid w:val="00BA3CD7"/>
    <w:rsid w:val="00BA4058"/>
    <w:rsid w:val="00BA4F3C"/>
    <w:rsid w:val="00BA64D4"/>
    <w:rsid w:val="00BA7F40"/>
    <w:rsid w:val="00BB16E1"/>
    <w:rsid w:val="00BB3CF3"/>
    <w:rsid w:val="00BB63B1"/>
    <w:rsid w:val="00BC5C30"/>
    <w:rsid w:val="00BD60E2"/>
    <w:rsid w:val="00BF0E49"/>
    <w:rsid w:val="00C032D1"/>
    <w:rsid w:val="00C04C41"/>
    <w:rsid w:val="00C05457"/>
    <w:rsid w:val="00C05DA1"/>
    <w:rsid w:val="00C06C74"/>
    <w:rsid w:val="00C10791"/>
    <w:rsid w:val="00C1202E"/>
    <w:rsid w:val="00C13E4F"/>
    <w:rsid w:val="00C148B4"/>
    <w:rsid w:val="00C168E5"/>
    <w:rsid w:val="00C17042"/>
    <w:rsid w:val="00C2015E"/>
    <w:rsid w:val="00C32231"/>
    <w:rsid w:val="00C37715"/>
    <w:rsid w:val="00C41251"/>
    <w:rsid w:val="00C421C8"/>
    <w:rsid w:val="00C43DAA"/>
    <w:rsid w:val="00C5289D"/>
    <w:rsid w:val="00C55272"/>
    <w:rsid w:val="00C604AB"/>
    <w:rsid w:val="00C62449"/>
    <w:rsid w:val="00C6678E"/>
    <w:rsid w:val="00C72A72"/>
    <w:rsid w:val="00C7468D"/>
    <w:rsid w:val="00C80444"/>
    <w:rsid w:val="00C8580E"/>
    <w:rsid w:val="00C91568"/>
    <w:rsid w:val="00C92B75"/>
    <w:rsid w:val="00CA017C"/>
    <w:rsid w:val="00CA1628"/>
    <w:rsid w:val="00CA2B67"/>
    <w:rsid w:val="00CA3E15"/>
    <w:rsid w:val="00CB5975"/>
    <w:rsid w:val="00CB6E64"/>
    <w:rsid w:val="00CC1712"/>
    <w:rsid w:val="00CD191C"/>
    <w:rsid w:val="00CD2916"/>
    <w:rsid w:val="00CD4CA4"/>
    <w:rsid w:val="00CD732C"/>
    <w:rsid w:val="00CD7D7B"/>
    <w:rsid w:val="00CE1148"/>
    <w:rsid w:val="00CE4F1B"/>
    <w:rsid w:val="00CF1010"/>
    <w:rsid w:val="00CF4F7D"/>
    <w:rsid w:val="00CF5216"/>
    <w:rsid w:val="00CF74EC"/>
    <w:rsid w:val="00D1556A"/>
    <w:rsid w:val="00D17CAB"/>
    <w:rsid w:val="00D21122"/>
    <w:rsid w:val="00D22CCF"/>
    <w:rsid w:val="00D255C2"/>
    <w:rsid w:val="00D31BB2"/>
    <w:rsid w:val="00D341A5"/>
    <w:rsid w:val="00D34D8E"/>
    <w:rsid w:val="00D35706"/>
    <w:rsid w:val="00D36036"/>
    <w:rsid w:val="00D37A09"/>
    <w:rsid w:val="00D41B20"/>
    <w:rsid w:val="00D45303"/>
    <w:rsid w:val="00D51B1D"/>
    <w:rsid w:val="00D554CD"/>
    <w:rsid w:val="00D56F79"/>
    <w:rsid w:val="00D56F89"/>
    <w:rsid w:val="00D57829"/>
    <w:rsid w:val="00D57E57"/>
    <w:rsid w:val="00D71498"/>
    <w:rsid w:val="00D76C6B"/>
    <w:rsid w:val="00D81D80"/>
    <w:rsid w:val="00D82505"/>
    <w:rsid w:val="00D853E2"/>
    <w:rsid w:val="00D87D85"/>
    <w:rsid w:val="00D906D2"/>
    <w:rsid w:val="00D9324E"/>
    <w:rsid w:val="00D93B2D"/>
    <w:rsid w:val="00DA2DD8"/>
    <w:rsid w:val="00DB4440"/>
    <w:rsid w:val="00DB67D0"/>
    <w:rsid w:val="00DB711E"/>
    <w:rsid w:val="00DC54CC"/>
    <w:rsid w:val="00DC6F37"/>
    <w:rsid w:val="00DC7BC4"/>
    <w:rsid w:val="00DD127D"/>
    <w:rsid w:val="00DD79A5"/>
    <w:rsid w:val="00DE312E"/>
    <w:rsid w:val="00DE4997"/>
    <w:rsid w:val="00DF055F"/>
    <w:rsid w:val="00DF36EB"/>
    <w:rsid w:val="00DF4E17"/>
    <w:rsid w:val="00DF5504"/>
    <w:rsid w:val="00E05297"/>
    <w:rsid w:val="00E061FB"/>
    <w:rsid w:val="00E07FA3"/>
    <w:rsid w:val="00E1053A"/>
    <w:rsid w:val="00E17B6F"/>
    <w:rsid w:val="00E25640"/>
    <w:rsid w:val="00E30C5D"/>
    <w:rsid w:val="00E31BEF"/>
    <w:rsid w:val="00E330AD"/>
    <w:rsid w:val="00E33BB6"/>
    <w:rsid w:val="00E34DEE"/>
    <w:rsid w:val="00E34F01"/>
    <w:rsid w:val="00E4063B"/>
    <w:rsid w:val="00E4131B"/>
    <w:rsid w:val="00E471F0"/>
    <w:rsid w:val="00E50CB3"/>
    <w:rsid w:val="00E5205D"/>
    <w:rsid w:val="00E539CD"/>
    <w:rsid w:val="00E622FB"/>
    <w:rsid w:val="00E6669C"/>
    <w:rsid w:val="00E71669"/>
    <w:rsid w:val="00E72FF8"/>
    <w:rsid w:val="00E730C4"/>
    <w:rsid w:val="00E74F1D"/>
    <w:rsid w:val="00E75DAC"/>
    <w:rsid w:val="00E8376D"/>
    <w:rsid w:val="00E84FBF"/>
    <w:rsid w:val="00E9139B"/>
    <w:rsid w:val="00E96B3D"/>
    <w:rsid w:val="00EA3D40"/>
    <w:rsid w:val="00EA7603"/>
    <w:rsid w:val="00EA7BAE"/>
    <w:rsid w:val="00EB2C3B"/>
    <w:rsid w:val="00EB4748"/>
    <w:rsid w:val="00EB62F0"/>
    <w:rsid w:val="00EC0062"/>
    <w:rsid w:val="00EC026C"/>
    <w:rsid w:val="00EC37FD"/>
    <w:rsid w:val="00EC550A"/>
    <w:rsid w:val="00ED254D"/>
    <w:rsid w:val="00ED3ED4"/>
    <w:rsid w:val="00ED541F"/>
    <w:rsid w:val="00ED78E2"/>
    <w:rsid w:val="00EE0E3D"/>
    <w:rsid w:val="00EE116A"/>
    <w:rsid w:val="00EE6B85"/>
    <w:rsid w:val="00EE7924"/>
    <w:rsid w:val="00EF030B"/>
    <w:rsid w:val="00EF5CEF"/>
    <w:rsid w:val="00F01119"/>
    <w:rsid w:val="00F01B1B"/>
    <w:rsid w:val="00F02E1C"/>
    <w:rsid w:val="00F03DA2"/>
    <w:rsid w:val="00F055A6"/>
    <w:rsid w:val="00F0786B"/>
    <w:rsid w:val="00F14E99"/>
    <w:rsid w:val="00F15129"/>
    <w:rsid w:val="00F16502"/>
    <w:rsid w:val="00F20AF7"/>
    <w:rsid w:val="00F23CC3"/>
    <w:rsid w:val="00F26B5F"/>
    <w:rsid w:val="00F324AA"/>
    <w:rsid w:val="00F4720A"/>
    <w:rsid w:val="00F506FE"/>
    <w:rsid w:val="00F50E6A"/>
    <w:rsid w:val="00F56F8D"/>
    <w:rsid w:val="00F57F3A"/>
    <w:rsid w:val="00F625A8"/>
    <w:rsid w:val="00F63947"/>
    <w:rsid w:val="00F7209E"/>
    <w:rsid w:val="00F72B6A"/>
    <w:rsid w:val="00F739D0"/>
    <w:rsid w:val="00F81F7E"/>
    <w:rsid w:val="00F82482"/>
    <w:rsid w:val="00F86A18"/>
    <w:rsid w:val="00F967AE"/>
    <w:rsid w:val="00FA0209"/>
    <w:rsid w:val="00FA068A"/>
    <w:rsid w:val="00FA4D4E"/>
    <w:rsid w:val="00FB05F3"/>
    <w:rsid w:val="00FB24EF"/>
    <w:rsid w:val="00FB5850"/>
    <w:rsid w:val="00FB5BE4"/>
    <w:rsid w:val="00FC1829"/>
    <w:rsid w:val="00FC6DF1"/>
    <w:rsid w:val="00FC70DC"/>
    <w:rsid w:val="00FC74C6"/>
    <w:rsid w:val="00FD0C5D"/>
    <w:rsid w:val="00FD2BA0"/>
    <w:rsid w:val="00FD5DFF"/>
    <w:rsid w:val="00FE1157"/>
    <w:rsid w:val="00FE539C"/>
    <w:rsid w:val="00FF4F3E"/>
    <w:rsid w:val="00FF5F55"/>
    <w:rsid w:val="02C4EF1D"/>
    <w:rsid w:val="08FE24C8"/>
    <w:rsid w:val="0C46E9A8"/>
    <w:rsid w:val="0D423B64"/>
    <w:rsid w:val="17F5D166"/>
    <w:rsid w:val="1CF7F976"/>
    <w:rsid w:val="40CBFA8A"/>
    <w:rsid w:val="4F276B94"/>
    <w:rsid w:val="6C9C6BBC"/>
    <w:rsid w:val="78277034"/>
    <w:rsid w:val="7BA76961"/>
    <w:rsid w:val="7C2972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DB32F9"/>
  <w15:chartTrackingRefBased/>
  <w15:docId w15:val="{23B3C6D7-F362-4B4D-90BE-2BC0E2900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BA6"/>
    <w:pPr>
      <w:spacing w:after="0" w:line="240" w:lineRule="auto"/>
    </w:pPr>
  </w:style>
  <w:style w:type="paragraph" w:styleId="Heading1">
    <w:name w:val="heading 1"/>
    <w:basedOn w:val="Normal"/>
    <w:next w:val="Normal"/>
    <w:link w:val="Heading1Char"/>
    <w:uiPriority w:val="9"/>
    <w:qFormat/>
    <w:rsid w:val="008800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0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0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0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0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00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0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0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0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0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0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0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0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0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0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07A"/>
    <w:rPr>
      <w:rFonts w:eastAsiaTheme="majorEastAsia" w:cstheme="majorBidi"/>
      <w:color w:val="272727" w:themeColor="text1" w:themeTint="D8"/>
    </w:rPr>
  </w:style>
  <w:style w:type="paragraph" w:styleId="Title">
    <w:name w:val="Title"/>
    <w:basedOn w:val="Normal"/>
    <w:next w:val="Normal"/>
    <w:link w:val="TitleChar"/>
    <w:uiPriority w:val="10"/>
    <w:qFormat/>
    <w:rsid w:val="008800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07A"/>
    <w:pPr>
      <w:spacing w:before="160"/>
      <w:jc w:val="center"/>
    </w:pPr>
    <w:rPr>
      <w:i/>
      <w:iCs/>
      <w:color w:val="404040" w:themeColor="text1" w:themeTint="BF"/>
    </w:rPr>
  </w:style>
  <w:style w:type="character" w:customStyle="1" w:styleId="QuoteChar">
    <w:name w:val="Quote Char"/>
    <w:basedOn w:val="DefaultParagraphFont"/>
    <w:link w:val="Quote"/>
    <w:uiPriority w:val="29"/>
    <w:rsid w:val="0088007A"/>
    <w:rPr>
      <w:i/>
      <w:iCs/>
      <w:color w:val="404040" w:themeColor="text1" w:themeTint="BF"/>
    </w:rPr>
  </w:style>
  <w:style w:type="paragraph" w:styleId="ListParagraph">
    <w:name w:val="List Paragraph"/>
    <w:basedOn w:val="Normal"/>
    <w:uiPriority w:val="34"/>
    <w:qFormat/>
    <w:rsid w:val="0088007A"/>
    <w:pPr>
      <w:ind w:left="720"/>
      <w:contextualSpacing/>
    </w:pPr>
  </w:style>
  <w:style w:type="character" w:styleId="IntenseEmphasis">
    <w:name w:val="Intense Emphasis"/>
    <w:basedOn w:val="DefaultParagraphFont"/>
    <w:uiPriority w:val="21"/>
    <w:qFormat/>
    <w:rsid w:val="0088007A"/>
    <w:rPr>
      <w:i/>
      <w:iCs/>
      <w:color w:val="0F4761" w:themeColor="accent1" w:themeShade="BF"/>
    </w:rPr>
  </w:style>
  <w:style w:type="paragraph" w:styleId="IntenseQuote">
    <w:name w:val="Intense Quote"/>
    <w:basedOn w:val="Normal"/>
    <w:next w:val="Normal"/>
    <w:link w:val="IntenseQuoteChar"/>
    <w:uiPriority w:val="30"/>
    <w:qFormat/>
    <w:rsid w:val="00880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007A"/>
    <w:rPr>
      <w:i/>
      <w:iCs/>
      <w:color w:val="0F4761" w:themeColor="accent1" w:themeShade="BF"/>
    </w:rPr>
  </w:style>
  <w:style w:type="character" w:styleId="IntenseReference">
    <w:name w:val="Intense Reference"/>
    <w:basedOn w:val="DefaultParagraphFont"/>
    <w:uiPriority w:val="32"/>
    <w:qFormat/>
    <w:rsid w:val="0088007A"/>
    <w:rPr>
      <w:b/>
      <w:bCs/>
      <w:smallCaps/>
      <w:color w:val="0F4761" w:themeColor="accent1" w:themeShade="BF"/>
      <w:spacing w:val="5"/>
    </w:rPr>
  </w:style>
  <w:style w:type="table" w:styleId="TableGrid">
    <w:name w:val="Table Grid"/>
    <w:basedOn w:val="TableNormal"/>
    <w:uiPriority w:val="39"/>
    <w:rsid w:val="008800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D25E9"/>
    <w:rPr>
      <w:sz w:val="16"/>
      <w:szCs w:val="16"/>
    </w:rPr>
  </w:style>
  <w:style w:type="paragraph" w:styleId="CommentText">
    <w:name w:val="annotation text"/>
    <w:basedOn w:val="Normal"/>
    <w:link w:val="CommentTextChar"/>
    <w:uiPriority w:val="99"/>
    <w:unhideWhenUsed/>
    <w:rsid w:val="007D25E9"/>
    <w:rPr>
      <w:sz w:val="20"/>
      <w:szCs w:val="20"/>
    </w:rPr>
  </w:style>
  <w:style w:type="character" w:customStyle="1" w:styleId="CommentTextChar">
    <w:name w:val="Comment Text Char"/>
    <w:basedOn w:val="DefaultParagraphFont"/>
    <w:link w:val="CommentText"/>
    <w:uiPriority w:val="99"/>
    <w:rsid w:val="007D25E9"/>
    <w:rPr>
      <w:sz w:val="20"/>
      <w:szCs w:val="20"/>
    </w:rPr>
  </w:style>
  <w:style w:type="paragraph" w:styleId="CommentSubject">
    <w:name w:val="annotation subject"/>
    <w:basedOn w:val="CommentText"/>
    <w:next w:val="CommentText"/>
    <w:link w:val="CommentSubjectChar"/>
    <w:uiPriority w:val="99"/>
    <w:semiHidden/>
    <w:unhideWhenUsed/>
    <w:rsid w:val="007D25E9"/>
    <w:rPr>
      <w:b/>
      <w:bCs/>
    </w:rPr>
  </w:style>
  <w:style w:type="character" w:customStyle="1" w:styleId="CommentSubjectChar">
    <w:name w:val="Comment Subject Char"/>
    <w:basedOn w:val="CommentTextChar"/>
    <w:link w:val="CommentSubject"/>
    <w:uiPriority w:val="99"/>
    <w:semiHidden/>
    <w:rsid w:val="007D25E9"/>
    <w:rPr>
      <w:b/>
      <w:bCs/>
      <w:sz w:val="20"/>
      <w:szCs w:val="20"/>
    </w:rPr>
  </w:style>
  <w:style w:type="character" w:styleId="PlaceholderText">
    <w:name w:val="Placeholder Text"/>
    <w:basedOn w:val="DefaultParagraphFont"/>
    <w:uiPriority w:val="99"/>
    <w:semiHidden/>
    <w:rsid w:val="00A86769"/>
    <w:rPr>
      <w:color w:val="666666"/>
    </w:rPr>
  </w:style>
  <w:style w:type="paragraph" w:styleId="Header">
    <w:name w:val="header"/>
    <w:basedOn w:val="Normal"/>
    <w:link w:val="HeaderChar"/>
    <w:uiPriority w:val="99"/>
    <w:unhideWhenUsed/>
    <w:rsid w:val="00FB5BE4"/>
    <w:pPr>
      <w:tabs>
        <w:tab w:val="center" w:pos="4680"/>
        <w:tab w:val="right" w:pos="9360"/>
      </w:tabs>
    </w:pPr>
  </w:style>
  <w:style w:type="character" w:customStyle="1" w:styleId="HeaderChar">
    <w:name w:val="Header Char"/>
    <w:basedOn w:val="DefaultParagraphFont"/>
    <w:link w:val="Header"/>
    <w:uiPriority w:val="99"/>
    <w:rsid w:val="00FB5BE4"/>
  </w:style>
  <w:style w:type="paragraph" w:styleId="Footer">
    <w:name w:val="footer"/>
    <w:basedOn w:val="Normal"/>
    <w:link w:val="FooterChar"/>
    <w:uiPriority w:val="99"/>
    <w:unhideWhenUsed/>
    <w:rsid w:val="00FB5BE4"/>
    <w:pPr>
      <w:tabs>
        <w:tab w:val="center" w:pos="4680"/>
        <w:tab w:val="right" w:pos="9360"/>
      </w:tabs>
    </w:pPr>
  </w:style>
  <w:style w:type="character" w:customStyle="1" w:styleId="FooterChar">
    <w:name w:val="Footer Char"/>
    <w:basedOn w:val="DefaultParagraphFont"/>
    <w:link w:val="Footer"/>
    <w:uiPriority w:val="99"/>
    <w:rsid w:val="00FB5BE4"/>
  </w:style>
  <w:style w:type="paragraph" w:styleId="Index1">
    <w:name w:val="index 1"/>
    <w:basedOn w:val="Normal"/>
    <w:next w:val="Normal"/>
    <w:autoRedefine/>
    <w:uiPriority w:val="99"/>
    <w:unhideWhenUsed/>
    <w:rsid w:val="00874A6A"/>
    <w:pPr>
      <w:ind w:left="240" w:hanging="240"/>
    </w:pPr>
    <w:rPr>
      <w:sz w:val="20"/>
      <w:szCs w:val="20"/>
    </w:rPr>
  </w:style>
  <w:style w:type="paragraph" w:styleId="Index2">
    <w:name w:val="index 2"/>
    <w:basedOn w:val="Normal"/>
    <w:next w:val="Normal"/>
    <w:autoRedefine/>
    <w:uiPriority w:val="99"/>
    <w:unhideWhenUsed/>
    <w:rsid w:val="00874A6A"/>
    <w:pPr>
      <w:ind w:left="480" w:hanging="240"/>
    </w:pPr>
    <w:rPr>
      <w:sz w:val="20"/>
      <w:szCs w:val="20"/>
    </w:rPr>
  </w:style>
  <w:style w:type="paragraph" w:styleId="Index3">
    <w:name w:val="index 3"/>
    <w:basedOn w:val="Normal"/>
    <w:next w:val="Normal"/>
    <w:autoRedefine/>
    <w:uiPriority w:val="99"/>
    <w:unhideWhenUsed/>
    <w:rsid w:val="00874A6A"/>
    <w:pPr>
      <w:ind w:left="720" w:hanging="240"/>
    </w:pPr>
    <w:rPr>
      <w:sz w:val="20"/>
      <w:szCs w:val="20"/>
    </w:rPr>
  </w:style>
  <w:style w:type="paragraph" w:styleId="Index4">
    <w:name w:val="index 4"/>
    <w:basedOn w:val="Normal"/>
    <w:next w:val="Normal"/>
    <w:autoRedefine/>
    <w:uiPriority w:val="99"/>
    <w:unhideWhenUsed/>
    <w:rsid w:val="00874A6A"/>
    <w:pPr>
      <w:ind w:left="960" w:hanging="240"/>
    </w:pPr>
    <w:rPr>
      <w:sz w:val="20"/>
      <w:szCs w:val="20"/>
    </w:rPr>
  </w:style>
  <w:style w:type="paragraph" w:styleId="Index5">
    <w:name w:val="index 5"/>
    <w:basedOn w:val="Normal"/>
    <w:next w:val="Normal"/>
    <w:autoRedefine/>
    <w:uiPriority w:val="99"/>
    <w:unhideWhenUsed/>
    <w:rsid w:val="00874A6A"/>
    <w:pPr>
      <w:ind w:left="1200" w:hanging="240"/>
    </w:pPr>
    <w:rPr>
      <w:sz w:val="20"/>
      <w:szCs w:val="20"/>
    </w:rPr>
  </w:style>
  <w:style w:type="paragraph" w:styleId="Index6">
    <w:name w:val="index 6"/>
    <w:basedOn w:val="Normal"/>
    <w:next w:val="Normal"/>
    <w:autoRedefine/>
    <w:uiPriority w:val="99"/>
    <w:unhideWhenUsed/>
    <w:rsid w:val="00874A6A"/>
    <w:pPr>
      <w:ind w:left="1440" w:hanging="240"/>
    </w:pPr>
    <w:rPr>
      <w:sz w:val="20"/>
      <w:szCs w:val="20"/>
    </w:rPr>
  </w:style>
  <w:style w:type="paragraph" w:styleId="Index7">
    <w:name w:val="index 7"/>
    <w:basedOn w:val="Normal"/>
    <w:next w:val="Normal"/>
    <w:autoRedefine/>
    <w:uiPriority w:val="99"/>
    <w:unhideWhenUsed/>
    <w:rsid w:val="00874A6A"/>
    <w:pPr>
      <w:ind w:left="1680" w:hanging="240"/>
    </w:pPr>
    <w:rPr>
      <w:sz w:val="20"/>
      <w:szCs w:val="20"/>
    </w:rPr>
  </w:style>
  <w:style w:type="paragraph" w:styleId="Index8">
    <w:name w:val="index 8"/>
    <w:basedOn w:val="Normal"/>
    <w:next w:val="Normal"/>
    <w:autoRedefine/>
    <w:uiPriority w:val="99"/>
    <w:unhideWhenUsed/>
    <w:rsid w:val="00874A6A"/>
    <w:pPr>
      <w:ind w:left="1920" w:hanging="240"/>
    </w:pPr>
    <w:rPr>
      <w:sz w:val="20"/>
      <w:szCs w:val="20"/>
    </w:rPr>
  </w:style>
  <w:style w:type="paragraph" w:styleId="Index9">
    <w:name w:val="index 9"/>
    <w:basedOn w:val="Normal"/>
    <w:next w:val="Normal"/>
    <w:autoRedefine/>
    <w:uiPriority w:val="99"/>
    <w:unhideWhenUsed/>
    <w:rsid w:val="00874A6A"/>
    <w:pPr>
      <w:ind w:left="2160" w:hanging="240"/>
    </w:pPr>
    <w:rPr>
      <w:sz w:val="20"/>
      <w:szCs w:val="20"/>
    </w:rPr>
  </w:style>
  <w:style w:type="paragraph" w:styleId="IndexHeading">
    <w:name w:val="index heading"/>
    <w:basedOn w:val="Normal"/>
    <w:next w:val="Index1"/>
    <w:uiPriority w:val="99"/>
    <w:unhideWhenUsed/>
    <w:rsid w:val="00874A6A"/>
    <w:pPr>
      <w:spacing w:before="120" w:after="120"/>
    </w:pPr>
    <w:rPr>
      <w:b/>
      <w:bCs/>
      <w:i/>
      <w:iCs/>
      <w:sz w:val="20"/>
      <w:szCs w:val="20"/>
    </w:rPr>
  </w:style>
  <w:style w:type="paragraph" w:styleId="Revision">
    <w:name w:val="Revision"/>
    <w:hidden/>
    <w:uiPriority w:val="99"/>
    <w:semiHidden/>
    <w:rsid w:val="00343E89"/>
    <w:pPr>
      <w:spacing w:after="0" w:line="240" w:lineRule="auto"/>
    </w:pPr>
  </w:style>
  <w:style w:type="character" w:styleId="Hyperlink">
    <w:name w:val="Hyperlink"/>
    <w:basedOn w:val="DefaultParagraphFont"/>
    <w:uiPriority w:val="99"/>
    <w:semiHidden/>
    <w:unhideWhenUsed/>
    <w:rsid w:val="001D4413"/>
    <w:rPr>
      <w:color w:val="467886"/>
      <w:u w:val="single"/>
    </w:rPr>
  </w:style>
  <w:style w:type="character" w:styleId="FollowedHyperlink">
    <w:name w:val="FollowedHyperlink"/>
    <w:basedOn w:val="DefaultParagraphFont"/>
    <w:uiPriority w:val="99"/>
    <w:semiHidden/>
    <w:unhideWhenUsed/>
    <w:rsid w:val="001D4413"/>
    <w:rPr>
      <w:color w:val="96607D"/>
      <w:u w:val="single"/>
    </w:rPr>
  </w:style>
  <w:style w:type="paragraph" w:customStyle="1" w:styleId="msonormal0">
    <w:name w:val="msonormal"/>
    <w:basedOn w:val="Normal"/>
    <w:rsid w:val="001D4413"/>
    <w:pPr>
      <w:spacing w:before="100" w:beforeAutospacing="1" w:after="100" w:afterAutospacing="1"/>
    </w:pPr>
    <w:rPr>
      <w:rFonts w:ascii="Times New Roman" w:eastAsia="Times New Roman" w:hAnsi="Times New Roman" w:cs="Times New Roman"/>
      <w:kern w:val="0"/>
      <w14:ligatures w14:val="none"/>
    </w:rPr>
  </w:style>
  <w:style w:type="paragraph" w:customStyle="1" w:styleId="xl65">
    <w:name w:val="xl65"/>
    <w:basedOn w:val="Normal"/>
    <w:rsid w:val="001D4413"/>
    <w:pPr>
      <w:spacing w:before="100" w:beforeAutospacing="1" w:after="100" w:afterAutospacing="1"/>
      <w:jc w:val="center"/>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43A1F"/>
    <w:rPr>
      <w:b/>
      <w:bCs/>
    </w:rPr>
  </w:style>
  <w:style w:type="paragraph" w:styleId="NormalWeb">
    <w:name w:val="Normal (Web)"/>
    <w:basedOn w:val="Normal"/>
    <w:uiPriority w:val="99"/>
    <w:semiHidden/>
    <w:unhideWhenUsed/>
    <w:rsid w:val="00E71669"/>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934510">
      <w:bodyDiv w:val="1"/>
      <w:marLeft w:val="0"/>
      <w:marRight w:val="0"/>
      <w:marTop w:val="0"/>
      <w:marBottom w:val="0"/>
      <w:divBdr>
        <w:top w:val="none" w:sz="0" w:space="0" w:color="auto"/>
        <w:left w:val="none" w:sz="0" w:space="0" w:color="auto"/>
        <w:bottom w:val="none" w:sz="0" w:space="0" w:color="auto"/>
        <w:right w:val="none" w:sz="0" w:space="0" w:color="auto"/>
      </w:divBdr>
    </w:div>
    <w:div w:id="419525382">
      <w:bodyDiv w:val="1"/>
      <w:marLeft w:val="0"/>
      <w:marRight w:val="0"/>
      <w:marTop w:val="0"/>
      <w:marBottom w:val="0"/>
      <w:divBdr>
        <w:top w:val="none" w:sz="0" w:space="0" w:color="auto"/>
        <w:left w:val="none" w:sz="0" w:space="0" w:color="auto"/>
        <w:bottom w:val="none" w:sz="0" w:space="0" w:color="auto"/>
        <w:right w:val="none" w:sz="0" w:space="0" w:color="auto"/>
      </w:divBdr>
    </w:div>
    <w:div w:id="744304572">
      <w:bodyDiv w:val="1"/>
      <w:marLeft w:val="0"/>
      <w:marRight w:val="0"/>
      <w:marTop w:val="0"/>
      <w:marBottom w:val="0"/>
      <w:divBdr>
        <w:top w:val="none" w:sz="0" w:space="0" w:color="auto"/>
        <w:left w:val="none" w:sz="0" w:space="0" w:color="auto"/>
        <w:bottom w:val="none" w:sz="0" w:space="0" w:color="auto"/>
        <w:right w:val="none" w:sz="0" w:space="0" w:color="auto"/>
      </w:divBdr>
    </w:div>
    <w:div w:id="832796950">
      <w:bodyDiv w:val="1"/>
      <w:marLeft w:val="0"/>
      <w:marRight w:val="0"/>
      <w:marTop w:val="0"/>
      <w:marBottom w:val="0"/>
      <w:divBdr>
        <w:top w:val="none" w:sz="0" w:space="0" w:color="auto"/>
        <w:left w:val="none" w:sz="0" w:space="0" w:color="auto"/>
        <w:bottom w:val="none" w:sz="0" w:space="0" w:color="auto"/>
        <w:right w:val="none" w:sz="0" w:space="0" w:color="auto"/>
      </w:divBdr>
    </w:div>
    <w:div w:id="1005475647">
      <w:bodyDiv w:val="1"/>
      <w:marLeft w:val="0"/>
      <w:marRight w:val="0"/>
      <w:marTop w:val="0"/>
      <w:marBottom w:val="0"/>
      <w:divBdr>
        <w:top w:val="none" w:sz="0" w:space="0" w:color="auto"/>
        <w:left w:val="none" w:sz="0" w:space="0" w:color="auto"/>
        <w:bottom w:val="none" w:sz="0" w:space="0" w:color="auto"/>
        <w:right w:val="none" w:sz="0" w:space="0" w:color="auto"/>
      </w:divBdr>
    </w:div>
    <w:div w:id="1310205171">
      <w:bodyDiv w:val="1"/>
      <w:marLeft w:val="0"/>
      <w:marRight w:val="0"/>
      <w:marTop w:val="0"/>
      <w:marBottom w:val="0"/>
      <w:divBdr>
        <w:top w:val="none" w:sz="0" w:space="0" w:color="auto"/>
        <w:left w:val="none" w:sz="0" w:space="0" w:color="auto"/>
        <w:bottom w:val="none" w:sz="0" w:space="0" w:color="auto"/>
        <w:right w:val="none" w:sz="0" w:space="0" w:color="auto"/>
      </w:divBdr>
    </w:div>
    <w:div w:id="1481194091">
      <w:bodyDiv w:val="1"/>
      <w:marLeft w:val="0"/>
      <w:marRight w:val="0"/>
      <w:marTop w:val="0"/>
      <w:marBottom w:val="0"/>
      <w:divBdr>
        <w:top w:val="none" w:sz="0" w:space="0" w:color="auto"/>
        <w:left w:val="none" w:sz="0" w:space="0" w:color="auto"/>
        <w:bottom w:val="none" w:sz="0" w:space="0" w:color="auto"/>
        <w:right w:val="none" w:sz="0" w:space="0" w:color="auto"/>
      </w:divBdr>
    </w:div>
    <w:div w:id="1492523423">
      <w:bodyDiv w:val="1"/>
      <w:marLeft w:val="0"/>
      <w:marRight w:val="0"/>
      <w:marTop w:val="0"/>
      <w:marBottom w:val="0"/>
      <w:divBdr>
        <w:top w:val="none" w:sz="0" w:space="0" w:color="auto"/>
        <w:left w:val="none" w:sz="0" w:space="0" w:color="auto"/>
        <w:bottom w:val="none" w:sz="0" w:space="0" w:color="auto"/>
        <w:right w:val="none" w:sz="0" w:space="0" w:color="auto"/>
      </w:divBdr>
    </w:div>
    <w:div w:id="1626738558">
      <w:bodyDiv w:val="1"/>
      <w:marLeft w:val="0"/>
      <w:marRight w:val="0"/>
      <w:marTop w:val="0"/>
      <w:marBottom w:val="0"/>
      <w:divBdr>
        <w:top w:val="none" w:sz="0" w:space="0" w:color="auto"/>
        <w:left w:val="none" w:sz="0" w:space="0" w:color="auto"/>
        <w:bottom w:val="none" w:sz="0" w:space="0" w:color="auto"/>
        <w:right w:val="none" w:sz="0" w:space="0" w:color="auto"/>
      </w:divBdr>
    </w:div>
    <w:div w:id="1789204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F3148C3-7C68-3F44-9480-24F3F7F5C2B6}">
  <we:reference id="6a7bd4f3-0563-43af-8c08-79110eebdff6" version="1.1.4.0" store="EXCatalog" storeType="EXCatalog"/>
  <we:alternateReferences>
    <we:reference id="WA104381155" version="1.1.4.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BA0D86-9216-9447-B0ED-719B5CC376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20</Pages>
  <Words>5285</Words>
  <Characters>30019</Characters>
  <Application>Microsoft Office Word</Application>
  <DocSecurity>0</DocSecurity>
  <Lines>3001</Lines>
  <Paragraphs>2076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Nickelberry, Marshae</dc:creator>
  <cp:keywords/>
  <dc:description/>
  <cp:lastModifiedBy>Nickelberry, Marshae</cp:lastModifiedBy>
  <cp:revision>4</cp:revision>
  <cp:lastPrinted>2025-12-19T05:03:00Z</cp:lastPrinted>
  <dcterms:created xsi:type="dcterms:W3CDTF">2026-01-16T01:57:00Z</dcterms:created>
  <dcterms:modified xsi:type="dcterms:W3CDTF">2026-01-16T15:11:00Z</dcterms:modified>
</cp:coreProperties>
</file>