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44C61" w14:textId="2FE42279" w:rsidR="00E87C4D" w:rsidRPr="00132E74" w:rsidRDefault="00E87C4D" w:rsidP="00274124">
      <w:pPr>
        <w:spacing w:line="240" w:lineRule="auto"/>
        <w:rPr>
          <w:rFonts w:ascii="Times New Roman" w:hAnsi="Times New Roman" w:cs="Times New Roman"/>
          <w:b/>
          <w:bCs/>
        </w:rPr>
      </w:pPr>
      <w:commentRangeStart w:id="0"/>
      <w:commentRangeStart w:id="1"/>
      <w:r w:rsidRPr="00132E74">
        <w:rPr>
          <w:rFonts w:ascii="Times New Roman" w:hAnsi="Times New Roman" w:cs="Times New Roman"/>
          <w:b/>
          <w:bCs/>
        </w:rPr>
        <w:t>Methods Section Draft</w:t>
      </w:r>
      <w:commentRangeEnd w:id="0"/>
      <w:r w:rsidR="006C0A07">
        <w:rPr>
          <w:rStyle w:val="CommentReference"/>
        </w:rPr>
        <w:commentReference w:id="0"/>
      </w:r>
      <w:commentRangeEnd w:id="1"/>
      <w:r w:rsidR="0052295E">
        <w:rPr>
          <w:rStyle w:val="CommentReference"/>
        </w:rPr>
        <w:commentReference w:id="1"/>
      </w:r>
    </w:p>
    <w:p w14:paraId="1B8D8D01" w14:textId="45914F90" w:rsidR="00F1719F" w:rsidRPr="00F1719F" w:rsidRDefault="00F1719F" w:rsidP="00274124">
      <w:pPr>
        <w:spacing w:line="240" w:lineRule="auto"/>
        <w:rPr>
          <w:rFonts w:ascii="Times New Roman" w:hAnsi="Times New Roman" w:cs="Times New Roman"/>
          <w:b/>
          <w:bCs/>
          <w:i/>
          <w:iCs/>
        </w:rPr>
      </w:pPr>
      <w:r w:rsidRPr="00F1719F">
        <w:rPr>
          <w:rFonts w:ascii="Times New Roman" w:hAnsi="Times New Roman" w:cs="Times New Roman"/>
          <w:b/>
          <w:bCs/>
          <w:i/>
          <w:iCs/>
        </w:rPr>
        <w:t>Study Design</w:t>
      </w:r>
    </w:p>
    <w:p w14:paraId="122C4F02" w14:textId="37AF5644" w:rsidR="004766B1" w:rsidRPr="00FC1D1B" w:rsidRDefault="00B82AD4" w:rsidP="00B02563">
      <w:pPr>
        <w:spacing w:line="240" w:lineRule="auto"/>
        <w:rPr>
          <w:rFonts w:ascii="Times New Roman" w:hAnsi="Times New Roman" w:cs="Times New Roman"/>
          <w:i/>
          <w:iCs/>
          <w:color w:val="000000" w:themeColor="text1"/>
        </w:rPr>
      </w:pPr>
      <w:r w:rsidRPr="30047C03">
        <w:rPr>
          <w:rFonts w:ascii="Times New Roman" w:hAnsi="Times New Roman" w:cs="Times New Roman"/>
        </w:rPr>
        <w:t>This study</w:t>
      </w:r>
      <w:r w:rsidR="00F1719F" w:rsidRPr="30047C03">
        <w:rPr>
          <w:rFonts w:ascii="Times New Roman" w:hAnsi="Times New Roman" w:cs="Times New Roman"/>
        </w:rPr>
        <w:t xml:space="preserve"> </w:t>
      </w:r>
      <w:r w:rsidR="00CD3AA9" w:rsidRPr="30047C03">
        <w:rPr>
          <w:rFonts w:ascii="Times New Roman" w:hAnsi="Times New Roman" w:cs="Times New Roman"/>
        </w:rPr>
        <w:t>utilized</w:t>
      </w:r>
      <w:r w:rsidR="004846B2" w:rsidRPr="30047C03">
        <w:rPr>
          <w:rFonts w:ascii="Times New Roman" w:hAnsi="Times New Roman" w:cs="Times New Roman"/>
        </w:rPr>
        <w:t xml:space="preserve"> </w:t>
      </w:r>
      <w:r w:rsidR="00F4355D" w:rsidRPr="30047C03">
        <w:rPr>
          <w:rFonts w:ascii="Times New Roman" w:hAnsi="Times New Roman" w:cs="Times New Roman"/>
        </w:rPr>
        <w:t xml:space="preserve">cross sectional </w:t>
      </w:r>
      <w:r w:rsidR="004846B2" w:rsidRPr="30047C03">
        <w:rPr>
          <w:rFonts w:ascii="Times New Roman" w:hAnsi="Times New Roman" w:cs="Times New Roman"/>
        </w:rPr>
        <w:t>data from</w:t>
      </w:r>
      <w:r w:rsidR="00CD3AA9" w:rsidRPr="30047C03">
        <w:rPr>
          <w:rFonts w:ascii="Times New Roman" w:hAnsi="Times New Roman" w:cs="Times New Roman"/>
        </w:rPr>
        <w:t xml:space="preserve"> </w:t>
      </w:r>
      <w:r w:rsidR="00D6704B" w:rsidRPr="30047C03">
        <w:rPr>
          <w:rFonts w:ascii="Times New Roman" w:hAnsi="Times New Roman" w:cs="Times New Roman"/>
        </w:rPr>
        <w:t>the</w:t>
      </w:r>
      <w:r w:rsidR="004C3B21" w:rsidRPr="30047C03">
        <w:rPr>
          <w:rFonts w:ascii="Times New Roman" w:hAnsi="Times New Roman" w:cs="Times New Roman"/>
        </w:rPr>
        <w:t xml:space="preserve"> </w:t>
      </w:r>
      <w:r w:rsidR="00CD3AA9" w:rsidRPr="30047C03">
        <w:rPr>
          <w:rFonts w:ascii="Times New Roman" w:hAnsi="Times New Roman" w:cs="Times New Roman"/>
        </w:rPr>
        <w:t xml:space="preserve">National Health and </w:t>
      </w:r>
      <w:r w:rsidR="00DC38AC" w:rsidRPr="30047C03">
        <w:rPr>
          <w:rFonts w:ascii="Times New Roman" w:hAnsi="Times New Roman" w:cs="Times New Roman"/>
        </w:rPr>
        <w:t>Nutrition</w:t>
      </w:r>
      <w:r w:rsidR="00CD3AA9" w:rsidRPr="30047C03">
        <w:rPr>
          <w:rFonts w:ascii="Times New Roman" w:hAnsi="Times New Roman" w:cs="Times New Roman"/>
        </w:rPr>
        <w:t xml:space="preserve"> </w:t>
      </w:r>
      <w:r w:rsidR="00F56913" w:rsidRPr="30047C03">
        <w:rPr>
          <w:rFonts w:ascii="Times New Roman" w:hAnsi="Times New Roman" w:cs="Times New Roman"/>
        </w:rPr>
        <w:t>Examination Survey</w:t>
      </w:r>
      <w:r w:rsidR="004C3B21" w:rsidRPr="30047C03">
        <w:rPr>
          <w:rFonts w:ascii="Times New Roman" w:hAnsi="Times New Roman" w:cs="Times New Roman"/>
        </w:rPr>
        <w:t xml:space="preserve"> (NHANES)</w:t>
      </w:r>
      <w:r w:rsidR="00F1719F" w:rsidRPr="30047C03">
        <w:rPr>
          <w:rFonts w:ascii="Times New Roman" w:hAnsi="Times New Roman" w:cs="Times New Roman"/>
        </w:rPr>
        <w:t xml:space="preserve">, </w:t>
      </w:r>
      <w:r w:rsidR="40C68754" w:rsidRPr="30047C03">
        <w:rPr>
          <w:rFonts w:ascii="Times New Roman" w:hAnsi="Times New Roman" w:cs="Times New Roman"/>
        </w:rPr>
        <w:t xml:space="preserve">a US based </w:t>
      </w:r>
      <w:del w:id="2" w:author="Nickelberry, Marshae" w:date="2026-01-15T20:58:00Z" w16du:dateUtc="2026-01-16T01:58:00Z">
        <w:r w:rsidR="40C68754" w:rsidRPr="0052295E" w:rsidDel="0052295E">
          <w:rPr>
            <w:rFonts w:ascii="Times New Roman" w:hAnsi="Times New Roman" w:cs="Times New Roman"/>
            <w:strike/>
            <w:rPrChange w:id="3" w:author="Nickelberry, Marshae" w:date="2026-01-15T20:58:00Z" w16du:dateUtc="2026-01-16T01:58:00Z">
              <w:rPr>
                <w:rFonts w:ascii="Times New Roman" w:hAnsi="Times New Roman" w:cs="Times New Roman"/>
              </w:rPr>
            </w:rPrChange>
          </w:rPr>
          <w:delText xml:space="preserve">or nationally </w:delText>
        </w:r>
        <w:r w:rsidR="00D413D8" w:rsidRPr="0052295E" w:rsidDel="0052295E">
          <w:rPr>
            <w:rFonts w:ascii="Times New Roman" w:hAnsi="Times New Roman" w:cs="Times New Roman"/>
            <w:strike/>
            <w:rPrChange w:id="4" w:author="Nickelberry, Marshae" w:date="2026-01-15T20:58:00Z" w16du:dateUtc="2026-01-16T01:58:00Z">
              <w:rPr>
                <w:rFonts w:ascii="Times New Roman" w:hAnsi="Times New Roman" w:cs="Times New Roman"/>
              </w:rPr>
            </w:rPrChange>
          </w:rPr>
          <w:delText>representative population</w:delText>
        </w:r>
        <w:r w:rsidR="7D7E4B35" w:rsidRPr="30047C03" w:rsidDel="0052295E">
          <w:rPr>
            <w:rFonts w:ascii="Times New Roman" w:hAnsi="Times New Roman" w:cs="Times New Roman"/>
          </w:rPr>
          <w:delText xml:space="preserve">. </w:delText>
        </w:r>
      </w:del>
      <w:r w:rsidR="00E10A03" w:rsidRPr="30047C03">
        <w:rPr>
          <w:rFonts w:ascii="Times New Roman" w:hAnsi="Times New Roman" w:cs="Times New Roman"/>
        </w:rPr>
        <w:t>populatio</w:t>
      </w:r>
      <w:r w:rsidR="00FC3E0E" w:rsidRPr="30047C03">
        <w:rPr>
          <w:rFonts w:ascii="Times New Roman" w:hAnsi="Times New Roman" w:cs="Times New Roman"/>
        </w:rPr>
        <w:t>n</w:t>
      </w:r>
      <w:ins w:id="5" w:author="Nickelberry, Marshae" w:date="2026-01-15T21:06:00Z" w16du:dateUtc="2026-01-16T02:06:00Z">
        <w:r w:rsidR="0052295E">
          <w:rPr>
            <w:rFonts w:ascii="Times New Roman" w:hAnsi="Times New Roman" w:cs="Times New Roman"/>
          </w:rPr>
          <w:t xml:space="preserve"> [CITE]</w:t>
        </w:r>
      </w:ins>
      <w:r w:rsidR="00E10A03" w:rsidRPr="30047C03">
        <w:rPr>
          <w:rFonts w:ascii="Times New Roman" w:hAnsi="Times New Roman" w:cs="Times New Roman"/>
        </w:rPr>
        <w:t xml:space="preserve">. </w:t>
      </w:r>
      <w:r w:rsidR="001C5893" w:rsidRPr="004D21B3">
        <w:rPr>
          <w:rFonts w:ascii="Times New Roman" w:hAnsi="Times New Roman" w:cs="Times New Roman"/>
        </w:rPr>
        <w:t>NHANES</w:t>
      </w:r>
      <w:r w:rsidR="00B00BDA" w:rsidRPr="004D21B3">
        <w:rPr>
          <w:rFonts w:ascii="Times New Roman" w:hAnsi="Times New Roman" w:cs="Times New Roman"/>
        </w:rPr>
        <w:t xml:space="preserve"> </w:t>
      </w:r>
      <w:r w:rsidR="00B94D79" w:rsidRPr="004D21B3">
        <w:rPr>
          <w:rFonts w:ascii="Times New Roman" w:hAnsi="Times New Roman" w:cs="Times New Roman"/>
        </w:rPr>
        <w:t xml:space="preserve">is </w:t>
      </w:r>
      <w:r w:rsidR="00D726E6" w:rsidRPr="004D21B3">
        <w:rPr>
          <w:rFonts w:ascii="Times New Roman" w:hAnsi="Times New Roman" w:cs="Times New Roman"/>
        </w:rPr>
        <w:t>administered</w:t>
      </w:r>
      <w:r w:rsidR="00CA46C0" w:rsidRPr="004D21B3">
        <w:rPr>
          <w:rFonts w:ascii="Times New Roman" w:hAnsi="Times New Roman" w:cs="Times New Roman"/>
        </w:rPr>
        <w:t xml:space="preserve"> </w:t>
      </w:r>
      <w:r w:rsidR="008629C7" w:rsidRPr="004D21B3">
        <w:rPr>
          <w:rFonts w:ascii="Times New Roman" w:hAnsi="Times New Roman" w:cs="Times New Roman"/>
        </w:rPr>
        <w:t>through the</w:t>
      </w:r>
      <w:r w:rsidR="3BF820A9" w:rsidRPr="004D21B3">
        <w:rPr>
          <w:rFonts w:ascii="Times New Roman" w:hAnsi="Times New Roman" w:cs="Times New Roman"/>
        </w:rPr>
        <w:t xml:space="preserve"> </w:t>
      </w:r>
      <w:r w:rsidR="00DE7700" w:rsidRPr="004D21B3">
        <w:rPr>
          <w:rFonts w:ascii="Times New Roman" w:hAnsi="Times New Roman" w:cs="Times New Roman"/>
        </w:rPr>
        <w:t>Centers of Disease Control and Prevention (CDC),</w:t>
      </w:r>
      <w:commentRangeStart w:id="6"/>
      <w:commentRangeStart w:id="7"/>
      <w:commentRangeStart w:id="8"/>
      <w:commentRangeStart w:id="9"/>
      <w:r w:rsidR="00DE7700" w:rsidRPr="004D21B3">
        <w:rPr>
          <w:rFonts w:ascii="Times New Roman" w:hAnsi="Times New Roman" w:cs="Times New Roman"/>
        </w:rPr>
        <w:t xml:space="preserve"> </w:t>
      </w:r>
      <w:r w:rsidR="008629C7" w:rsidRPr="004D21B3">
        <w:rPr>
          <w:rFonts w:ascii="Times New Roman" w:hAnsi="Times New Roman" w:cs="Times New Roman"/>
        </w:rPr>
        <w:t>a</w:t>
      </w:r>
      <w:r w:rsidR="012E2C91" w:rsidRPr="004D21B3">
        <w:rPr>
          <w:rFonts w:ascii="Times New Roman" w:hAnsi="Times New Roman" w:cs="Times New Roman"/>
        </w:rPr>
        <w:t xml:space="preserve">nd conducts interviews, physical examinations and laboratory </w:t>
      </w:r>
      <w:r w:rsidR="0EF5CF95" w:rsidRPr="004D21B3">
        <w:rPr>
          <w:rFonts w:ascii="Times New Roman" w:hAnsi="Times New Roman" w:cs="Times New Roman"/>
        </w:rPr>
        <w:t>tests on a random sample of eligible study participants</w:t>
      </w:r>
      <w:ins w:id="10" w:author="Nickelberry, Marshae" w:date="2026-01-15T20:58:00Z" w16du:dateUtc="2026-01-16T01:58:00Z">
        <w:r w:rsidR="0052295E">
          <w:rPr>
            <w:rFonts w:ascii="Times New Roman" w:hAnsi="Times New Roman" w:cs="Times New Roman"/>
          </w:rPr>
          <w:t xml:space="preserve">, </w:t>
        </w:r>
      </w:ins>
      <w:ins w:id="11" w:author="Nickelberry, Marshae" w:date="2026-01-15T20:59:00Z" w16du:dateUtc="2026-01-16T01:59:00Z">
        <w:r w:rsidR="0052295E">
          <w:rPr>
            <w:rFonts w:ascii="Times New Roman" w:hAnsi="Times New Roman" w:cs="Times New Roman"/>
          </w:rPr>
          <w:t>utilizing one participant from each household.</w:t>
        </w:r>
      </w:ins>
      <w:ins w:id="12" w:author="Nickelberry, Marshae" w:date="2026-01-15T21:06:00Z" w16du:dateUtc="2026-01-16T02:06:00Z">
        <w:r w:rsidR="0052295E">
          <w:rPr>
            <w:rFonts w:ascii="Times New Roman" w:hAnsi="Times New Roman" w:cs="Times New Roman"/>
          </w:rPr>
          <w:t xml:space="preserve"> [CITE]</w:t>
        </w:r>
      </w:ins>
      <w:ins w:id="13" w:author="Nickelberry, Marshae" w:date="2026-01-15T20:59:00Z" w16du:dateUtc="2026-01-16T01:59:00Z">
        <w:r w:rsidR="0052295E">
          <w:rPr>
            <w:rFonts w:ascii="Times New Roman" w:hAnsi="Times New Roman" w:cs="Times New Roman"/>
          </w:rPr>
          <w:t xml:space="preserve"> </w:t>
        </w:r>
      </w:ins>
      <w:del w:id="14" w:author="Nickelberry, Marshae" w:date="2026-01-15T20:59:00Z" w16du:dateUtc="2026-01-16T01:59:00Z">
        <w:r w:rsidR="4B037C08" w:rsidRPr="004D21B3" w:rsidDel="0052295E">
          <w:rPr>
            <w:rFonts w:ascii="Times New Roman" w:hAnsi="Times New Roman" w:cs="Times New Roman"/>
          </w:rPr>
          <w:delText xml:space="preserve"> (one per household)</w:delText>
        </w:r>
        <w:r w:rsidR="0EF5CF95" w:rsidRPr="004D21B3" w:rsidDel="0052295E">
          <w:rPr>
            <w:rFonts w:ascii="Times New Roman" w:hAnsi="Times New Roman" w:cs="Times New Roman"/>
          </w:rPr>
          <w:delText xml:space="preserve">. </w:delText>
        </w:r>
        <w:commentRangeEnd w:id="6"/>
        <w:r w:rsidRPr="004D21B3" w:rsidDel="0052295E">
          <w:rPr>
            <w:rStyle w:val="CommentReference"/>
          </w:rPr>
          <w:commentReference w:id="6"/>
        </w:r>
        <w:commentRangeEnd w:id="7"/>
        <w:r w:rsidRPr="004D21B3" w:rsidDel="0052295E">
          <w:rPr>
            <w:rStyle w:val="CommentReference"/>
          </w:rPr>
          <w:commentReference w:id="7"/>
        </w:r>
        <w:commentRangeEnd w:id="8"/>
        <w:r w:rsidR="008033E1" w:rsidRPr="004D21B3" w:rsidDel="0052295E">
          <w:rPr>
            <w:rStyle w:val="CommentReference"/>
          </w:rPr>
          <w:commentReference w:id="8"/>
        </w:r>
        <w:commentRangeEnd w:id="9"/>
        <w:r w:rsidR="00CA6257" w:rsidDel="0052295E">
          <w:rPr>
            <w:rStyle w:val="CommentReference"/>
          </w:rPr>
          <w:commentReference w:id="9"/>
        </w:r>
        <w:r w:rsidR="00FC1D1B" w:rsidRPr="004D21B3" w:rsidDel="0052295E">
          <w:delText xml:space="preserve"> </w:delText>
        </w:r>
        <w:r w:rsidR="00FC1D1B" w:rsidRPr="004D21B3" w:rsidDel="0052295E">
          <w:rPr>
            <w:rFonts w:ascii="Times New Roman" w:hAnsi="Times New Roman" w:cs="Times New Roman"/>
            <w:color w:val="000000" w:themeColor="text1"/>
          </w:rPr>
          <w:delText xml:space="preserve">To improve estimate precision, </w:delText>
        </w:r>
      </w:del>
      <w:r w:rsidR="00FC1D1B" w:rsidRPr="004D21B3">
        <w:rPr>
          <w:rFonts w:ascii="Times New Roman" w:hAnsi="Times New Roman" w:cs="Times New Roman"/>
          <w:color w:val="000000" w:themeColor="text1"/>
        </w:rPr>
        <w:t>NHANES uses a complex, multistage sampling method with</w:t>
      </w:r>
      <w:r w:rsidR="00FC1D1B" w:rsidRPr="00FC1D1B">
        <w:rPr>
          <w:rFonts w:ascii="Times New Roman" w:hAnsi="Times New Roman" w:cs="Times New Roman"/>
          <w:color w:val="000000" w:themeColor="text1"/>
        </w:rPr>
        <w:t xml:space="preserve"> oversampling of selected population subgroups.</w:t>
      </w:r>
      <w:ins w:id="15" w:author="Nickelberry, Marshae" w:date="2026-01-15T21:06:00Z" w16du:dateUtc="2026-01-16T02:06:00Z">
        <w:r w:rsidR="0052295E">
          <w:rPr>
            <w:rFonts w:ascii="Times New Roman" w:hAnsi="Times New Roman" w:cs="Times New Roman"/>
            <w:color w:val="000000" w:themeColor="text1"/>
          </w:rPr>
          <w:t xml:space="preserve"> [CITE]</w:t>
        </w:r>
      </w:ins>
      <w:r w:rsidR="00FC1D1B" w:rsidRPr="00FC1D1B">
        <w:rPr>
          <w:rFonts w:ascii="Times New Roman" w:hAnsi="Times New Roman" w:cs="Times New Roman"/>
          <w:i/>
          <w:iCs/>
          <w:color w:val="000000" w:themeColor="text1"/>
        </w:rPr>
        <w:t xml:space="preserve"> </w:t>
      </w:r>
      <w:r w:rsidR="004766B1" w:rsidRPr="00742108">
        <w:rPr>
          <w:rFonts w:ascii="Times New Roman" w:hAnsi="Times New Roman" w:cs="Times New Roman"/>
        </w:rPr>
        <w:t>Details on data collection is made available</w:t>
      </w:r>
      <w:r w:rsidR="79A6BA19" w:rsidRPr="00742108">
        <w:rPr>
          <w:rFonts w:ascii="Times New Roman" w:hAnsi="Times New Roman" w:cs="Times New Roman"/>
        </w:rPr>
        <w:t xml:space="preserve"> elsewhere</w:t>
      </w:r>
      <w:commentRangeStart w:id="16"/>
      <w:r w:rsidR="79A6BA19" w:rsidRPr="00742108">
        <w:rPr>
          <w:rFonts w:ascii="Times New Roman" w:hAnsi="Times New Roman" w:cs="Times New Roman"/>
        </w:rPr>
        <w:t>.</w:t>
      </w:r>
      <w:commentRangeEnd w:id="16"/>
      <w:r w:rsidR="00742108">
        <w:rPr>
          <w:rStyle w:val="CommentReference"/>
        </w:rPr>
        <w:commentReference w:id="16"/>
      </w:r>
      <w:r w:rsidR="79A6BA19" w:rsidRPr="00742108">
        <w:rPr>
          <w:rFonts w:ascii="Times New Roman" w:hAnsi="Times New Roman" w:cs="Times New Roman"/>
        </w:rPr>
        <w:t xml:space="preserve"> </w:t>
      </w:r>
      <w:r w:rsidR="004766B1" w:rsidRPr="00FC1D1B">
        <w:rPr>
          <w:rFonts w:ascii="Times New Roman" w:hAnsi="Times New Roman" w:cs="Times New Roman"/>
        </w:rPr>
        <w:t xml:space="preserve"> </w:t>
      </w:r>
      <w:ins w:id="17" w:author="Nickelberry, Marshae" w:date="2026-01-15T21:06:00Z" w16du:dateUtc="2026-01-16T02:06:00Z">
        <w:r w:rsidR="0052295E">
          <w:rPr>
            <w:rFonts w:ascii="Times New Roman" w:hAnsi="Times New Roman" w:cs="Times New Roman"/>
          </w:rPr>
          <w:t>[CITE]</w:t>
        </w:r>
      </w:ins>
    </w:p>
    <w:p w14:paraId="0482E78D" w14:textId="0BA138D2" w:rsidR="00B02563" w:rsidRPr="00A54153" w:rsidRDefault="00A5163C" w:rsidP="00B02563">
      <w:pPr>
        <w:spacing w:line="240" w:lineRule="auto"/>
        <w:rPr>
          <w:rFonts w:ascii="Times New Roman" w:hAnsi="Times New Roman" w:cs="Times New Roman"/>
          <w:color w:val="000000" w:themeColor="text1"/>
        </w:rPr>
      </w:pPr>
      <w:del w:id="18" w:author="Nickelberry, Marshae" w:date="2026-01-15T20:59:00Z" w16du:dateUtc="2026-01-16T01:59:00Z">
        <w:r w:rsidRPr="00A54153" w:rsidDel="0052295E">
          <w:rPr>
            <w:rFonts w:ascii="Times New Roman" w:hAnsi="Times New Roman" w:cs="Times New Roman"/>
            <w:color w:val="000000" w:themeColor="text1"/>
          </w:rPr>
          <w:delText>This</w:delText>
        </w:r>
        <w:r w:rsidR="00DE7700" w:rsidRPr="00A54153" w:rsidDel="0052295E">
          <w:rPr>
            <w:rFonts w:ascii="Times New Roman" w:hAnsi="Times New Roman" w:cs="Times New Roman"/>
            <w:color w:val="000000" w:themeColor="text1"/>
          </w:rPr>
          <w:delText xml:space="preserve"> </w:delText>
        </w:r>
        <w:r w:rsidR="004766B1" w:rsidRPr="00A54153" w:rsidDel="0052295E">
          <w:rPr>
            <w:rFonts w:ascii="Times New Roman" w:hAnsi="Times New Roman" w:cs="Times New Roman"/>
            <w:color w:val="000000" w:themeColor="text1"/>
          </w:rPr>
          <w:delText>study obtained data from the</w:delText>
        </w:r>
      </w:del>
      <w:ins w:id="19" w:author="Nickelberry, Marshae" w:date="2026-01-15T20:59:00Z" w16du:dateUtc="2026-01-16T01:59:00Z">
        <w:r w:rsidR="0052295E">
          <w:rPr>
            <w:rFonts w:ascii="Times New Roman" w:hAnsi="Times New Roman" w:cs="Times New Roman"/>
            <w:color w:val="000000" w:themeColor="text1"/>
          </w:rPr>
          <w:t xml:space="preserve">We utilized data from </w:t>
        </w:r>
        <w:proofErr w:type="gramStart"/>
        <w:r w:rsidR="0052295E">
          <w:rPr>
            <w:rFonts w:ascii="Times New Roman" w:hAnsi="Times New Roman" w:cs="Times New Roman"/>
            <w:color w:val="000000" w:themeColor="text1"/>
          </w:rPr>
          <w:t xml:space="preserve">the </w:t>
        </w:r>
      </w:ins>
      <w:r w:rsidR="004766B1" w:rsidRPr="00A54153">
        <w:rPr>
          <w:rFonts w:ascii="Times New Roman" w:hAnsi="Times New Roman" w:cs="Times New Roman"/>
          <w:color w:val="000000" w:themeColor="text1"/>
        </w:rPr>
        <w:t xml:space="preserve"> 200</w:t>
      </w:r>
      <w:r w:rsidRPr="00A54153">
        <w:rPr>
          <w:rFonts w:ascii="Times New Roman" w:hAnsi="Times New Roman" w:cs="Times New Roman"/>
          <w:color w:val="000000" w:themeColor="text1"/>
        </w:rPr>
        <w:t>5</w:t>
      </w:r>
      <w:proofErr w:type="gramEnd"/>
      <w:r w:rsidRPr="00A54153">
        <w:rPr>
          <w:rFonts w:ascii="Times New Roman" w:hAnsi="Times New Roman" w:cs="Times New Roman"/>
          <w:color w:val="000000" w:themeColor="text1"/>
        </w:rPr>
        <w:t>-2016 NHANES cycle years</w:t>
      </w:r>
      <w:ins w:id="20" w:author="Nickelberry, Marshae" w:date="2026-01-15T20:59:00Z" w16du:dateUtc="2026-01-16T01:59:00Z">
        <w:r w:rsidR="0052295E">
          <w:rPr>
            <w:rFonts w:ascii="Times New Roman" w:hAnsi="Times New Roman" w:cs="Times New Roman"/>
            <w:color w:val="000000" w:themeColor="text1"/>
          </w:rPr>
          <w:t xml:space="preserve">, where phenols of interest were consistently measured. </w:t>
        </w:r>
      </w:ins>
      <w:del w:id="21" w:author="Nickelberry, Marshae" w:date="2026-01-15T21:01:00Z" w16du:dateUtc="2026-01-16T02:01:00Z">
        <w:r w:rsidR="009A1561" w:rsidRPr="00EE2970" w:rsidDel="0052295E">
          <w:rPr>
            <w:rFonts w:ascii="Times New Roman" w:hAnsi="Times New Roman" w:cs="Times New Roman"/>
            <w:b/>
            <w:bCs/>
            <w:color w:val="000000" w:themeColor="text1"/>
          </w:rPr>
          <w:delText xml:space="preserve"> </w:delText>
        </w:r>
      </w:del>
      <w:ins w:id="22" w:author="Nickelberry, Marshae" w:date="2026-01-15T21:00:00Z" w16du:dateUtc="2026-01-16T02:00:00Z">
        <w:r w:rsidR="0052295E">
          <w:rPr>
            <w:rFonts w:ascii="Times New Roman" w:hAnsi="Times New Roman" w:cs="Times New Roman"/>
            <w:color w:val="000000" w:themeColor="text1"/>
          </w:rPr>
          <w:t xml:space="preserve">Individuals were eligible for inclusion in our study if </w:t>
        </w:r>
      </w:ins>
      <w:del w:id="23" w:author="Nickelberry, Marshae" w:date="2026-01-15T21:00:00Z" w16du:dateUtc="2026-01-16T02:00:00Z">
        <w:r w:rsidR="00B447B8" w:rsidRPr="00B447B8" w:rsidDel="0052295E">
          <w:rPr>
            <w:rFonts w:ascii="Times New Roman" w:hAnsi="Times New Roman" w:cs="Times New Roman"/>
            <w:color w:val="000000" w:themeColor="text1"/>
          </w:rPr>
          <w:delText>as they contained relevant exposure, outcome, and covariate data, concurrently available. Survey w</w:delText>
        </w:r>
        <w:r w:rsidR="001142ED" w:rsidRPr="00B447B8" w:rsidDel="0052295E">
          <w:rPr>
            <w:rFonts w:ascii="Times New Roman" w:hAnsi="Times New Roman" w:cs="Times New Roman"/>
            <w:color w:val="000000" w:themeColor="text1"/>
          </w:rPr>
          <w:delText>eights</w:delText>
        </w:r>
        <w:r w:rsidR="001142ED" w:rsidRPr="00A54153" w:rsidDel="0052295E">
          <w:rPr>
            <w:rFonts w:ascii="Times New Roman" w:hAnsi="Times New Roman" w:cs="Times New Roman"/>
            <w:color w:val="000000" w:themeColor="text1"/>
          </w:rPr>
          <w:delText xml:space="preserve"> are developed to account for intricate survey design, survey non-response, and post-stratification adjustment </w:delText>
        </w:r>
        <w:r w:rsidRPr="00A54153" w:rsidDel="0052295E">
          <w:rPr>
            <w:rFonts w:ascii="Times New Roman" w:hAnsi="Times New Roman" w:cs="Times New Roman"/>
            <w:color w:val="000000" w:themeColor="text1"/>
          </w:rPr>
          <w:delText xml:space="preserve">Our </w:delText>
        </w:r>
        <w:r w:rsidR="00B02563" w:rsidRPr="00A54153" w:rsidDel="0052295E">
          <w:rPr>
            <w:rFonts w:ascii="Times New Roman" w:hAnsi="Times New Roman" w:cs="Times New Roman"/>
            <w:color w:val="000000" w:themeColor="text1"/>
          </w:rPr>
          <w:delText>analytic study cohort was developed using an inclusion criterion that required</w:delText>
        </w:r>
      </w:del>
      <w:del w:id="24" w:author="Nickelberry, Marshae" w:date="2026-01-15T21:01:00Z" w16du:dateUtc="2026-01-16T02:01:00Z">
        <w:r w:rsidR="00B02563" w:rsidRPr="00A54153" w:rsidDel="0052295E">
          <w:rPr>
            <w:rFonts w:ascii="Times New Roman" w:hAnsi="Times New Roman" w:cs="Times New Roman"/>
            <w:color w:val="000000" w:themeColor="text1"/>
          </w:rPr>
          <w:delText xml:space="preserve"> </w:delText>
        </w:r>
      </w:del>
      <w:del w:id="25" w:author="Nickelberry, Marshae" w:date="2026-01-15T21:00:00Z" w16du:dateUtc="2026-01-16T02:00:00Z">
        <w:r w:rsidR="00B02563" w:rsidRPr="00A54153" w:rsidDel="0052295E">
          <w:rPr>
            <w:rFonts w:ascii="Times New Roman" w:hAnsi="Times New Roman" w:cs="Times New Roman"/>
            <w:color w:val="000000" w:themeColor="text1"/>
          </w:rPr>
          <w:delText>participants to be</w:delText>
        </w:r>
      </w:del>
      <w:ins w:id="26" w:author="Nickelberry, Marshae" w:date="2026-01-15T21:00:00Z" w16du:dateUtc="2026-01-16T02:00:00Z">
        <w:r w:rsidR="0052295E">
          <w:rPr>
            <w:rFonts w:ascii="Times New Roman" w:hAnsi="Times New Roman" w:cs="Times New Roman"/>
            <w:color w:val="000000" w:themeColor="text1"/>
          </w:rPr>
          <w:t>they were</w:t>
        </w:r>
      </w:ins>
      <w:r w:rsidR="00B02563" w:rsidRPr="00A54153">
        <w:rPr>
          <w:rFonts w:ascii="Times New Roman" w:hAnsi="Times New Roman" w:cs="Times New Roman"/>
          <w:color w:val="000000" w:themeColor="text1"/>
        </w:rPr>
        <w:t xml:space="preserve"> 18 years o</w:t>
      </w:r>
      <w:r w:rsidR="00E26FF6" w:rsidRPr="00A54153">
        <w:rPr>
          <w:rFonts w:ascii="Times New Roman" w:hAnsi="Times New Roman" w:cs="Times New Roman"/>
          <w:color w:val="000000" w:themeColor="text1"/>
        </w:rPr>
        <w:t>f age</w:t>
      </w:r>
      <w:r w:rsidRPr="00A54153">
        <w:rPr>
          <w:rFonts w:ascii="Times New Roman" w:hAnsi="Times New Roman" w:cs="Times New Roman"/>
          <w:color w:val="000000" w:themeColor="text1"/>
        </w:rPr>
        <w:t xml:space="preserve"> or older</w:t>
      </w:r>
      <w:ins w:id="27" w:author="Nickelberry, Marshae" w:date="2026-01-15T21:01:00Z" w16du:dateUtc="2026-01-16T02:01:00Z">
        <w:r w:rsidR="0052295E">
          <w:rPr>
            <w:rFonts w:ascii="Times New Roman" w:hAnsi="Times New Roman" w:cs="Times New Roman"/>
            <w:color w:val="000000" w:themeColor="text1"/>
          </w:rPr>
          <w:t xml:space="preserve">, had </w:t>
        </w:r>
      </w:ins>
      <w:del w:id="28" w:author="Nickelberry, Marshae" w:date="2026-01-15T21:01:00Z" w16du:dateUtc="2026-01-16T02:01:00Z">
        <w:r w:rsidR="00B02563" w:rsidRPr="00A54153" w:rsidDel="0052295E">
          <w:rPr>
            <w:rFonts w:ascii="Times New Roman" w:hAnsi="Times New Roman" w:cs="Times New Roman"/>
            <w:color w:val="000000" w:themeColor="text1"/>
          </w:rPr>
          <w:delText xml:space="preserve"> with </w:delText>
        </w:r>
      </w:del>
      <w:r w:rsidR="00B02563" w:rsidRPr="00A54153">
        <w:rPr>
          <w:rFonts w:ascii="Times New Roman" w:hAnsi="Times New Roman" w:cs="Times New Roman"/>
          <w:color w:val="000000" w:themeColor="text1"/>
        </w:rPr>
        <w:t xml:space="preserve">available </w:t>
      </w:r>
      <w:ins w:id="29" w:author="Nickelberry, Marshae" w:date="2026-01-15T21:01:00Z" w16du:dateUtc="2026-01-16T02:01:00Z">
        <w:r w:rsidR="0052295E">
          <w:rPr>
            <w:rFonts w:ascii="Times New Roman" w:hAnsi="Times New Roman" w:cs="Times New Roman"/>
            <w:color w:val="000000" w:themeColor="text1"/>
          </w:rPr>
          <w:t xml:space="preserve">urinary </w:t>
        </w:r>
      </w:ins>
      <w:r w:rsidR="00B02563" w:rsidRPr="00A54153">
        <w:rPr>
          <w:rFonts w:ascii="Times New Roman" w:hAnsi="Times New Roman" w:cs="Times New Roman"/>
          <w:color w:val="000000" w:themeColor="text1"/>
        </w:rPr>
        <w:t xml:space="preserve">phenol metabolite, </w:t>
      </w:r>
      <w:commentRangeStart w:id="30"/>
      <w:ins w:id="31" w:author="Nickelberry, Marshae" w:date="2026-01-15T21:01:00Z" w16du:dateUtc="2026-01-16T02:01:00Z">
        <w:r w:rsidR="0052295E">
          <w:rPr>
            <w:rFonts w:ascii="Times New Roman" w:hAnsi="Times New Roman" w:cs="Times New Roman"/>
            <w:color w:val="000000" w:themeColor="text1"/>
          </w:rPr>
          <w:t xml:space="preserve">household </w:t>
        </w:r>
      </w:ins>
      <w:r w:rsidR="00B02563" w:rsidRPr="00A54153">
        <w:rPr>
          <w:rFonts w:ascii="Times New Roman" w:hAnsi="Times New Roman" w:cs="Times New Roman"/>
          <w:color w:val="000000" w:themeColor="text1"/>
        </w:rPr>
        <w:t>food security</w:t>
      </w:r>
      <w:commentRangeEnd w:id="30"/>
      <w:r w:rsidR="0052295E">
        <w:rPr>
          <w:rStyle w:val="CommentReference"/>
        </w:rPr>
        <w:commentReference w:id="30"/>
      </w:r>
      <w:r w:rsidR="00B02563" w:rsidRPr="00A54153">
        <w:rPr>
          <w:rFonts w:ascii="Times New Roman" w:hAnsi="Times New Roman" w:cs="Times New Roman"/>
          <w:color w:val="000000" w:themeColor="text1"/>
        </w:rPr>
        <w:t xml:space="preserve">, and </w:t>
      </w:r>
      <w:r w:rsidR="0061488C" w:rsidRPr="00A54153">
        <w:rPr>
          <w:rFonts w:ascii="Times New Roman" w:hAnsi="Times New Roman" w:cs="Times New Roman"/>
          <w:color w:val="000000" w:themeColor="text1"/>
        </w:rPr>
        <w:t>socio</w:t>
      </w:r>
      <w:r w:rsidR="00B02563" w:rsidRPr="00A54153">
        <w:rPr>
          <w:rFonts w:ascii="Times New Roman" w:hAnsi="Times New Roman" w:cs="Times New Roman"/>
          <w:color w:val="000000" w:themeColor="text1"/>
        </w:rPr>
        <w:t xml:space="preserve">demographic </w:t>
      </w:r>
      <w:r w:rsidR="0061488C" w:rsidRPr="00A54153">
        <w:rPr>
          <w:rFonts w:ascii="Times New Roman" w:hAnsi="Times New Roman" w:cs="Times New Roman"/>
          <w:color w:val="000000" w:themeColor="text1"/>
        </w:rPr>
        <w:t>information</w:t>
      </w:r>
      <w:r w:rsidR="00B02563" w:rsidRPr="00A54153">
        <w:rPr>
          <w:rFonts w:ascii="Times New Roman" w:hAnsi="Times New Roman" w:cs="Times New Roman"/>
          <w:color w:val="000000" w:themeColor="text1"/>
        </w:rPr>
        <w:t xml:space="preserve">. The initial study population consisted of 18,961 participants; </w:t>
      </w:r>
      <w:ins w:id="32" w:author="Nickelberry, Marshae" w:date="2026-01-15T21:02:00Z" w16du:dateUtc="2026-01-16T02:02:00Z">
        <w:r w:rsidR="0052295E">
          <w:rPr>
            <w:rFonts w:ascii="Times New Roman" w:hAnsi="Times New Roman" w:cs="Times New Roman"/>
            <w:color w:val="000000" w:themeColor="text1"/>
          </w:rPr>
          <w:t xml:space="preserve">we excluded children </w:t>
        </w:r>
      </w:ins>
      <w:del w:id="33" w:author="Nickelberry, Marshae" w:date="2026-01-15T21:02:00Z" w16du:dateUtc="2026-01-16T02:02:00Z">
        <w:r w:rsidR="00B02563" w:rsidRPr="00A54153" w:rsidDel="0052295E">
          <w:rPr>
            <w:rFonts w:ascii="Times New Roman" w:hAnsi="Times New Roman" w:cs="Times New Roman"/>
            <w:color w:val="000000" w:themeColor="text1"/>
          </w:rPr>
          <w:delText xml:space="preserve">however, after excluding </w:delText>
        </w:r>
        <w:r w:rsidR="00B02563" w:rsidRPr="002C64B7" w:rsidDel="0052295E">
          <w:rPr>
            <w:rFonts w:ascii="Times New Roman" w:hAnsi="Times New Roman" w:cs="Times New Roman"/>
            <w:color w:val="000000" w:themeColor="text1"/>
          </w:rPr>
          <w:delText>children</w:delText>
        </w:r>
        <w:r w:rsidR="27385295" w:rsidRPr="002C64B7" w:rsidDel="0052295E">
          <w:rPr>
            <w:rFonts w:ascii="Times New Roman" w:hAnsi="Times New Roman" w:cs="Times New Roman"/>
            <w:color w:val="000000" w:themeColor="text1"/>
          </w:rPr>
          <w:delText xml:space="preserve"> </w:delText>
        </w:r>
      </w:del>
      <w:r w:rsidR="27385295" w:rsidRPr="002C64B7">
        <w:rPr>
          <w:rFonts w:ascii="Times New Roman" w:hAnsi="Times New Roman" w:cs="Times New Roman"/>
          <w:color w:val="000000" w:themeColor="text1"/>
        </w:rPr>
        <w:t>(n=</w:t>
      </w:r>
      <w:r w:rsidR="00A54153" w:rsidRPr="002C64B7">
        <w:rPr>
          <w:rFonts w:ascii="Times New Roman" w:hAnsi="Times New Roman" w:cs="Times New Roman"/>
          <w:color w:val="000000" w:themeColor="text1"/>
        </w:rPr>
        <w:t>5,754</w:t>
      </w:r>
      <w:r w:rsidR="27385295" w:rsidRPr="002C64B7">
        <w:rPr>
          <w:rFonts w:ascii="Times New Roman" w:hAnsi="Times New Roman" w:cs="Times New Roman"/>
          <w:color w:val="000000" w:themeColor="text1"/>
        </w:rPr>
        <w:t>)</w:t>
      </w:r>
      <w:r w:rsidR="00B02563" w:rsidRPr="002C64B7">
        <w:rPr>
          <w:rFonts w:ascii="Times New Roman" w:hAnsi="Times New Roman" w:cs="Times New Roman"/>
          <w:color w:val="000000" w:themeColor="text1"/>
        </w:rPr>
        <w:t xml:space="preserve"> </w:t>
      </w:r>
      <w:commentRangeStart w:id="34"/>
      <w:r w:rsidR="00B02563" w:rsidRPr="0052295E">
        <w:rPr>
          <w:rFonts w:ascii="Times New Roman" w:hAnsi="Times New Roman" w:cs="Times New Roman"/>
          <w:strike/>
          <w:color w:val="000000" w:themeColor="text1"/>
          <w:rPrChange w:id="35" w:author="Nickelberry, Marshae" w:date="2026-01-15T21:02:00Z" w16du:dateUtc="2026-01-16T02:02:00Z">
            <w:rPr>
              <w:rFonts w:ascii="Times New Roman" w:hAnsi="Times New Roman" w:cs="Times New Roman"/>
              <w:color w:val="000000" w:themeColor="text1"/>
            </w:rPr>
          </w:rPrChange>
        </w:rPr>
        <w:t>and participants with missing covariate</w:t>
      </w:r>
      <w:r w:rsidR="00A877E3" w:rsidRPr="0052295E">
        <w:rPr>
          <w:rFonts w:ascii="Times New Roman" w:hAnsi="Times New Roman" w:cs="Times New Roman"/>
          <w:strike/>
          <w:color w:val="000000" w:themeColor="text1"/>
          <w:rPrChange w:id="36" w:author="Nickelberry, Marshae" w:date="2026-01-15T21:02:00Z" w16du:dateUtc="2026-01-16T02:02:00Z">
            <w:rPr>
              <w:rFonts w:ascii="Times New Roman" w:hAnsi="Times New Roman" w:cs="Times New Roman"/>
              <w:color w:val="000000" w:themeColor="text1"/>
            </w:rPr>
          </w:rPrChange>
        </w:rPr>
        <w:t>,</w:t>
      </w:r>
      <w:r w:rsidR="00B02563" w:rsidRPr="0052295E">
        <w:rPr>
          <w:rFonts w:ascii="Times New Roman" w:hAnsi="Times New Roman" w:cs="Times New Roman"/>
          <w:strike/>
          <w:color w:val="000000" w:themeColor="text1"/>
          <w:rPrChange w:id="37" w:author="Nickelberry, Marshae" w:date="2026-01-15T21:02:00Z" w16du:dateUtc="2026-01-16T02:02:00Z">
            <w:rPr>
              <w:rFonts w:ascii="Times New Roman" w:hAnsi="Times New Roman" w:cs="Times New Roman"/>
              <w:color w:val="000000" w:themeColor="text1"/>
            </w:rPr>
          </w:rPrChange>
        </w:rPr>
        <w:t xml:space="preserve"> sociodemographic</w:t>
      </w:r>
      <w:r w:rsidR="00A877E3" w:rsidRPr="0052295E">
        <w:rPr>
          <w:rFonts w:ascii="Times New Roman" w:hAnsi="Times New Roman" w:cs="Times New Roman"/>
          <w:strike/>
          <w:color w:val="000000" w:themeColor="text1"/>
          <w:rPrChange w:id="38" w:author="Nickelberry, Marshae" w:date="2026-01-15T21:02:00Z" w16du:dateUtc="2026-01-16T02:02:00Z">
            <w:rPr>
              <w:rFonts w:ascii="Times New Roman" w:hAnsi="Times New Roman" w:cs="Times New Roman"/>
              <w:color w:val="000000" w:themeColor="text1"/>
            </w:rPr>
          </w:rPrChange>
        </w:rPr>
        <w:t>,</w:t>
      </w:r>
      <w:r w:rsidR="00A74AF0" w:rsidRPr="0052295E">
        <w:rPr>
          <w:rFonts w:ascii="Times New Roman" w:hAnsi="Times New Roman" w:cs="Times New Roman"/>
          <w:strike/>
          <w:color w:val="000000" w:themeColor="text1"/>
          <w:rPrChange w:id="39" w:author="Nickelberry, Marshae" w:date="2026-01-15T21:02:00Z" w16du:dateUtc="2026-01-16T02:02:00Z">
            <w:rPr>
              <w:rFonts w:ascii="Times New Roman" w:hAnsi="Times New Roman" w:cs="Times New Roman"/>
              <w:color w:val="000000" w:themeColor="text1"/>
            </w:rPr>
          </w:rPrChange>
        </w:rPr>
        <w:t xml:space="preserve"> urinary phenol metabolite</w:t>
      </w:r>
      <w:r w:rsidR="00FC39CD" w:rsidRPr="0052295E">
        <w:rPr>
          <w:rFonts w:ascii="Times New Roman" w:hAnsi="Times New Roman" w:cs="Times New Roman"/>
          <w:strike/>
          <w:color w:val="000000" w:themeColor="text1"/>
          <w:rPrChange w:id="40" w:author="Nickelberry, Marshae" w:date="2026-01-15T21:02:00Z" w16du:dateUtc="2026-01-16T02:02:00Z">
            <w:rPr>
              <w:rFonts w:ascii="Times New Roman" w:hAnsi="Times New Roman" w:cs="Times New Roman"/>
              <w:color w:val="000000" w:themeColor="text1"/>
            </w:rPr>
          </w:rPrChange>
        </w:rPr>
        <w:t xml:space="preserve"> data,</w:t>
      </w:r>
      <w:r w:rsidR="56FEB6C2" w:rsidRPr="0052295E">
        <w:rPr>
          <w:rFonts w:ascii="Times New Roman" w:hAnsi="Times New Roman" w:cs="Times New Roman"/>
          <w:strike/>
          <w:color w:val="000000" w:themeColor="text1"/>
          <w:rPrChange w:id="41" w:author="Nickelberry, Marshae" w:date="2026-01-15T21:02:00Z" w16du:dateUtc="2026-01-16T02:02:00Z">
            <w:rPr>
              <w:rFonts w:ascii="Times New Roman" w:hAnsi="Times New Roman" w:cs="Times New Roman"/>
              <w:color w:val="000000" w:themeColor="text1"/>
            </w:rPr>
          </w:rPrChange>
        </w:rPr>
        <w:t xml:space="preserve"> (n=</w:t>
      </w:r>
      <w:r w:rsidR="002C64B7" w:rsidRPr="0052295E">
        <w:rPr>
          <w:rFonts w:ascii="Times New Roman" w:hAnsi="Times New Roman" w:cs="Times New Roman"/>
          <w:strike/>
          <w:color w:val="000000" w:themeColor="text1"/>
          <w:rPrChange w:id="42" w:author="Nickelberry, Marshae" w:date="2026-01-15T21:02:00Z" w16du:dateUtc="2026-01-16T02:02:00Z">
            <w:rPr>
              <w:rFonts w:ascii="Times New Roman" w:hAnsi="Times New Roman" w:cs="Times New Roman"/>
              <w:color w:val="000000" w:themeColor="text1"/>
            </w:rPr>
          </w:rPrChange>
        </w:rPr>
        <w:t>2,784</w:t>
      </w:r>
      <w:r w:rsidR="56FEB6C2" w:rsidRPr="0052295E">
        <w:rPr>
          <w:rFonts w:ascii="Times New Roman" w:hAnsi="Times New Roman" w:cs="Times New Roman"/>
          <w:strike/>
          <w:color w:val="000000" w:themeColor="text1"/>
          <w:rPrChange w:id="43" w:author="Nickelberry, Marshae" w:date="2026-01-15T21:02:00Z" w16du:dateUtc="2026-01-16T02:02:00Z">
            <w:rPr>
              <w:rFonts w:ascii="Times New Roman" w:hAnsi="Times New Roman" w:cs="Times New Roman"/>
              <w:color w:val="000000" w:themeColor="text1"/>
            </w:rPr>
          </w:rPrChange>
        </w:rPr>
        <w:t>)</w:t>
      </w:r>
      <w:r w:rsidR="00B02563" w:rsidRPr="002C64B7">
        <w:rPr>
          <w:rFonts w:ascii="Times New Roman" w:hAnsi="Times New Roman" w:cs="Times New Roman"/>
          <w:color w:val="000000" w:themeColor="text1"/>
        </w:rPr>
        <w:t xml:space="preserve"> </w:t>
      </w:r>
      <w:commentRangeEnd w:id="34"/>
      <w:r w:rsidR="0052295E">
        <w:rPr>
          <w:rStyle w:val="CommentReference"/>
        </w:rPr>
        <w:commentReference w:id="34"/>
      </w:r>
      <w:ins w:id="44" w:author="Nickelberry, Marshae" w:date="2026-01-15T21:02:00Z" w16du:dateUtc="2026-01-16T02:02:00Z">
        <w:r w:rsidR="0052295E">
          <w:rPr>
            <w:rFonts w:ascii="Times New Roman" w:hAnsi="Times New Roman" w:cs="Times New Roman"/>
            <w:color w:val="000000" w:themeColor="text1"/>
          </w:rPr>
          <w:t>t</w:t>
        </w:r>
      </w:ins>
      <w:r w:rsidR="00B12B3F" w:rsidRPr="002C64B7">
        <w:rPr>
          <w:rFonts w:ascii="Times New Roman" w:hAnsi="Times New Roman" w:cs="Times New Roman"/>
          <w:color w:val="000000" w:themeColor="text1"/>
        </w:rPr>
        <w:t>our</w:t>
      </w:r>
      <w:r w:rsidR="00B02563" w:rsidRPr="002C64B7">
        <w:rPr>
          <w:rFonts w:ascii="Times New Roman" w:hAnsi="Times New Roman" w:cs="Times New Roman"/>
          <w:color w:val="000000" w:themeColor="text1"/>
        </w:rPr>
        <w:t xml:space="preserve"> final analytic study cohort </w:t>
      </w:r>
      <w:r w:rsidR="0061606D" w:rsidRPr="002C64B7">
        <w:rPr>
          <w:rFonts w:ascii="Times New Roman" w:hAnsi="Times New Roman" w:cs="Times New Roman"/>
          <w:color w:val="000000" w:themeColor="text1"/>
        </w:rPr>
        <w:t>was</w:t>
      </w:r>
      <w:r w:rsidR="00E66638" w:rsidRPr="002C64B7">
        <w:rPr>
          <w:rFonts w:ascii="Times New Roman" w:hAnsi="Times New Roman" w:cs="Times New Roman"/>
          <w:color w:val="000000" w:themeColor="text1"/>
        </w:rPr>
        <w:t xml:space="preserve"> </w:t>
      </w:r>
      <w:r w:rsidR="00B02563" w:rsidRPr="002C64B7">
        <w:rPr>
          <w:rFonts w:ascii="Times New Roman" w:hAnsi="Times New Roman" w:cs="Times New Roman"/>
          <w:color w:val="000000" w:themeColor="text1"/>
        </w:rPr>
        <w:t>10,094 adult participants</w:t>
      </w:r>
      <w:r w:rsidR="000072DB" w:rsidRPr="002C64B7">
        <w:rPr>
          <w:rFonts w:ascii="Times New Roman" w:hAnsi="Times New Roman" w:cs="Times New Roman"/>
          <w:color w:val="000000" w:themeColor="text1"/>
        </w:rPr>
        <w:t xml:space="preserve"> (n=10,094)</w:t>
      </w:r>
      <w:r w:rsidR="006D6B42" w:rsidRPr="002C64B7">
        <w:rPr>
          <w:rFonts w:ascii="Times New Roman" w:hAnsi="Times New Roman" w:cs="Times New Roman"/>
          <w:color w:val="000000" w:themeColor="text1"/>
        </w:rPr>
        <w:t xml:space="preserve"> </w:t>
      </w:r>
      <w:r w:rsidR="006D6B42" w:rsidRPr="006C0A07">
        <w:rPr>
          <w:rFonts w:ascii="Times New Roman" w:hAnsi="Times New Roman" w:cs="Times New Roman"/>
          <w:color w:val="000000" w:themeColor="text1"/>
        </w:rPr>
        <w:t>(Supplemental Figure 1)</w:t>
      </w:r>
      <w:r w:rsidR="00B02563" w:rsidRPr="006C0A07">
        <w:rPr>
          <w:rFonts w:ascii="Times New Roman" w:hAnsi="Times New Roman" w:cs="Times New Roman"/>
          <w:color w:val="000000" w:themeColor="text1"/>
        </w:rPr>
        <w:t>.</w:t>
      </w:r>
      <w:r w:rsidR="00B02563" w:rsidRPr="002C64B7">
        <w:rPr>
          <w:rFonts w:ascii="Times New Roman" w:hAnsi="Times New Roman" w:cs="Times New Roman"/>
          <w:color w:val="000000" w:themeColor="text1"/>
        </w:rPr>
        <w:t xml:space="preserve"> </w:t>
      </w:r>
    </w:p>
    <w:p w14:paraId="3F6D0CD3" w14:textId="20CF2A02" w:rsidR="00565DE8" w:rsidRPr="00B96811" w:rsidRDefault="00565DE8" w:rsidP="00274124">
      <w:pPr>
        <w:spacing w:line="240" w:lineRule="auto"/>
        <w:rPr>
          <w:rFonts w:ascii="Times New Roman" w:hAnsi="Times New Roman" w:cs="Times New Roman"/>
          <w:b/>
          <w:bCs/>
          <w:i/>
          <w:iCs/>
        </w:rPr>
      </w:pPr>
      <w:r w:rsidRPr="00B96811">
        <w:rPr>
          <w:rFonts w:ascii="Times New Roman" w:hAnsi="Times New Roman" w:cs="Times New Roman"/>
          <w:b/>
          <w:bCs/>
          <w:i/>
          <w:iCs/>
        </w:rPr>
        <w:t>Household Food Security</w:t>
      </w:r>
    </w:p>
    <w:p w14:paraId="63DED7CE" w14:textId="752F7ABA" w:rsidR="00FC5030" w:rsidRPr="002B021D" w:rsidRDefault="00E31847" w:rsidP="00274124">
      <w:pPr>
        <w:spacing w:line="240" w:lineRule="auto"/>
        <w:rPr>
          <w:rFonts w:ascii="Times New Roman" w:hAnsi="Times New Roman" w:cs="Times New Roman"/>
        </w:rPr>
      </w:pPr>
      <w:r w:rsidRPr="30047C03">
        <w:rPr>
          <w:rFonts w:ascii="Times New Roman" w:hAnsi="Times New Roman" w:cs="Times New Roman"/>
        </w:rPr>
        <w:t>Household food security</w:t>
      </w:r>
      <w:r w:rsidR="0014177A" w:rsidRPr="30047C03">
        <w:rPr>
          <w:rFonts w:ascii="Times New Roman" w:hAnsi="Times New Roman" w:cs="Times New Roman"/>
        </w:rPr>
        <w:t xml:space="preserve"> </w:t>
      </w:r>
      <w:r w:rsidR="1A44EFE0" w:rsidRPr="30047C03">
        <w:rPr>
          <w:rFonts w:ascii="Times New Roman" w:hAnsi="Times New Roman" w:cs="Times New Roman"/>
        </w:rPr>
        <w:t xml:space="preserve">was </w:t>
      </w:r>
      <w:r w:rsidRPr="30047C03">
        <w:rPr>
          <w:rFonts w:ascii="Times New Roman" w:hAnsi="Times New Roman" w:cs="Times New Roman"/>
        </w:rPr>
        <w:t xml:space="preserve">measured </w:t>
      </w:r>
      <w:r w:rsidR="1FD695ED" w:rsidRPr="30047C03">
        <w:rPr>
          <w:rFonts w:ascii="Times New Roman" w:hAnsi="Times New Roman" w:cs="Times New Roman"/>
        </w:rPr>
        <w:t>using the U.S. Department of Agriculture’s (USDA) Food Security Survey Module</w:t>
      </w:r>
      <w:ins w:id="45" w:author="Nickelberry, Marshae" w:date="2026-01-15T21:03:00Z" w16du:dateUtc="2026-01-16T02:03:00Z">
        <w:r w:rsidR="0052295E">
          <w:rPr>
            <w:rFonts w:ascii="Times New Roman" w:hAnsi="Times New Roman" w:cs="Times New Roman"/>
          </w:rPr>
          <w:t xml:space="preserve"> (FSSM)</w:t>
        </w:r>
      </w:ins>
      <w:r w:rsidR="1FD695ED" w:rsidRPr="30047C03">
        <w:rPr>
          <w:rFonts w:ascii="Times New Roman" w:hAnsi="Times New Roman" w:cs="Times New Roman"/>
        </w:rPr>
        <w:t xml:space="preserve">, a </w:t>
      </w:r>
      <w:r w:rsidRPr="30047C03">
        <w:rPr>
          <w:rFonts w:ascii="Times New Roman" w:hAnsi="Times New Roman" w:cs="Times New Roman"/>
        </w:rPr>
        <w:t xml:space="preserve">well-validated 18-item </w:t>
      </w:r>
      <w:proofErr w:type="gramStart"/>
      <w:r w:rsidR="0014177A" w:rsidRPr="30047C03">
        <w:rPr>
          <w:rFonts w:ascii="Times New Roman" w:hAnsi="Times New Roman" w:cs="Times New Roman"/>
        </w:rPr>
        <w:t>questionnaire</w:t>
      </w:r>
      <w:ins w:id="46" w:author="Nickelberry, Marshae" w:date="2026-01-15T21:06:00Z" w16du:dateUtc="2026-01-16T02:06:00Z">
        <w:r w:rsidR="0052295E">
          <w:rPr>
            <w:rFonts w:ascii="Times New Roman" w:hAnsi="Times New Roman" w:cs="Times New Roman"/>
          </w:rPr>
          <w:t>[</w:t>
        </w:r>
        <w:proofErr w:type="gramEnd"/>
        <w:r w:rsidR="0052295E">
          <w:rPr>
            <w:rFonts w:ascii="Times New Roman" w:hAnsi="Times New Roman" w:cs="Times New Roman"/>
          </w:rPr>
          <w:t>CITE]</w:t>
        </w:r>
      </w:ins>
      <w:r w:rsidR="003C2F92">
        <w:rPr>
          <w:rFonts w:ascii="Times New Roman" w:hAnsi="Times New Roman" w:cs="Times New Roman"/>
        </w:rPr>
        <w:t xml:space="preserve">. Questionnaires </w:t>
      </w:r>
      <w:del w:id="47" w:author="Nickelberry, Marshae" w:date="2026-01-15T21:03:00Z" w16du:dateUtc="2026-01-16T02:03:00Z">
        <w:r w:rsidR="003C2F92" w:rsidDel="0052295E">
          <w:rPr>
            <w:rFonts w:ascii="Times New Roman" w:hAnsi="Times New Roman" w:cs="Times New Roman"/>
          </w:rPr>
          <w:delText xml:space="preserve">are </w:delText>
        </w:r>
      </w:del>
      <w:ins w:id="48" w:author="Nickelberry, Marshae" w:date="2026-01-15T21:03:00Z" w16du:dateUtc="2026-01-16T02:03:00Z">
        <w:r w:rsidR="0052295E">
          <w:rPr>
            <w:rFonts w:ascii="Times New Roman" w:hAnsi="Times New Roman" w:cs="Times New Roman"/>
          </w:rPr>
          <w:t>were</w:t>
        </w:r>
        <w:r w:rsidR="0052295E">
          <w:rPr>
            <w:rFonts w:ascii="Times New Roman" w:hAnsi="Times New Roman" w:cs="Times New Roman"/>
          </w:rPr>
          <w:t xml:space="preserve"> </w:t>
        </w:r>
      </w:ins>
      <w:r w:rsidR="003C2F92">
        <w:rPr>
          <w:rFonts w:ascii="Times New Roman" w:hAnsi="Times New Roman" w:cs="Times New Roman"/>
        </w:rPr>
        <w:t xml:space="preserve">administered </w:t>
      </w:r>
      <w:r w:rsidR="000C1257">
        <w:rPr>
          <w:rFonts w:ascii="Times New Roman" w:hAnsi="Times New Roman" w:cs="Times New Roman"/>
        </w:rPr>
        <w:t xml:space="preserve">in </w:t>
      </w:r>
      <w:del w:id="49" w:author="Nickelberry, Marshae" w:date="2026-01-15T21:03:00Z" w16du:dateUtc="2026-01-16T02:03:00Z">
        <w:r w:rsidR="000C1257" w:rsidDel="0052295E">
          <w:rPr>
            <w:rFonts w:ascii="Times New Roman" w:hAnsi="Times New Roman" w:cs="Times New Roman"/>
          </w:rPr>
          <w:delText xml:space="preserve">the </w:delText>
        </w:r>
      </w:del>
      <w:r w:rsidR="000C1257">
        <w:rPr>
          <w:rFonts w:ascii="Times New Roman" w:hAnsi="Times New Roman" w:cs="Times New Roman"/>
        </w:rPr>
        <w:t>participant’s home</w:t>
      </w:r>
      <w:r w:rsidR="00B851AB">
        <w:rPr>
          <w:rFonts w:ascii="Times New Roman" w:hAnsi="Times New Roman" w:cs="Times New Roman"/>
        </w:rPr>
        <w:t xml:space="preserve"> </w:t>
      </w:r>
      <w:r w:rsidR="00D47FF6">
        <w:rPr>
          <w:rFonts w:ascii="Times New Roman" w:hAnsi="Times New Roman" w:cs="Times New Roman"/>
        </w:rPr>
        <w:t xml:space="preserve">by an </w:t>
      </w:r>
      <w:del w:id="50" w:author="Nickelberry, Marshae" w:date="2026-01-15T21:04:00Z" w16du:dateUtc="2026-01-16T02:04:00Z">
        <w:r w:rsidR="00D47FF6" w:rsidDel="0052295E">
          <w:rPr>
            <w:rFonts w:ascii="Times New Roman" w:hAnsi="Times New Roman" w:cs="Times New Roman"/>
          </w:rPr>
          <w:delText>interviewer</w:delText>
        </w:r>
      </w:del>
      <w:ins w:id="51" w:author="Nickelberry, Marshae" w:date="2026-01-15T21:04:00Z" w16du:dateUtc="2026-01-16T02:04:00Z">
        <w:r w:rsidR="0052295E">
          <w:rPr>
            <w:rFonts w:ascii="Times New Roman" w:hAnsi="Times New Roman" w:cs="Times New Roman"/>
          </w:rPr>
          <w:t>NHANES personnel</w:t>
        </w:r>
      </w:ins>
      <w:r w:rsidR="00D47FF6">
        <w:rPr>
          <w:rFonts w:ascii="Times New Roman" w:hAnsi="Times New Roman" w:cs="Times New Roman"/>
        </w:rPr>
        <w:t xml:space="preserve">, </w:t>
      </w:r>
      <w:ins w:id="52" w:author="Nickelberry, Marshae" w:date="2026-01-15T21:04:00Z" w16du:dateUtc="2026-01-16T02:04:00Z">
        <w:r w:rsidR="0052295E">
          <w:rPr>
            <w:rFonts w:ascii="Times New Roman" w:hAnsi="Times New Roman" w:cs="Times New Roman"/>
          </w:rPr>
          <w:t>using</w:t>
        </w:r>
      </w:ins>
      <w:del w:id="53" w:author="Nickelberry, Marshae" w:date="2026-01-15T21:04:00Z" w16du:dateUtc="2026-01-16T02:04:00Z">
        <w:r w:rsidR="00E7039C" w:rsidDel="0052295E">
          <w:rPr>
            <w:rFonts w:ascii="Times New Roman" w:hAnsi="Times New Roman" w:cs="Times New Roman"/>
          </w:rPr>
          <w:delText>through</w:delText>
        </w:r>
        <w:r w:rsidR="00B851AB" w:rsidDel="0052295E">
          <w:rPr>
            <w:rFonts w:ascii="Times New Roman" w:hAnsi="Times New Roman" w:cs="Times New Roman"/>
          </w:rPr>
          <w:delText xml:space="preserve"> a</w:delText>
        </w:r>
      </w:del>
      <w:r w:rsidR="00B851AB">
        <w:rPr>
          <w:rFonts w:ascii="Times New Roman" w:hAnsi="Times New Roman" w:cs="Times New Roman"/>
        </w:rPr>
        <w:t xml:space="preserve"> </w:t>
      </w:r>
      <w:ins w:id="54" w:author="Nickelberry, Marshae" w:date="2026-01-15T21:03:00Z" w16du:dateUtc="2026-01-16T02:03:00Z">
        <w:r w:rsidR="0052295E">
          <w:rPr>
            <w:rFonts w:ascii="Times New Roman" w:hAnsi="Times New Roman" w:cs="Times New Roman"/>
          </w:rPr>
          <w:t>c</w:t>
        </w:r>
      </w:ins>
      <w:del w:id="55" w:author="Nickelberry, Marshae" w:date="2026-01-15T21:03:00Z" w16du:dateUtc="2026-01-16T02:03:00Z">
        <w:r w:rsidR="00B851AB" w:rsidDel="0052295E">
          <w:rPr>
            <w:rFonts w:ascii="Times New Roman" w:hAnsi="Times New Roman" w:cs="Times New Roman"/>
          </w:rPr>
          <w:delText>C</w:delText>
        </w:r>
      </w:del>
      <w:r w:rsidR="00B851AB">
        <w:rPr>
          <w:rFonts w:ascii="Times New Roman" w:hAnsi="Times New Roman" w:cs="Times New Roman"/>
        </w:rPr>
        <w:t xml:space="preserve">omputer </w:t>
      </w:r>
      <w:ins w:id="56" w:author="Nickelberry, Marshae" w:date="2026-01-15T21:03:00Z" w16du:dateUtc="2026-01-16T02:03:00Z">
        <w:r w:rsidR="0052295E">
          <w:rPr>
            <w:rFonts w:ascii="Times New Roman" w:hAnsi="Times New Roman" w:cs="Times New Roman"/>
          </w:rPr>
          <w:t>a</w:t>
        </w:r>
      </w:ins>
      <w:del w:id="57" w:author="Nickelberry, Marshae" w:date="2026-01-15T21:03:00Z" w16du:dateUtc="2026-01-16T02:03:00Z">
        <w:r w:rsidR="00B851AB" w:rsidDel="0052295E">
          <w:rPr>
            <w:rFonts w:ascii="Times New Roman" w:hAnsi="Times New Roman" w:cs="Times New Roman"/>
          </w:rPr>
          <w:delText>A</w:delText>
        </w:r>
      </w:del>
      <w:r w:rsidR="00B851AB">
        <w:rPr>
          <w:rFonts w:ascii="Times New Roman" w:hAnsi="Times New Roman" w:cs="Times New Roman"/>
        </w:rPr>
        <w:t xml:space="preserve">ssisted </w:t>
      </w:r>
      <w:ins w:id="58" w:author="Nickelberry, Marshae" w:date="2026-01-15T21:04:00Z" w16du:dateUtc="2026-01-16T02:04:00Z">
        <w:r w:rsidR="0052295E">
          <w:rPr>
            <w:rFonts w:ascii="Times New Roman" w:hAnsi="Times New Roman" w:cs="Times New Roman"/>
          </w:rPr>
          <w:t>p</w:t>
        </w:r>
      </w:ins>
      <w:del w:id="59" w:author="Nickelberry, Marshae" w:date="2026-01-15T21:04:00Z" w16du:dateUtc="2026-01-16T02:04:00Z">
        <w:r w:rsidR="00E23B45" w:rsidDel="0052295E">
          <w:rPr>
            <w:rFonts w:ascii="Times New Roman" w:hAnsi="Times New Roman" w:cs="Times New Roman"/>
          </w:rPr>
          <w:delText>P</w:delText>
        </w:r>
      </w:del>
      <w:r w:rsidR="00E23B45">
        <w:rPr>
          <w:rFonts w:ascii="Times New Roman" w:hAnsi="Times New Roman" w:cs="Times New Roman"/>
        </w:rPr>
        <w:t xml:space="preserve">ersonal </w:t>
      </w:r>
      <w:ins w:id="60" w:author="Nickelberry, Marshae" w:date="2026-01-15T21:04:00Z" w16du:dateUtc="2026-01-16T02:04:00Z">
        <w:r w:rsidR="0052295E">
          <w:rPr>
            <w:rFonts w:ascii="Times New Roman" w:hAnsi="Times New Roman" w:cs="Times New Roman"/>
          </w:rPr>
          <w:t>i</w:t>
        </w:r>
      </w:ins>
      <w:del w:id="61" w:author="Nickelberry, Marshae" w:date="2026-01-15T21:04:00Z" w16du:dateUtc="2026-01-16T02:04:00Z">
        <w:r w:rsidR="00E23B45" w:rsidDel="0052295E">
          <w:rPr>
            <w:rFonts w:ascii="Times New Roman" w:hAnsi="Times New Roman" w:cs="Times New Roman"/>
          </w:rPr>
          <w:delText>I</w:delText>
        </w:r>
      </w:del>
      <w:r w:rsidR="00E23B45">
        <w:rPr>
          <w:rFonts w:ascii="Times New Roman" w:hAnsi="Times New Roman" w:cs="Times New Roman"/>
        </w:rPr>
        <w:t>nterview</w:t>
      </w:r>
      <w:ins w:id="62" w:author="Nickelberry, Marshae" w:date="2026-01-15T21:04:00Z" w16du:dateUtc="2026-01-16T02:04:00Z">
        <w:r w:rsidR="0052295E">
          <w:rPr>
            <w:rFonts w:ascii="Times New Roman" w:hAnsi="Times New Roman" w:cs="Times New Roman"/>
          </w:rPr>
          <w:t xml:space="preserve"> technology</w:t>
        </w:r>
      </w:ins>
      <w:del w:id="63" w:author="Nickelberry, Marshae" w:date="2026-01-15T21:04:00Z" w16du:dateUtc="2026-01-16T02:04:00Z">
        <w:r w:rsidR="00E23B45" w:rsidDel="0052295E">
          <w:rPr>
            <w:rFonts w:ascii="Times New Roman" w:hAnsi="Times New Roman" w:cs="Times New Roman"/>
          </w:rPr>
          <w:delText xml:space="preserve"> (CAPI)</w:delText>
        </w:r>
      </w:del>
      <w:commentRangeStart w:id="64"/>
      <w:r w:rsidR="00E23B45">
        <w:rPr>
          <w:rFonts w:ascii="Times New Roman" w:hAnsi="Times New Roman" w:cs="Times New Roman"/>
        </w:rPr>
        <w:t xml:space="preserve">. </w:t>
      </w:r>
      <w:commentRangeEnd w:id="64"/>
      <w:r w:rsidR="000B3414">
        <w:rPr>
          <w:rStyle w:val="CommentReference"/>
        </w:rPr>
        <w:commentReference w:id="64"/>
      </w:r>
      <w:ins w:id="65" w:author="Nickelberry, Marshae" w:date="2026-01-15T21:06:00Z" w16du:dateUtc="2026-01-16T02:06:00Z">
        <w:r w:rsidR="0052295E">
          <w:rPr>
            <w:rFonts w:ascii="Times New Roman" w:hAnsi="Times New Roman" w:cs="Times New Roman"/>
          </w:rPr>
          <w:t xml:space="preserve">[CITE] </w:t>
        </w:r>
      </w:ins>
      <w:r w:rsidR="00E12B78" w:rsidRPr="30047C03">
        <w:rPr>
          <w:rFonts w:ascii="Times New Roman" w:hAnsi="Times New Roman" w:cs="Times New Roman"/>
        </w:rPr>
        <w:t xml:space="preserve">Based on the survey module’s </w:t>
      </w:r>
      <w:r w:rsidR="00C22515" w:rsidRPr="30047C03">
        <w:rPr>
          <w:rFonts w:ascii="Times New Roman" w:hAnsi="Times New Roman" w:cs="Times New Roman"/>
        </w:rPr>
        <w:t>responses, a</w:t>
      </w:r>
      <w:r w:rsidR="58D8ECA6" w:rsidRPr="30047C03">
        <w:rPr>
          <w:rFonts w:ascii="Times New Roman" w:hAnsi="Times New Roman" w:cs="Times New Roman"/>
        </w:rPr>
        <w:t xml:space="preserve"> </w:t>
      </w:r>
      <w:r w:rsidR="005C7CD2" w:rsidRPr="30047C03">
        <w:rPr>
          <w:rFonts w:ascii="Times New Roman" w:hAnsi="Times New Roman" w:cs="Times New Roman"/>
        </w:rPr>
        <w:t xml:space="preserve">categorical variable </w:t>
      </w:r>
      <w:r w:rsidR="1D0EDED5" w:rsidRPr="30047C03">
        <w:rPr>
          <w:rFonts w:ascii="Times New Roman" w:hAnsi="Times New Roman" w:cs="Times New Roman"/>
        </w:rPr>
        <w:t xml:space="preserve">was created with </w:t>
      </w:r>
      <w:r w:rsidR="005C7CD2" w:rsidRPr="30047C03">
        <w:rPr>
          <w:rFonts w:ascii="Times New Roman" w:hAnsi="Times New Roman" w:cs="Times New Roman"/>
        </w:rPr>
        <w:t xml:space="preserve">four </w:t>
      </w:r>
      <w:r w:rsidR="00830960" w:rsidRPr="30047C03">
        <w:rPr>
          <w:rFonts w:ascii="Times New Roman" w:hAnsi="Times New Roman" w:cs="Times New Roman"/>
        </w:rPr>
        <w:t xml:space="preserve">household </w:t>
      </w:r>
      <w:r w:rsidR="005C7CD2" w:rsidRPr="30047C03">
        <w:rPr>
          <w:rFonts w:ascii="Times New Roman" w:hAnsi="Times New Roman" w:cs="Times New Roman"/>
        </w:rPr>
        <w:t>food security categories</w:t>
      </w:r>
      <w:r w:rsidR="00830960" w:rsidRPr="30047C03">
        <w:rPr>
          <w:rFonts w:ascii="Times New Roman" w:hAnsi="Times New Roman" w:cs="Times New Roman"/>
        </w:rPr>
        <w:t xml:space="preserve">: </w:t>
      </w:r>
      <w:r w:rsidR="00830960" w:rsidRPr="30047C03">
        <w:rPr>
          <w:rFonts w:ascii="Times New Roman" w:hAnsi="Times New Roman" w:cs="Times New Roman"/>
          <w:i/>
          <w:iCs/>
        </w:rPr>
        <w:t>high food security (reference),</w:t>
      </w:r>
      <w:r w:rsidR="00830960" w:rsidRPr="30047C03">
        <w:rPr>
          <w:rFonts w:ascii="Times New Roman" w:hAnsi="Times New Roman" w:cs="Times New Roman"/>
        </w:rPr>
        <w:t xml:space="preserve"> </w:t>
      </w:r>
      <w:r w:rsidR="00830960" w:rsidRPr="30047C03">
        <w:rPr>
          <w:rFonts w:ascii="Times New Roman" w:hAnsi="Times New Roman" w:cs="Times New Roman"/>
          <w:i/>
          <w:iCs/>
        </w:rPr>
        <w:t>marginal food security, low food security</w:t>
      </w:r>
      <w:r w:rsidR="00E7055E" w:rsidRPr="30047C03">
        <w:rPr>
          <w:rFonts w:ascii="Times New Roman" w:hAnsi="Times New Roman" w:cs="Times New Roman"/>
          <w:i/>
          <w:iCs/>
        </w:rPr>
        <w:t>, and very low food security.</w:t>
      </w:r>
      <w:r w:rsidR="002B021D" w:rsidRPr="30047C03">
        <w:rPr>
          <w:rFonts w:ascii="Times New Roman" w:hAnsi="Times New Roman" w:cs="Times New Roman"/>
        </w:rPr>
        <w:t xml:space="preserve"> </w:t>
      </w:r>
      <w:ins w:id="66" w:author="Nickelberry, Marshae" w:date="2026-01-15T21:06:00Z" w16du:dateUtc="2026-01-16T02:06:00Z">
        <w:r w:rsidR="0052295E">
          <w:rPr>
            <w:rFonts w:ascii="Times New Roman" w:hAnsi="Times New Roman" w:cs="Times New Roman"/>
          </w:rPr>
          <w:t xml:space="preserve"> [CITE]. </w:t>
        </w:r>
      </w:ins>
      <w:r w:rsidR="5B59A79A" w:rsidRPr="30047C03">
        <w:rPr>
          <w:rFonts w:ascii="Times New Roman" w:hAnsi="Times New Roman" w:cs="Times New Roman"/>
        </w:rPr>
        <w:t xml:space="preserve">For the remainder of this paper, we will simply refer to </w:t>
      </w:r>
      <w:r w:rsidR="00506558" w:rsidRPr="30047C03">
        <w:rPr>
          <w:rFonts w:ascii="Times New Roman" w:hAnsi="Times New Roman" w:cs="Times New Roman"/>
        </w:rPr>
        <w:t xml:space="preserve">food security levels as high, marginal, low, and very low food security. </w:t>
      </w:r>
    </w:p>
    <w:p w14:paraId="0FF0BA5F" w14:textId="468B4533" w:rsidR="00565DE8" w:rsidRPr="00B96811" w:rsidRDefault="00565DE8" w:rsidP="00274124">
      <w:pPr>
        <w:spacing w:line="240" w:lineRule="auto"/>
        <w:rPr>
          <w:rFonts w:ascii="Times New Roman" w:hAnsi="Times New Roman" w:cs="Times New Roman"/>
          <w:b/>
          <w:bCs/>
          <w:i/>
          <w:iCs/>
        </w:rPr>
      </w:pPr>
      <w:r w:rsidRPr="00B96811">
        <w:rPr>
          <w:rFonts w:ascii="Times New Roman" w:hAnsi="Times New Roman" w:cs="Times New Roman"/>
          <w:b/>
          <w:bCs/>
          <w:i/>
          <w:iCs/>
        </w:rPr>
        <w:t>Urinary Phenol Metabolite Concentrations</w:t>
      </w:r>
    </w:p>
    <w:p w14:paraId="67004D78" w14:textId="5DCD8644" w:rsidR="007268D1" w:rsidRDefault="00364EC1">
      <w:pPr>
        <w:pStyle w:val="NormalWeb"/>
        <w:spacing w:before="0" w:beforeAutospacing="0" w:after="0" w:afterAutospacing="0"/>
        <w:rPr>
          <w:color w:val="212121"/>
          <w:sz w:val="22"/>
          <w:szCs w:val="22"/>
        </w:rPr>
      </w:pPr>
      <w:r>
        <w:t>NHANES measured u</w:t>
      </w:r>
      <w:r w:rsidR="00C66E2E">
        <w:t>rinary phenol</w:t>
      </w:r>
      <w:r w:rsidR="00AE13A0">
        <w:t xml:space="preserve"> metabolite concentrations</w:t>
      </w:r>
      <w:r w:rsidR="00B962B9">
        <w:t xml:space="preserve"> (ng/mL)</w:t>
      </w:r>
      <w:r w:rsidR="00AE13A0">
        <w:t xml:space="preserve"> by </w:t>
      </w:r>
      <w:r>
        <w:t xml:space="preserve">collecting </w:t>
      </w:r>
      <w:r w:rsidR="00AE13A0">
        <w:t xml:space="preserve">spot urine samples, </w:t>
      </w:r>
      <w:r w:rsidR="00B30B6F">
        <w:t>assayed</w:t>
      </w:r>
      <w:r w:rsidR="00AE13A0">
        <w:t xml:space="preserve"> by the CDC</w:t>
      </w:r>
      <w:r w:rsidR="00F15F39">
        <w:t xml:space="preserve"> National Center for </w:t>
      </w:r>
      <w:r w:rsidR="00CC13AB">
        <w:t>Environmental</w:t>
      </w:r>
      <w:r w:rsidR="00DA70E1">
        <w:t xml:space="preserve"> Health Laboratory</w:t>
      </w:r>
      <w:r w:rsidR="00B30B6F">
        <w:t>,</w:t>
      </w:r>
      <w:r w:rsidR="00AE13A0">
        <w:t xml:space="preserve"> utilizing </w:t>
      </w:r>
      <w:r w:rsidR="00F7091D">
        <w:t>standardized</w:t>
      </w:r>
      <w:r w:rsidR="00AE13A0">
        <w:t xml:space="preserve"> </w:t>
      </w:r>
      <w:r w:rsidR="003A0097">
        <w:t xml:space="preserve">laboratory </w:t>
      </w:r>
      <w:commentRangeStart w:id="67"/>
      <w:r w:rsidR="00AE13A0">
        <w:t>techniq</w:t>
      </w:r>
      <w:r w:rsidR="00F7091D">
        <w:t>ue</w:t>
      </w:r>
      <w:r w:rsidR="000B3414">
        <w:t>s (…</w:t>
      </w:r>
      <w:r w:rsidR="00D47FF6">
        <w:t xml:space="preserve">). </w:t>
      </w:r>
      <w:commentRangeEnd w:id="67"/>
      <w:r w:rsidR="0052295E">
        <w:rPr>
          <w:rStyle w:val="CommentReference"/>
          <w:rFonts w:asciiTheme="minorHAnsi" w:eastAsiaTheme="minorHAnsi" w:hAnsiTheme="minorHAnsi" w:cstheme="minorBidi"/>
          <w:kern w:val="2"/>
          <w14:ligatures w14:val="standardContextual"/>
        </w:rPr>
        <w:commentReference w:id="67"/>
      </w:r>
      <w:proofErr w:type="spellStart"/>
      <w:ins w:id="68" w:author="Nickelberry, Marshae" w:date="2026-01-15T21:05:00Z" w16du:dateUtc="2026-01-16T02:05:00Z">
        <w:r w:rsidR="0052295E">
          <w:t>I</w:t>
        </w:r>
      </w:ins>
      <w:r w:rsidR="00D47FF6">
        <w:t>We</w:t>
      </w:r>
      <w:proofErr w:type="spellEnd"/>
      <w:r w:rsidR="00E37761">
        <w:t xml:space="preserve"> </w:t>
      </w:r>
      <w:del w:id="69" w:author="Nickelberry, Marshae" w:date="2026-01-15T21:07:00Z" w16du:dateUtc="2026-01-16T02:07:00Z">
        <w:r w:rsidR="00E37761" w:rsidDel="0052295E">
          <w:delText xml:space="preserve">initially </w:delText>
        </w:r>
      </w:del>
      <w:r w:rsidR="002C0E30">
        <w:t xml:space="preserve">identified </w:t>
      </w:r>
      <w:r w:rsidR="00E37761">
        <w:t>9 urinary phenol metabolites for the study analysis</w:t>
      </w:r>
      <w:r w:rsidR="008D3189">
        <w:t xml:space="preserve"> </w:t>
      </w:r>
      <w:del w:id="70" w:author="Nickelberry, Marshae" w:date="2026-01-15T21:07:00Z" w16du:dateUtc="2026-01-16T02:07:00Z">
        <w:r w:rsidR="008D3189" w:rsidDel="0052295E">
          <w:delText xml:space="preserve">but </w:delText>
        </w:r>
      </w:del>
      <w:ins w:id="71" w:author="Nickelberry, Marshae" w:date="2026-01-15T21:07:00Z" w16du:dateUtc="2026-01-16T02:07:00Z">
        <w:r w:rsidR="0052295E">
          <w:t>and</w:t>
        </w:r>
        <w:r w:rsidR="0052295E">
          <w:t xml:space="preserve"> </w:t>
        </w:r>
      </w:ins>
      <w:r w:rsidR="00B711FC">
        <w:t>removed</w:t>
      </w:r>
      <w:r w:rsidR="00E57E84">
        <w:t xml:space="preserve"> metabolites that were not consistently found </w:t>
      </w:r>
      <w:r w:rsidR="00426CDD">
        <w:t xml:space="preserve">across cycle years </w:t>
      </w:r>
      <w:del w:id="72" w:author="Nickelberry, Marshae" w:date="2026-01-15T21:07:00Z" w16du:dateUtc="2026-01-16T02:07:00Z">
        <w:r w:rsidR="00426CDD" w:rsidDel="0052295E">
          <w:delText xml:space="preserve">and </w:delText>
        </w:r>
      </w:del>
      <w:ins w:id="73" w:author="Nickelberry, Marshae" w:date="2026-01-15T21:07:00Z" w16du:dateUtc="2026-01-16T02:07:00Z">
        <w:r w:rsidR="0052295E">
          <w:t>or</w:t>
        </w:r>
        <w:r w:rsidR="0052295E">
          <w:t xml:space="preserve"> </w:t>
        </w:r>
      </w:ins>
      <w:r w:rsidR="00C976A7">
        <w:t xml:space="preserve">had </w:t>
      </w:r>
      <w:del w:id="74" w:author="Nickelberry, Marshae" w:date="2026-01-15T21:07:00Z" w16du:dateUtc="2026-01-16T02:07:00Z">
        <w:r w:rsidR="00C976A7" w:rsidDel="0052295E">
          <w:delText>a lower limit of detection (LOD)</w:delText>
        </w:r>
      </w:del>
      <w:ins w:id="75" w:author="Nickelberry, Marshae" w:date="2026-01-15T21:07:00Z" w16du:dateUtc="2026-01-16T02:07:00Z">
        <w:r w:rsidR="0052295E">
          <w:t>detection frequencies</w:t>
        </w:r>
      </w:ins>
      <w:r w:rsidR="00C976A7">
        <w:t xml:space="preserve"> below 50%. </w:t>
      </w:r>
      <w:r w:rsidR="4656B6A7">
        <w:t xml:space="preserve">As a </w:t>
      </w:r>
      <w:ins w:id="76" w:author="Nickelberry, Marshae" w:date="2026-01-15T21:07:00Z" w16du:dateUtc="2026-01-16T02:07:00Z">
        <w:r w:rsidR="0052295E">
          <w:t xml:space="preserve">result we </w:t>
        </w:r>
      </w:ins>
      <w:del w:id="77" w:author="Nickelberry, Marshae" w:date="2026-01-15T21:07:00Z" w16du:dateUtc="2026-01-16T02:07:00Z">
        <w:r w:rsidR="4656B6A7" w:rsidDel="0052295E">
          <w:delText xml:space="preserve">result </w:delText>
        </w:r>
        <w:r w:rsidR="00C976A7" w:rsidDel="0052295E">
          <w:delText xml:space="preserve">cycle years were </w:delText>
        </w:r>
      </w:del>
      <w:r w:rsidR="00C976A7">
        <w:t xml:space="preserve">restricted to </w:t>
      </w:r>
      <w:del w:id="78" w:author="Nickelberry, Marshae" w:date="2026-01-15T21:07:00Z" w16du:dateUtc="2026-01-16T02:07:00Z">
        <w:r w:rsidR="00C976A7" w:rsidDel="0052295E">
          <w:delText>2005-2016</w:delText>
        </w:r>
        <w:r w:rsidR="4A2890E3" w:rsidDel="0052295E">
          <w:delText xml:space="preserve"> where all </w:delText>
        </w:r>
      </w:del>
      <w:r w:rsidR="4A2890E3">
        <w:t xml:space="preserve">six urinary phenol metabolites </w:t>
      </w:r>
      <w:del w:id="79" w:author="Nickelberry, Marshae" w:date="2026-01-15T21:07:00Z" w16du:dateUtc="2026-01-16T02:07:00Z">
        <w:r w:rsidR="4A2890E3" w:rsidDel="0052295E">
          <w:delText>of interest were identified:</w:delText>
        </w:r>
      </w:del>
      <w:ins w:id="80" w:author="Nickelberry, Marshae" w:date="2026-01-15T21:07:00Z" w16du:dateUtc="2026-01-16T02:07:00Z">
        <w:r w:rsidR="0052295E">
          <w:t>measured across 2005-2016 cyc</w:t>
        </w:r>
      </w:ins>
      <w:ins w:id="81" w:author="Nickelberry, Marshae" w:date="2026-01-15T21:08:00Z" w16du:dateUtc="2026-01-16T02:08:00Z">
        <w:r w:rsidR="0052295E">
          <w:t xml:space="preserve">le years: </w:t>
        </w:r>
      </w:ins>
      <w:del w:id="82" w:author="Nickelberry, Marshae" w:date="2026-01-15T21:08:00Z" w16du:dateUtc="2026-01-16T02:08:00Z">
        <w:r w:rsidR="4A2890E3" w:rsidDel="0052295E">
          <w:delText xml:space="preserve"> </w:delText>
        </w:r>
        <w:r w:rsidR="00A24294" w:rsidDel="0052295E">
          <w:delText xml:space="preserve"> </w:delText>
        </w:r>
        <w:r w:rsidR="00645061" w:rsidDel="0052295E">
          <w:delText xml:space="preserve">six </w:delText>
        </w:r>
        <w:r w:rsidR="00D86650" w:rsidDel="0052295E">
          <w:delText xml:space="preserve">urinary phenol </w:delText>
        </w:r>
        <w:r w:rsidR="009641E2" w:rsidDel="0052295E">
          <w:delText>metabolites</w:delText>
        </w:r>
        <w:r w:rsidR="00D86650" w:rsidDel="0052295E">
          <w:delText xml:space="preserve">: </w:delText>
        </w:r>
      </w:del>
      <w:r w:rsidR="0052151B" w:rsidRPr="30047C03">
        <w:rPr>
          <w:i/>
          <w:iCs/>
        </w:rPr>
        <w:t>urinary Bisphenol A (BPA), urinary 2-Hydroxy-4-methoxybenzophenone or benzophenone-3 (BP3), urinary 2,4,4’-Trichloro-2’-hydroxyphenyl ether or Triclosan (TRS)</w:t>
      </w:r>
      <w:r w:rsidR="00D86650" w:rsidRPr="30047C03">
        <w:rPr>
          <w:i/>
          <w:iCs/>
        </w:rPr>
        <w:t xml:space="preserve">, </w:t>
      </w:r>
      <w:r w:rsidR="0052151B" w:rsidRPr="30047C03">
        <w:rPr>
          <w:i/>
          <w:iCs/>
        </w:rPr>
        <w:t>urinary Ethyl Paraben (EPB), urinary Methyl Paraben (MPB), and urinary Propyl Paraben (PPB</w:t>
      </w:r>
      <w:r w:rsidR="00D86650" w:rsidRPr="30047C03">
        <w:rPr>
          <w:i/>
          <w:iCs/>
        </w:rPr>
        <w:t xml:space="preserve">). </w:t>
      </w:r>
      <w:r w:rsidR="00E47833">
        <w:t>Values below the LOD</w:t>
      </w:r>
      <w:r w:rsidR="004000B8">
        <w:t xml:space="preserve"> were substituted with </w:t>
      </w:r>
      <w:r w:rsidR="004000B8">
        <w:rPr>
          <w:color w:val="212121"/>
          <w:sz w:val="22"/>
          <w:szCs w:val="22"/>
          <w:shd w:val="clear" w:color="auto" w:fill="FFFFFF"/>
        </w:rPr>
        <w:t>LLOD</w:t>
      </w:r>
      <m:oMath>
        <m:r>
          <w:rPr>
            <w:rFonts w:ascii="Cambria Math" w:hAnsi="Cambria Math"/>
            <w:color w:val="212121"/>
            <w:sz w:val="22"/>
            <w:szCs w:val="22"/>
            <w:shd w:val="clear" w:color="auto" w:fill="FFFFFF"/>
          </w:rPr>
          <m:t>√</m:t>
        </m:r>
      </m:oMath>
      <w:r w:rsidR="004000B8">
        <w:rPr>
          <w:color w:val="212121"/>
          <w:sz w:val="22"/>
          <w:szCs w:val="22"/>
          <w:shd w:val="clear" w:color="auto" w:fill="FFFFFF"/>
        </w:rPr>
        <w:t>2 by NHANES.</w:t>
      </w:r>
    </w:p>
    <w:p w14:paraId="1CAC6521" w14:textId="77777777" w:rsidR="00E06D43" w:rsidRDefault="00E06D43" w:rsidP="00274124">
      <w:pPr>
        <w:pStyle w:val="NormalWeb"/>
        <w:spacing w:before="0" w:beforeAutospacing="0" w:after="0" w:afterAutospacing="0"/>
        <w:textAlignment w:val="baseline"/>
        <w:rPr>
          <w:color w:val="212121"/>
          <w:sz w:val="22"/>
          <w:szCs w:val="22"/>
          <w:shd w:val="clear" w:color="auto" w:fill="FFFFFF"/>
        </w:rPr>
      </w:pPr>
    </w:p>
    <w:p w14:paraId="3C05A8AC" w14:textId="253B68BF" w:rsidR="00F816B0" w:rsidRDefault="00E06D43" w:rsidP="30047C03">
      <w:pPr>
        <w:pStyle w:val="NormalWeb"/>
        <w:spacing w:before="0" w:beforeAutospacing="0" w:after="0" w:afterAutospacing="0"/>
        <w:textAlignment w:val="baseline"/>
        <w:rPr>
          <w:b/>
          <w:bCs/>
          <w:i/>
          <w:iCs/>
          <w:color w:val="212121"/>
          <w:shd w:val="clear" w:color="auto" w:fill="FFFFFF"/>
        </w:rPr>
      </w:pPr>
      <w:r w:rsidRPr="00FA5EC8">
        <w:rPr>
          <w:b/>
          <w:bCs/>
          <w:i/>
          <w:iCs/>
          <w:color w:val="212121"/>
          <w:shd w:val="clear" w:color="auto" w:fill="FFFFFF"/>
        </w:rPr>
        <w:t>Covariates</w:t>
      </w:r>
      <w:r w:rsidR="20777060" w:rsidRPr="00FA5EC8">
        <w:rPr>
          <w:b/>
          <w:bCs/>
          <w:i/>
          <w:iCs/>
          <w:color w:val="212121"/>
          <w:shd w:val="clear" w:color="auto" w:fill="FFFFFF"/>
        </w:rPr>
        <w:t xml:space="preserve"> </w:t>
      </w:r>
    </w:p>
    <w:p w14:paraId="69CE09ED" w14:textId="7806F882" w:rsidR="30047C03" w:rsidRDefault="30047C03" w:rsidP="30047C03">
      <w:pPr>
        <w:pStyle w:val="NormalWeb"/>
        <w:spacing w:before="0" w:beforeAutospacing="0" w:after="0" w:afterAutospacing="0"/>
        <w:rPr>
          <w:b/>
          <w:bCs/>
          <w:i/>
          <w:iCs/>
          <w:color w:val="212121"/>
        </w:rPr>
      </w:pPr>
    </w:p>
    <w:p w14:paraId="6324C801" w14:textId="1620E351" w:rsidR="00167D67" w:rsidRDefault="00A22C97" w:rsidP="00274124">
      <w:pPr>
        <w:pStyle w:val="NormalWeb"/>
        <w:spacing w:before="0" w:beforeAutospacing="0" w:after="0" w:afterAutospacing="0"/>
        <w:textAlignment w:val="baseline"/>
      </w:pPr>
      <w:r w:rsidRPr="00A22C97">
        <w:t xml:space="preserve">Covariates were identified </w:t>
      </w:r>
      <w:del w:id="83" w:author="Nickelberry, Marshae" w:date="2026-01-15T21:08:00Z" w16du:dateUtc="2026-01-16T02:08:00Z">
        <w:r w:rsidDel="0052295E">
          <w:delText>prior to analyses</w:delText>
        </w:r>
      </w:del>
      <w:ins w:id="84" w:author="Nickelberry, Marshae" w:date="2026-01-15T21:08:00Z" w16du:dateUtc="2026-01-16T02:08:00Z">
        <w:r w:rsidR="0052295E">
          <w:t>a priori</w:t>
        </w:r>
      </w:ins>
      <w:r>
        <w:t xml:space="preserve"> </w:t>
      </w:r>
      <w:del w:id="85" w:author="Nickelberry, Marshae" w:date="2026-01-15T21:08:00Z" w16du:dateUtc="2026-01-16T02:08:00Z">
        <w:r w:rsidDel="0052295E">
          <w:delText xml:space="preserve">by </w:delText>
        </w:r>
      </w:del>
      <w:r w:rsidRPr="00A22C97">
        <w:t xml:space="preserve">using existing literature </w:t>
      </w:r>
      <w:ins w:id="86" w:author="Nickelberry, Marshae" w:date="2026-01-15T21:08:00Z" w16du:dateUtc="2026-01-16T02:08:00Z">
        <w:r w:rsidR="0052295E">
          <w:t xml:space="preserve">[CITE] </w:t>
        </w:r>
      </w:ins>
      <w:r w:rsidRPr="00A22C97">
        <w:t>and directed acyclic graphs (DAGs) to identify potential confounders of the association between urinary phenol metabolite concentrations and household food security. Covariate data were obtained from computer-assisted demographic questionnaires administered by NHANES personnel.</w:t>
      </w:r>
      <w:ins w:id="87" w:author="Nickelberry, Marshae" w:date="2026-01-15T21:08:00Z" w16du:dateUtc="2026-01-16T02:08:00Z">
        <w:r w:rsidR="0052295E">
          <w:t xml:space="preserve"> [CITE]</w:t>
        </w:r>
      </w:ins>
      <w:r w:rsidRPr="00A22C97">
        <w:t xml:space="preserve"> </w:t>
      </w:r>
      <w:del w:id="88" w:author="Nickelberry, Marshae" w:date="2026-01-15T21:09:00Z" w16du:dateUtc="2026-01-16T02:09:00Z">
        <w:r w:rsidRPr="00A22C97" w:rsidDel="0076480A">
          <w:delText xml:space="preserve">Based on this approach, </w:delText>
        </w:r>
      </w:del>
      <w:ins w:id="89" w:author="Nickelberry, Marshae" w:date="2026-01-15T21:09:00Z" w16du:dateUtc="2026-01-16T02:09:00Z">
        <w:r w:rsidR="0076480A">
          <w:t>W</w:t>
        </w:r>
      </w:ins>
      <w:del w:id="90" w:author="Nickelberry, Marshae" w:date="2026-01-15T21:09:00Z" w16du:dateUtc="2026-01-16T02:09:00Z">
        <w:r w:rsidRPr="00A22C97" w:rsidDel="0076480A">
          <w:delText>w</w:delText>
        </w:r>
      </w:del>
      <w:r w:rsidRPr="00A22C97">
        <w:t xml:space="preserve">e included </w:t>
      </w:r>
      <w:r w:rsidRPr="00A22C97">
        <w:lastRenderedPageBreak/>
        <w:t xml:space="preserve">age, sex, race/ethnicity, highest educational attainment, and poverty income ratio (PIR) as </w:t>
      </w:r>
      <w:ins w:id="91" w:author="Nickelberry, Marshae" w:date="2026-01-15T21:09:00Z" w16du:dateUtc="2026-01-16T02:09:00Z">
        <w:r w:rsidR="0076480A">
          <w:t xml:space="preserve">covariates of </w:t>
        </w:r>
        <w:proofErr w:type="spellStart"/>
        <w:r w:rsidR="0076480A">
          <w:t>interst</w:t>
        </w:r>
      </w:ins>
      <w:proofErr w:type="spellEnd"/>
      <w:del w:id="92" w:author="Nickelberry, Marshae" w:date="2026-01-15T21:09:00Z" w16du:dateUtc="2026-01-16T02:09:00Z">
        <w:r w:rsidRPr="00A22C97" w:rsidDel="0076480A">
          <w:delText>potential confounders</w:delText>
        </w:r>
      </w:del>
      <w:r w:rsidRPr="00A22C97">
        <w:t>. PIR is calculated by NHANES using U.S. Department of Health and Human Services poverty guidelines</w:t>
      </w:r>
      <w:ins w:id="93" w:author="Nickelberry, Marshae" w:date="2026-01-15T21:09:00Z" w16du:dateUtc="2026-01-16T02:09:00Z">
        <w:r w:rsidR="0076480A">
          <w:t xml:space="preserve"> [CITE]</w:t>
        </w:r>
      </w:ins>
      <w:r w:rsidRPr="00A22C97">
        <w:t xml:space="preserve">. We additionally </w:t>
      </w:r>
      <w:del w:id="94" w:author="Nickelberry, Marshae" w:date="2026-01-15T21:09:00Z" w16du:dateUtc="2026-01-16T02:09:00Z">
        <w:r w:rsidRPr="00A22C97" w:rsidDel="0076480A">
          <w:delText xml:space="preserve">included </w:delText>
        </w:r>
      </w:del>
      <w:ins w:id="95" w:author="Nickelberry, Marshae" w:date="2026-01-15T21:09:00Z" w16du:dateUtc="2026-01-16T02:09:00Z">
        <w:r w:rsidR="0076480A">
          <w:t>created</w:t>
        </w:r>
        <w:r w:rsidR="0076480A" w:rsidRPr="00A22C97">
          <w:t xml:space="preserve"> </w:t>
        </w:r>
      </w:ins>
      <w:r w:rsidRPr="00A22C97">
        <w:t>survey cycle year as a categorical variable to account for temporal differences across cycles.</w:t>
      </w:r>
      <w:ins w:id="96" w:author="Nickelberry, Marshae" w:date="2026-01-15T21:09:00Z" w16du:dateUtc="2026-01-16T02:09:00Z">
        <w:r w:rsidR="0076480A">
          <w:t xml:space="preserve"> [CITE]</w:t>
        </w:r>
      </w:ins>
      <w:r w:rsidRPr="00A22C97">
        <w:t xml:space="preserve"> Urinary creatinine concentration (ng/mL) was</w:t>
      </w:r>
      <w:ins w:id="97" w:author="Nickelberry, Marshae" w:date="2026-01-15T21:09:00Z" w16du:dateUtc="2026-01-16T02:09:00Z">
        <w:r w:rsidR="0076480A">
          <w:t xml:space="preserve"> included to adjust for </w:t>
        </w:r>
      </w:ins>
      <w:del w:id="98" w:author="Nickelberry, Marshae" w:date="2026-01-15T21:09:00Z" w16du:dateUtc="2026-01-16T02:09:00Z">
        <w:r w:rsidRPr="00A22C97" w:rsidDel="0076480A">
          <w:delText xml:space="preserve"> included as a precision covariate to account for </w:delText>
        </w:r>
      </w:del>
      <w:r w:rsidRPr="00A22C97">
        <w:t>urinary dilution, consistent with prior NHANES-based analyses.</w:t>
      </w:r>
      <w:ins w:id="99" w:author="Nickelberry, Marshae" w:date="2026-01-15T21:10:00Z" w16du:dateUtc="2026-01-16T02:10:00Z">
        <w:r w:rsidR="0076480A">
          <w:t xml:space="preserve"> [CITE]</w:t>
        </w:r>
      </w:ins>
    </w:p>
    <w:p w14:paraId="6637296A" w14:textId="77777777" w:rsidR="00A22C97" w:rsidRDefault="00A22C97" w:rsidP="00274124">
      <w:pPr>
        <w:pStyle w:val="NormalWeb"/>
        <w:spacing w:before="0" w:beforeAutospacing="0" w:after="0" w:afterAutospacing="0"/>
        <w:textAlignment w:val="baseline"/>
      </w:pPr>
    </w:p>
    <w:p w14:paraId="5E4D2B14" w14:textId="1316287E" w:rsidR="003277C6" w:rsidRPr="003277C6" w:rsidRDefault="00167D67" w:rsidP="003277C6">
      <w:pPr>
        <w:pStyle w:val="NormalWeb"/>
        <w:spacing w:before="0" w:beforeAutospacing="0" w:after="0" w:afterAutospacing="0" w:line="276" w:lineRule="auto"/>
        <w:textAlignment w:val="baseline"/>
        <w:rPr>
          <w:b/>
          <w:bCs/>
          <w:i/>
          <w:iCs/>
        </w:rPr>
      </w:pPr>
      <w:r w:rsidRPr="004D21B3">
        <w:rPr>
          <w:b/>
          <w:bCs/>
          <w:i/>
          <w:iCs/>
        </w:rPr>
        <w:t>Statistical Analys</w:t>
      </w:r>
      <w:r w:rsidR="002A19C3" w:rsidRPr="004D21B3">
        <w:rPr>
          <w:b/>
          <w:bCs/>
          <w:i/>
          <w:iCs/>
        </w:rPr>
        <w:t>is</w:t>
      </w:r>
    </w:p>
    <w:p w14:paraId="23A525DA" w14:textId="7B2A9611" w:rsidR="00185FC5" w:rsidRPr="004D21B3" w:rsidRDefault="00D75C47" w:rsidP="004D21B3">
      <w:pPr>
        <w:spacing w:after="0" w:line="276" w:lineRule="auto"/>
        <w:ind w:firstLine="360"/>
        <w:rPr>
          <w:rFonts w:ascii="Times New Roman" w:hAnsi="Times New Roman" w:cs="Times New Roman"/>
          <w:color w:val="000000" w:themeColor="text1"/>
        </w:rPr>
      </w:pPr>
      <w:r w:rsidRPr="00056E3D">
        <w:rPr>
          <w:rFonts w:ascii="Times New Roman" w:hAnsi="Times New Roman" w:cs="Times New Roman"/>
          <w:color w:val="000000" w:themeColor="text1"/>
        </w:rPr>
        <w:t>Descriptive statistics including f</w:t>
      </w:r>
      <w:r w:rsidR="0093378F" w:rsidRPr="00056E3D">
        <w:rPr>
          <w:rFonts w:ascii="Times New Roman" w:hAnsi="Times New Roman" w:cs="Times New Roman"/>
          <w:color w:val="000000" w:themeColor="text1"/>
        </w:rPr>
        <w:t xml:space="preserve">requencies </w:t>
      </w:r>
      <w:r w:rsidRPr="00056E3D">
        <w:rPr>
          <w:rFonts w:ascii="Times New Roman" w:hAnsi="Times New Roman" w:cs="Times New Roman"/>
          <w:color w:val="000000" w:themeColor="text1"/>
        </w:rPr>
        <w:t xml:space="preserve">(percentages) </w:t>
      </w:r>
      <w:r w:rsidR="0093378F" w:rsidRPr="00056E3D">
        <w:rPr>
          <w:rFonts w:ascii="Times New Roman" w:hAnsi="Times New Roman" w:cs="Times New Roman"/>
          <w:color w:val="000000" w:themeColor="text1"/>
        </w:rPr>
        <w:t xml:space="preserve">and means were calculated </w:t>
      </w:r>
      <w:r w:rsidR="00B95664" w:rsidRPr="00056E3D">
        <w:rPr>
          <w:rFonts w:ascii="Times New Roman" w:hAnsi="Times New Roman" w:cs="Times New Roman"/>
          <w:color w:val="000000" w:themeColor="text1"/>
        </w:rPr>
        <w:t xml:space="preserve">to analyze </w:t>
      </w:r>
      <w:r w:rsidR="00887B9E" w:rsidRPr="00056E3D">
        <w:rPr>
          <w:rFonts w:ascii="Times New Roman" w:hAnsi="Times New Roman" w:cs="Times New Roman"/>
          <w:color w:val="000000" w:themeColor="text1"/>
        </w:rPr>
        <w:t xml:space="preserve">the analytic study populations’ </w:t>
      </w:r>
      <w:r w:rsidR="0093378F" w:rsidRPr="00056E3D">
        <w:rPr>
          <w:rFonts w:ascii="Times New Roman" w:hAnsi="Times New Roman" w:cs="Times New Roman"/>
          <w:color w:val="000000" w:themeColor="text1"/>
        </w:rPr>
        <w:t xml:space="preserve">sociodemographic </w:t>
      </w:r>
      <w:r w:rsidR="003277C6" w:rsidRPr="00056E3D">
        <w:rPr>
          <w:rFonts w:ascii="Times New Roman" w:hAnsi="Times New Roman" w:cs="Times New Roman"/>
          <w:color w:val="000000" w:themeColor="text1"/>
        </w:rPr>
        <w:t xml:space="preserve">factors </w:t>
      </w:r>
      <w:r w:rsidR="00887B9E" w:rsidRPr="00056E3D">
        <w:rPr>
          <w:rFonts w:ascii="Times New Roman" w:hAnsi="Times New Roman" w:cs="Times New Roman"/>
          <w:color w:val="000000" w:themeColor="text1"/>
        </w:rPr>
        <w:t>and other covariate</w:t>
      </w:r>
      <w:r w:rsidR="003277C6" w:rsidRPr="00056E3D">
        <w:rPr>
          <w:rFonts w:ascii="Times New Roman" w:hAnsi="Times New Roman" w:cs="Times New Roman"/>
          <w:color w:val="000000" w:themeColor="text1"/>
        </w:rPr>
        <w:t xml:space="preserve"> groups</w:t>
      </w:r>
      <w:r w:rsidR="0093378F" w:rsidRPr="00056E3D">
        <w:rPr>
          <w:rFonts w:ascii="Times New Roman" w:hAnsi="Times New Roman" w:cs="Times New Roman"/>
          <w:color w:val="000000" w:themeColor="text1"/>
        </w:rPr>
        <w:t xml:space="preserve"> by food security status. </w:t>
      </w:r>
      <w:r w:rsidR="002F1927" w:rsidRPr="00056E3D">
        <w:rPr>
          <w:rFonts w:ascii="Times New Roman" w:hAnsi="Times New Roman" w:cs="Times New Roman"/>
          <w:color w:val="000000" w:themeColor="text1"/>
        </w:rPr>
        <w:t xml:space="preserve">Urinary phenol metabolite concentrations </w:t>
      </w:r>
      <w:r w:rsidR="009B601F" w:rsidRPr="00056E3D">
        <w:rPr>
          <w:rFonts w:ascii="Times New Roman" w:hAnsi="Times New Roman" w:cs="Times New Roman"/>
          <w:color w:val="000000" w:themeColor="text1"/>
        </w:rPr>
        <w:t xml:space="preserve">were </w:t>
      </w:r>
      <w:ins w:id="100" w:author="Nickelberry, Marshae" w:date="2026-01-15T21:10:00Z" w16du:dateUtc="2026-01-16T02:10:00Z">
        <w:r w:rsidR="0076480A">
          <w:rPr>
            <w:rFonts w:ascii="Times New Roman" w:hAnsi="Times New Roman" w:cs="Times New Roman"/>
            <w:color w:val="000000" w:themeColor="text1"/>
          </w:rPr>
          <w:t xml:space="preserve">log normally distributed and were </w:t>
        </w:r>
      </w:ins>
      <w:r w:rsidR="009B601F" w:rsidRPr="00056E3D">
        <w:rPr>
          <w:rFonts w:ascii="Times New Roman" w:hAnsi="Times New Roman" w:cs="Times New Roman"/>
          <w:color w:val="000000" w:themeColor="text1"/>
        </w:rPr>
        <w:t xml:space="preserve">natural log </w:t>
      </w:r>
      <w:r w:rsidR="008C2DB7" w:rsidRPr="00056E3D">
        <w:rPr>
          <w:rFonts w:ascii="Times New Roman" w:hAnsi="Times New Roman" w:cs="Times New Roman"/>
          <w:color w:val="000000" w:themeColor="text1"/>
        </w:rPr>
        <w:t>transformed</w:t>
      </w:r>
      <w:ins w:id="101" w:author="Nickelberry, Marshae" w:date="2026-01-15T21:10:00Z" w16du:dateUtc="2026-01-16T02:10:00Z">
        <w:r w:rsidR="0076480A">
          <w:rPr>
            <w:rFonts w:ascii="Times New Roman" w:hAnsi="Times New Roman" w:cs="Times New Roman"/>
            <w:color w:val="000000" w:themeColor="text1"/>
          </w:rPr>
          <w:t xml:space="preserve">.  </w:t>
        </w:r>
      </w:ins>
      <w:r w:rsidR="008C2DB7" w:rsidRPr="00056E3D">
        <w:rPr>
          <w:rFonts w:ascii="Times New Roman" w:hAnsi="Times New Roman" w:cs="Times New Roman"/>
          <w:color w:val="000000" w:themeColor="text1"/>
        </w:rPr>
        <w:t xml:space="preserve"> </w:t>
      </w:r>
      <w:del w:id="102" w:author="Nickelberry, Marshae" w:date="2026-01-15T21:10:00Z" w16du:dateUtc="2026-01-16T02:10:00Z">
        <w:r w:rsidR="00644276" w:rsidRPr="00056E3D" w:rsidDel="0076480A">
          <w:rPr>
            <w:rFonts w:ascii="Times New Roman" w:hAnsi="Times New Roman" w:cs="Times New Roman"/>
            <w:color w:val="000000" w:themeColor="text1"/>
          </w:rPr>
          <w:delText>and</w:delText>
        </w:r>
        <w:r w:rsidR="008C2DB7" w:rsidRPr="00056E3D" w:rsidDel="0076480A">
          <w:rPr>
            <w:rFonts w:ascii="Times New Roman" w:hAnsi="Times New Roman" w:cs="Times New Roman"/>
            <w:color w:val="000000" w:themeColor="text1"/>
          </w:rPr>
          <w:delText xml:space="preserve"> </w:delText>
        </w:r>
      </w:del>
      <w:ins w:id="103" w:author="Nickelberry, Marshae" w:date="2026-01-15T21:10:00Z" w16du:dateUtc="2026-01-16T02:10:00Z">
        <w:r w:rsidR="0076480A">
          <w:rPr>
            <w:rFonts w:ascii="Times New Roman" w:hAnsi="Times New Roman" w:cs="Times New Roman"/>
            <w:color w:val="000000" w:themeColor="text1"/>
          </w:rPr>
          <w:t>D</w:t>
        </w:r>
      </w:ins>
      <w:del w:id="104" w:author="Nickelberry, Marshae" w:date="2026-01-15T21:10:00Z" w16du:dateUtc="2026-01-16T02:10:00Z">
        <w:r w:rsidR="008C2DB7" w:rsidRPr="00056E3D" w:rsidDel="0076480A">
          <w:rPr>
            <w:rFonts w:ascii="Times New Roman" w:hAnsi="Times New Roman" w:cs="Times New Roman"/>
            <w:color w:val="000000" w:themeColor="text1"/>
          </w:rPr>
          <w:delText>d</w:delText>
        </w:r>
      </w:del>
      <w:r w:rsidR="008C2DB7" w:rsidRPr="00056E3D">
        <w:rPr>
          <w:rFonts w:ascii="Times New Roman" w:hAnsi="Times New Roman" w:cs="Times New Roman"/>
          <w:color w:val="000000" w:themeColor="text1"/>
        </w:rPr>
        <w:t>etection percentages</w:t>
      </w:r>
      <w:ins w:id="105" w:author="Nickelberry, Marshae" w:date="2026-01-15T21:11:00Z" w16du:dateUtc="2026-01-16T02:11:00Z">
        <w:r w:rsidR="0076480A">
          <w:rPr>
            <w:rFonts w:ascii="Times New Roman" w:hAnsi="Times New Roman" w:cs="Times New Roman"/>
            <w:color w:val="000000" w:themeColor="text1"/>
          </w:rPr>
          <w:t xml:space="preserve">, geometric means (GM) and the </w:t>
        </w:r>
      </w:ins>
      <w:del w:id="106" w:author="Nickelberry, Marshae" w:date="2026-01-15T21:11:00Z" w16du:dateUtc="2026-01-16T02:11:00Z">
        <w:r w:rsidR="008C2DB7" w:rsidRPr="00056E3D" w:rsidDel="0076480A">
          <w:rPr>
            <w:rFonts w:ascii="Times New Roman" w:hAnsi="Times New Roman" w:cs="Times New Roman"/>
            <w:color w:val="000000" w:themeColor="text1"/>
          </w:rPr>
          <w:delText xml:space="preserve"> (</w:delText>
        </w:r>
      </w:del>
      <w:del w:id="107" w:author="Nickelberry, Marshae" w:date="2026-01-15T21:10:00Z" w16du:dateUtc="2026-01-16T02:10:00Z">
        <w:r w:rsidR="008C2DB7" w:rsidRPr="00056E3D" w:rsidDel="0076480A">
          <w:rPr>
            <w:rFonts w:ascii="Times New Roman" w:hAnsi="Times New Roman" w:cs="Times New Roman"/>
            <w:color w:val="000000" w:themeColor="text1"/>
          </w:rPr>
          <w:delText xml:space="preserve">percentages </w:delText>
        </w:r>
      </w:del>
      <m:oMath>
        <m:r>
          <w:del w:id="108" w:author="Nickelberry, Marshae" w:date="2026-01-15T21:10:00Z" w16du:dateUtc="2026-01-16T02:10:00Z">
            <w:rPr>
              <w:rFonts w:ascii="Cambria Math" w:hAnsi="Cambria Math" w:cs="Times New Roman"/>
              <w:color w:val="000000" w:themeColor="text1"/>
            </w:rPr>
            <m:t>≥</m:t>
          </w:del>
        </m:r>
      </m:oMath>
      <w:del w:id="109" w:author="Nickelberry, Marshae" w:date="2026-01-15T21:10:00Z" w16du:dateUtc="2026-01-16T02:10:00Z">
        <w:r w:rsidR="008C2DB7" w:rsidRPr="00056E3D" w:rsidDel="0076480A">
          <w:rPr>
            <w:rFonts w:ascii="Times New Roman" w:hAnsi="Times New Roman" w:cs="Times New Roman"/>
            <w:color w:val="000000" w:themeColor="text1"/>
          </w:rPr>
          <w:delText>50%)</w:delText>
        </w:r>
        <w:r w:rsidR="007C4C6F" w:rsidRPr="00056E3D" w:rsidDel="0076480A">
          <w:rPr>
            <w:rFonts w:ascii="Times New Roman" w:hAnsi="Times New Roman" w:cs="Times New Roman"/>
            <w:color w:val="000000" w:themeColor="text1"/>
          </w:rPr>
          <w:delText xml:space="preserve">, the </w:delText>
        </w:r>
      </w:del>
      <w:r w:rsidR="007C4C6F" w:rsidRPr="00056E3D">
        <w:rPr>
          <w:rFonts w:ascii="Times New Roman" w:hAnsi="Times New Roman" w:cs="Times New Roman"/>
          <w:color w:val="000000" w:themeColor="text1"/>
        </w:rPr>
        <w:t>25</w:t>
      </w:r>
      <w:r w:rsidR="007C4C6F" w:rsidRPr="00056E3D">
        <w:rPr>
          <w:rFonts w:ascii="Times New Roman" w:hAnsi="Times New Roman" w:cs="Times New Roman"/>
          <w:color w:val="000000" w:themeColor="text1"/>
          <w:vertAlign w:val="superscript"/>
        </w:rPr>
        <w:t>th</w:t>
      </w:r>
      <w:ins w:id="110" w:author="Nickelberry, Marshae" w:date="2026-01-15T21:11:00Z" w16du:dateUtc="2026-01-16T02:11:00Z">
        <w:r w:rsidR="0076480A">
          <w:rPr>
            <w:rFonts w:ascii="Times New Roman" w:hAnsi="Times New Roman" w:cs="Times New Roman"/>
            <w:color w:val="000000" w:themeColor="text1"/>
            <w:vertAlign w:val="superscript"/>
          </w:rPr>
          <w:t xml:space="preserve"> </w:t>
        </w:r>
      </w:ins>
      <w:del w:id="111" w:author="Nickelberry, Marshae" w:date="2026-01-15T21:11:00Z" w16du:dateUtc="2026-01-16T02:11:00Z">
        <w:r w:rsidR="007C4C6F" w:rsidRPr="00056E3D" w:rsidDel="0076480A">
          <w:rPr>
            <w:rFonts w:ascii="Times New Roman" w:hAnsi="Times New Roman" w:cs="Times New Roman"/>
            <w:color w:val="000000" w:themeColor="text1"/>
          </w:rPr>
          <w:delText xml:space="preserve"> percentile</w:delText>
        </w:r>
      </w:del>
      <w:ins w:id="112" w:author="Nickelberry, Marshae" w:date="2026-01-15T21:11:00Z" w16du:dateUtc="2026-01-16T02:11:00Z">
        <w:r w:rsidR="0076480A">
          <w:rPr>
            <w:rFonts w:ascii="Times New Roman" w:hAnsi="Times New Roman" w:cs="Times New Roman"/>
            <w:color w:val="000000" w:themeColor="text1"/>
          </w:rPr>
          <w:t xml:space="preserve">and </w:t>
        </w:r>
      </w:ins>
      <w:del w:id="113" w:author="Nickelberry, Marshae" w:date="2026-01-15T21:11:00Z" w16du:dateUtc="2026-01-16T02:11:00Z">
        <w:r w:rsidR="007C4C6F" w:rsidRPr="00056E3D" w:rsidDel="0076480A">
          <w:rPr>
            <w:rFonts w:ascii="Times New Roman" w:hAnsi="Times New Roman" w:cs="Times New Roman"/>
            <w:color w:val="000000" w:themeColor="text1"/>
          </w:rPr>
          <w:delText xml:space="preserve">, </w:delText>
        </w:r>
        <w:r w:rsidR="002F1927" w:rsidRPr="00056E3D" w:rsidDel="0076480A">
          <w:rPr>
            <w:rFonts w:ascii="Times New Roman" w:hAnsi="Times New Roman" w:cs="Times New Roman"/>
            <w:color w:val="000000" w:themeColor="text1"/>
          </w:rPr>
          <w:delText>g</w:delText>
        </w:r>
        <w:r w:rsidR="0093378F" w:rsidRPr="00056E3D" w:rsidDel="0076480A">
          <w:rPr>
            <w:rFonts w:ascii="Times New Roman" w:hAnsi="Times New Roman" w:cs="Times New Roman"/>
            <w:color w:val="000000" w:themeColor="text1"/>
          </w:rPr>
          <w:delText>eometric mean</w:delText>
        </w:r>
        <w:r w:rsidR="002F1927" w:rsidRPr="00056E3D" w:rsidDel="0076480A">
          <w:rPr>
            <w:rFonts w:ascii="Times New Roman" w:hAnsi="Times New Roman" w:cs="Times New Roman"/>
            <w:color w:val="000000" w:themeColor="text1"/>
          </w:rPr>
          <w:delText xml:space="preserve"> (GM)</w:delText>
        </w:r>
        <w:r w:rsidR="0093378F" w:rsidRPr="00056E3D" w:rsidDel="0076480A">
          <w:rPr>
            <w:rFonts w:ascii="Times New Roman" w:hAnsi="Times New Roman" w:cs="Times New Roman"/>
            <w:color w:val="000000" w:themeColor="text1"/>
          </w:rPr>
          <w:delText xml:space="preserve">, </w:delText>
        </w:r>
      </w:del>
      <w:r w:rsidR="0093378F" w:rsidRPr="00056E3D">
        <w:rPr>
          <w:rFonts w:ascii="Times New Roman" w:hAnsi="Times New Roman" w:cs="Times New Roman"/>
          <w:color w:val="000000" w:themeColor="text1"/>
        </w:rPr>
        <w:t>75</w:t>
      </w:r>
      <w:r w:rsidR="0093378F" w:rsidRPr="00056E3D">
        <w:rPr>
          <w:rFonts w:ascii="Times New Roman" w:hAnsi="Times New Roman" w:cs="Times New Roman"/>
          <w:color w:val="000000" w:themeColor="text1"/>
          <w:vertAlign w:val="superscript"/>
        </w:rPr>
        <w:t>th</w:t>
      </w:r>
      <w:r w:rsidR="0093378F" w:rsidRPr="00056E3D">
        <w:rPr>
          <w:rFonts w:ascii="Times New Roman" w:hAnsi="Times New Roman" w:cs="Times New Roman"/>
          <w:color w:val="000000" w:themeColor="text1"/>
        </w:rPr>
        <w:t xml:space="preserve"> percentile</w:t>
      </w:r>
      <w:ins w:id="114" w:author="Nickelberry, Marshae" w:date="2026-01-15T21:11:00Z" w16du:dateUtc="2026-01-16T02:11:00Z">
        <w:r w:rsidR="0076480A">
          <w:rPr>
            <w:rFonts w:ascii="Times New Roman" w:hAnsi="Times New Roman" w:cs="Times New Roman"/>
            <w:color w:val="000000" w:themeColor="text1"/>
          </w:rPr>
          <w:t xml:space="preserve"> were reported</w:t>
        </w:r>
      </w:ins>
      <w:r w:rsidR="007C4C6F" w:rsidRPr="00056E3D">
        <w:rPr>
          <w:rFonts w:ascii="Times New Roman" w:hAnsi="Times New Roman" w:cs="Times New Roman"/>
          <w:color w:val="000000" w:themeColor="text1"/>
        </w:rPr>
        <w:t>.</w:t>
      </w:r>
      <w:r w:rsidR="005C786F" w:rsidRPr="00056E3D">
        <w:rPr>
          <w:rFonts w:ascii="Times New Roman" w:hAnsi="Times New Roman" w:cs="Times New Roman"/>
          <w:color w:val="000000" w:themeColor="text1"/>
        </w:rPr>
        <w:t xml:space="preserve"> </w:t>
      </w:r>
      <w:r w:rsidR="00A02CEE" w:rsidRPr="00056E3D">
        <w:rPr>
          <w:rFonts w:ascii="Times New Roman" w:hAnsi="Times New Roman" w:cs="Times New Roman"/>
          <w:color w:val="000000" w:themeColor="text1"/>
        </w:rPr>
        <w:t>S</w:t>
      </w:r>
      <w:r w:rsidR="00750E94" w:rsidRPr="00056E3D">
        <w:rPr>
          <w:rFonts w:ascii="Times New Roman" w:hAnsi="Times New Roman" w:cs="Times New Roman"/>
          <w:color w:val="000000" w:themeColor="text1"/>
        </w:rPr>
        <w:t>pearman correlation coefficient</w:t>
      </w:r>
      <w:r w:rsidR="00A02CEE" w:rsidRPr="00056E3D">
        <w:rPr>
          <w:rFonts w:ascii="Times New Roman" w:hAnsi="Times New Roman" w:cs="Times New Roman"/>
          <w:color w:val="000000" w:themeColor="text1"/>
        </w:rPr>
        <w:t>s</w:t>
      </w:r>
      <w:r w:rsidR="00750E94" w:rsidRPr="00056E3D">
        <w:rPr>
          <w:rFonts w:ascii="Times New Roman" w:hAnsi="Times New Roman" w:cs="Times New Roman"/>
          <w:color w:val="000000" w:themeColor="text1"/>
        </w:rPr>
        <w:t xml:space="preserve"> </w:t>
      </w:r>
      <w:r w:rsidR="00A02CEE" w:rsidRPr="00056E3D">
        <w:rPr>
          <w:rFonts w:ascii="Times New Roman" w:hAnsi="Times New Roman" w:cs="Times New Roman"/>
          <w:color w:val="000000" w:themeColor="text1"/>
        </w:rPr>
        <w:t>were</w:t>
      </w:r>
      <w:r w:rsidR="00750E94" w:rsidRPr="00056E3D">
        <w:rPr>
          <w:rFonts w:ascii="Times New Roman" w:hAnsi="Times New Roman" w:cs="Times New Roman"/>
          <w:color w:val="000000" w:themeColor="text1"/>
        </w:rPr>
        <w:t xml:space="preserve"> </w:t>
      </w:r>
      <w:ins w:id="115" w:author="Nickelberry, Marshae" w:date="2026-01-15T21:11:00Z" w16du:dateUtc="2026-01-16T02:11:00Z">
        <w:r w:rsidR="0076480A">
          <w:rPr>
            <w:rFonts w:ascii="Times New Roman" w:hAnsi="Times New Roman" w:cs="Times New Roman"/>
            <w:color w:val="000000" w:themeColor="text1"/>
          </w:rPr>
          <w:t xml:space="preserve">used </w:t>
        </w:r>
      </w:ins>
      <w:del w:id="116" w:author="Nickelberry, Marshae" w:date="2026-01-15T21:11:00Z" w16du:dateUtc="2026-01-16T02:11:00Z">
        <w:r w:rsidR="00750E94" w:rsidRPr="00056E3D" w:rsidDel="0076480A">
          <w:rPr>
            <w:rFonts w:ascii="Times New Roman" w:hAnsi="Times New Roman" w:cs="Times New Roman"/>
            <w:color w:val="000000" w:themeColor="text1"/>
          </w:rPr>
          <w:delText xml:space="preserve">utilized </w:delText>
        </w:r>
      </w:del>
      <w:r w:rsidR="00750E94" w:rsidRPr="00056E3D">
        <w:rPr>
          <w:rFonts w:ascii="Times New Roman" w:hAnsi="Times New Roman" w:cs="Times New Roman"/>
          <w:color w:val="000000" w:themeColor="text1"/>
        </w:rPr>
        <w:t xml:space="preserve">to assess correlations between </w:t>
      </w:r>
      <w:r w:rsidR="00A02CEE" w:rsidRPr="00056E3D">
        <w:rPr>
          <w:rFonts w:ascii="Times New Roman" w:hAnsi="Times New Roman" w:cs="Times New Roman"/>
          <w:color w:val="000000" w:themeColor="text1"/>
        </w:rPr>
        <w:t xml:space="preserve">individual </w:t>
      </w:r>
      <w:r w:rsidR="000B2F0F" w:rsidRPr="00056E3D">
        <w:rPr>
          <w:rFonts w:ascii="Times New Roman" w:hAnsi="Times New Roman" w:cs="Times New Roman"/>
          <w:color w:val="000000" w:themeColor="text1"/>
        </w:rPr>
        <w:t>metabolites</w:t>
      </w:r>
      <w:r w:rsidR="00750E94" w:rsidRPr="00056E3D">
        <w:rPr>
          <w:rFonts w:ascii="Times New Roman" w:hAnsi="Times New Roman" w:cs="Times New Roman"/>
          <w:color w:val="000000" w:themeColor="text1"/>
        </w:rPr>
        <w:t xml:space="preserve">. </w:t>
      </w:r>
      <w:ins w:id="117" w:author="Nickelberry, Marshae" w:date="2026-01-15T21:11:00Z" w16du:dateUtc="2026-01-16T02:11:00Z">
        <w:r w:rsidR="0076480A">
          <w:rPr>
            <w:rFonts w:ascii="Times New Roman" w:hAnsi="Times New Roman" w:cs="Times New Roman"/>
            <w:color w:val="000000" w:themeColor="text1"/>
          </w:rPr>
          <w:t>For our main analysis we used m</w:t>
        </w:r>
      </w:ins>
      <w:del w:id="118" w:author="Nickelberry, Marshae" w:date="2026-01-15T21:11:00Z" w16du:dateUtc="2026-01-16T02:11:00Z">
        <w:r w:rsidR="00E24CC3" w:rsidRPr="00056E3D" w:rsidDel="0076480A">
          <w:rPr>
            <w:rFonts w:ascii="Times New Roman" w:hAnsi="Times New Roman" w:cs="Times New Roman"/>
            <w:color w:val="000000" w:themeColor="text1"/>
          </w:rPr>
          <w:delText>M</w:delText>
        </w:r>
      </w:del>
      <w:r w:rsidR="00E24CC3" w:rsidRPr="00056E3D">
        <w:rPr>
          <w:rFonts w:ascii="Times New Roman" w:hAnsi="Times New Roman" w:cs="Times New Roman"/>
          <w:color w:val="000000" w:themeColor="text1"/>
        </w:rPr>
        <w:t>ultivariable</w:t>
      </w:r>
      <w:r w:rsidR="0093378F" w:rsidRPr="00056E3D">
        <w:rPr>
          <w:rFonts w:ascii="Times New Roman" w:hAnsi="Times New Roman" w:cs="Times New Roman"/>
          <w:color w:val="000000" w:themeColor="text1"/>
        </w:rPr>
        <w:t xml:space="preserve"> linear regression </w:t>
      </w:r>
      <w:r w:rsidR="00E24CC3" w:rsidRPr="00056E3D">
        <w:rPr>
          <w:rFonts w:ascii="Times New Roman" w:hAnsi="Times New Roman" w:cs="Times New Roman"/>
          <w:color w:val="000000" w:themeColor="text1"/>
        </w:rPr>
        <w:t xml:space="preserve">models </w:t>
      </w:r>
      <w:ins w:id="119" w:author="Nickelberry, Marshae" w:date="2026-01-15T21:11:00Z" w16du:dateUtc="2026-01-16T02:11:00Z">
        <w:r w:rsidR="0076480A">
          <w:rPr>
            <w:rFonts w:ascii="Times New Roman" w:hAnsi="Times New Roman" w:cs="Times New Roman"/>
            <w:color w:val="000000" w:themeColor="text1"/>
          </w:rPr>
          <w:t xml:space="preserve">to </w:t>
        </w:r>
      </w:ins>
      <w:del w:id="120" w:author="Nickelberry, Marshae" w:date="2026-01-15T21:11:00Z" w16du:dateUtc="2026-01-16T02:11:00Z">
        <w:r w:rsidR="00D20BF1" w:rsidRPr="00056E3D" w:rsidDel="0076480A">
          <w:rPr>
            <w:rFonts w:ascii="Times New Roman" w:hAnsi="Times New Roman" w:cs="Times New Roman"/>
            <w:color w:val="000000" w:themeColor="text1"/>
          </w:rPr>
          <w:delText>were</w:delText>
        </w:r>
        <w:r w:rsidR="0093378F" w:rsidRPr="00056E3D" w:rsidDel="0076480A">
          <w:rPr>
            <w:rFonts w:ascii="Times New Roman" w:hAnsi="Times New Roman" w:cs="Times New Roman"/>
            <w:color w:val="000000" w:themeColor="text1"/>
          </w:rPr>
          <w:delText xml:space="preserve"> </w:delText>
        </w:r>
        <w:r w:rsidR="00D20BF1" w:rsidRPr="00056E3D" w:rsidDel="0076480A">
          <w:rPr>
            <w:rFonts w:ascii="Times New Roman" w:hAnsi="Times New Roman" w:cs="Times New Roman"/>
            <w:color w:val="000000" w:themeColor="text1"/>
          </w:rPr>
          <w:delText>utilized</w:delText>
        </w:r>
        <w:r w:rsidR="0093378F" w:rsidRPr="00056E3D" w:rsidDel="0076480A">
          <w:rPr>
            <w:rFonts w:ascii="Times New Roman" w:hAnsi="Times New Roman" w:cs="Times New Roman"/>
            <w:color w:val="000000" w:themeColor="text1"/>
          </w:rPr>
          <w:delText xml:space="preserve"> to </w:delText>
        </w:r>
      </w:del>
      <w:r w:rsidR="0093378F" w:rsidRPr="00056E3D">
        <w:rPr>
          <w:rFonts w:ascii="Times New Roman" w:hAnsi="Times New Roman" w:cs="Times New Roman"/>
          <w:color w:val="000000" w:themeColor="text1"/>
        </w:rPr>
        <w:t>evaluate the</w:t>
      </w:r>
      <w:ins w:id="121" w:author="Nickelberry, Marshae" w:date="2026-01-15T21:11:00Z" w16du:dateUtc="2026-01-16T02:11:00Z">
        <w:r w:rsidR="0076480A">
          <w:rPr>
            <w:rFonts w:ascii="Times New Roman" w:hAnsi="Times New Roman" w:cs="Times New Roman"/>
            <w:color w:val="000000" w:themeColor="text1"/>
          </w:rPr>
          <w:t xml:space="preserve"> association between </w:t>
        </w:r>
      </w:ins>
      <w:r w:rsidR="00B7120C" w:rsidRPr="00056E3D">
        <w:rPr>
          <w:rFonts w:ascii="Times New Roman" w:hAnsi="Times New Roman" w:cs="Times New Roman"/>
          <w:color w:val="000000" w:themeColor="text1"/>
        </w:rPr>
        <w:t xml:space="preserve"> </w:t>
      </w:r>
      <w:commentRangeStart w:id="122"/>
      <w:del w:id="123" w:author="Nickelberry, Marshae" w:date="2026-01-15T21:11:00Z" w16du:dateUtc="2026-01-16T02:11:00Z">
        <w:r w:rsidR="00317EF9" w:rsidRPr="00056E3D" w:rsidDel="0076480A">
          <w:rPr>
            <w:rFonts w:ascii="Times New Roman" w:hAnsi="Times New Roman" w:cs="Times New Roman"/>
            <w:color w:val="000000" w:themeColor="text1"/>
          </w:rPr>
          <w:delText xml:space="preserve">percent differences </w:delText>
        </w:r>
        <w:r w:rsidR="00B7120C" w:rsidRPr="00056E3D" w:rsidDel="0076480A">
          <w:rPr>
            <w:rFonts w:ascii="Times New Roman" w:hAnsi="Times New Roman" w:cs="Times New Roman"/>
            <w:color w:val="000000" w:themeColor="text1"/>
          </w:rPr>
          <w:delText xml:space="preserve">of </w:delText>
        </w:r>
        <w:r w:rsidR="0093378F" w:rsidRPr="00056E3D" w:rsidDel="0076480A">
          <w:rPr>
            <w:rFonts w:ascii="Times New Roman" w:hAnsi="Times New Roman" w:cs="Times New Roman"/>
            <w:color w:val="000000" w:themeColor="text1"/>
          </w:rPr>
          <w:delText xml:space="preserve">associations between </w:delText>
        </w:r>
      </w:del>
      <w:del w:id="124" w:author="Nickelberry, Marshae" w:date="2026-01-15T21:12:00Z" w16du:dateUtc="2026-01-16T02:12:00Z">
        <w:r w:rsidR="0093378F" w:rsidRPr="00056E3D" w:rsidDel="0076480A">
          <w:rPr>
            <w:rFonts w:ascii="Times New Roman" w:hAnsi="Times New Roman" w:cs="Times New Roman"/>
            <w:color w:val="000000" w:themeColor="text1"/>
          </w:rPr>
          <w:delText xml:space="preserve">individual </w:delText>
        </w:r>
      </w:del>
      <w:r w:rsidR="00E24CC3" w:rsidRPr="00056E3D">
        <w:rPr>
          <w:rFonts w:ascii="Times New Roman" w:hAnsi="Times New Roman" w:cs="Times New Roman"/>
          <w:color w:val="000000" w:themeColor="text1"/>
        </w:rPr>
        <w:t>log</w:t>
      </w:r>
      <w:commentRangeEnd w:id="122"/>
      <w:r w:rsidR="0076480A">
        <w:rPr>
          <w:rStyle w:val="CommentReference"/>
        </w:rPr>
        <w:commentReference w:id="122"/>
      </w:r>
      <w:r w:rsidR="00E24CC3" w:rsidRPr="00056E3D">
        <w:rPr>
          <w:rFonts w:ascii="Times New Roman" w:hAnsi="Times New Roman" w:cs="Times New Roman"/>
          <w:color w:val="000000" w:themeColor="text1"/>
        </w:rPr>
        <w:t xml:space="preserve"> transformed </w:t>
      </w:r>
      <w:r w:rsidR="0093378F" w:rsidRPr="00056E3D">
        <w:rPr>
          <w:rFonts w:ascii="Times New Roman" w:hAnsi="Times New Roman" w:cs="Times New Roman"/>
          <w:color w:val="000000" w:themeColor="text1"/>
        </w:rPr>
        <w:t>urinary phenol concentration</w:t>
      </w:r>
      <w:r w:rsidR="00DF2202" w:rsidRPr="00056E3D">
        <w:rPr>
          <w:rFonts w:ascii="Times New Roman" w:hAnsi="Times New Roman" w:cs="Times New Roman"/>
          <w:color w:val="000000" w:themeColor="text1"/>
        </w:rPr>
        <w:t>s and food security levels.</w:t>
      </w:r>
      <w:ins w:id="125" w:author="Nickelberry, Marshae" w:date="2026-01-15T21:12:00Z" w16du:dateUtc="2026-01-16T02:12:00Z">
        <w:r w:rsidR="0076480A">
          <w:rPr>
            <w:rFonts w:ascii="Times New Roman" w:hAnsi="Times New Roman" w:cs="Times New Roman"/>
            <w:color w:val="000000" w:themeColor="text1"/>
          </w:rPr>
          <w:t xml:space="preserve"> We first ran </w:t>
        </w:r>
      </w:ins>
      <w:ins w:id="126" w:author="Nickelberry, Marshae" w:date="2026-01-15T21:13:00Z" w16du:dateUtc="2026-01-16T02:13:00Z">
        <w:r w:rsidR="0076480A">
          <w:rPr>
            <w:rFonts w:ascii="Times New Roman" w:hAnsi="Times New Roman" w:cs="Times New Roman"/>
            <w:color w:val="000000" w:themeColor="text1"/>
          </w:rPr>
          <w:t xml:space="preserve">urinary </w:t>
        </w:r>
      </w:ins>
      <w:ins w:id="127" w:author="Nickelberry, Marshae" w:date="2026-01-15T21:12:00Z" w16du:dateUtc="2026-01-16T02:12:00Z">
        <w:r w:rsidR="0076480A">
          <w:rPr>
            <w:rFonts w:ascii="Times New Roman" w:hAnsi="Times New Roman" w:cs="Times New Roman"/>
            <w:color w:val="000000" w:themeColor="text1"/>
          </w:rPr>
          <w:t>creatinine-adjusted models</w:t>
        </w:r>
      </w:ins>
      <w:ins w:id="128" w:author="Nickelberry, Marshae" w:date="2026-01-15T21:14:00Z" w16du:dateUtc="2026-01-16T02:14:00Z">
        <w:r w:rsidR="0076480A">
          <w:rPr>
            <w:rFonts w:ascii="Times New Roman" w:hAnsi="Times New Roman" w:cs="Times New Roman"/>
            <w:color w:val="000000" w:themeColor="text1"/>
          </w:rPr>
          <w:t xml:space="preserve"> only</w:t>
        </w:r>
      </w:ins>
      <w:ins w:id="129" w:author="Nickelberry, Marshae" w:date="2026-01-15T21:12:00Z" w16du:dateUtc="2026-01-16T02:12:00Z">
        <w:r w:rsidR="0076480A">
          <w:rPr>
            <w:rFonts w:ascii="Times New Roman" w:hAnsi="Times New Roman" w:cs="Times New Roman"/>
            <w:color w:val="000000" w:themeColor="text1"/>
          </w:rPr>
          <w:t xml:space="preserve"> followed by </w:t>
        </w:r>
      </w:ins>
      <w:del w:id="130" w:author="Nickelberry, Marshae" w:date="2026-01-15T21:12:00Z" w16du:dateUtc="2026-01-16T02:12:00Z">
        <w:r w:rsidR="00DF2202" w:rsidRPr="00056E3D" w:rsidDel="0076480A">
          <w:rPr>
            <w:rFonts w:ascii="Times New Roman" w:hAnsi="Times New Roman" w:cs="Times New Roman"/>
            <w:color w:val="000000" w:themeColor="text1"/>
          </w:rPr>
          <w:delText xml:space="preserve"> All </w:delText>
        </w:r>
      </w:del>
      <w:r w:rsidR="00DF2202" w:rsidRPr="00056E3D">
        <w:rPr>
          <w:rFonts w:ascii="Times New Roman" w:hAnsi="Times New Roman" w:cs="Times New Roman"/>
          <w:color w:val="000000" w:themeColor="text1"/>
        </w:rPr>
        <w:t>models adjusted</w:t>
      </w:r>
      <w:r w:rsidR="0093378F" w:rsidRPr="00056E3D">
        <w:rPr>
          <w:rFonts w:ascii="Times New Roman" w:hAnsi="Times New Roman" w:cs="Times New Roman"/>
          <w:color w:val="000000" w:themeColor="text1"/>
        </w:rPr>
        <w:t xml:space="preserve"> for</w:t>
      </w:r>
      <w:ins w:id="131" w:author="Nickelberry, Marshae" w:date="2026-01-15T21:14:00Z" w16du:dateUtc="2026-01-16T02:14:00Z">
        <w:r w:rsidR="0076480A">
          <w:rPr>
            <w:rFonts w:ascii="Times New Roman" w:hAnsi="Times New Roman" w:cs="Times New Roman"/>
            <w:color w:val="000000" w:themeColor="text1"/>
          </w:rPr>
          <w:t xml:space="preserve"> our confounders of interest. </w:t>
        </w:r>
      </w:ins>
      <w:ins w:id="132" w:author="Nickelberry, Marshae" w:date="2026-01-15T21:16:00Z" w16du:dateUtc="2026-01-16T02:16:00Z">
        <w:r w:rsidR="0076480A">
          <w:rPr>
            <w:rFonts w:ascii="Times New Roman" w:hAnsi="Times New Roman" w:cs="Times New Roman"/>
            <w:color w:val="000000" w:themeColor="text1"/>
          </w:rPr>
          <w:t>C</w:t>
        </w:r>
      </w:ins>
      <w:ins w:id="133" w:author="Nickelberry, Marshae" w:date="2026-01-15T21:14:00Z" w16du:dateUtc="2026-01-16T02:14:00Z">
        <w:r w:rsidR="0076480A" w:rsidRPr="00056E3D">
          <w:rPr>
            <w:rFonts w:ascii="Times New Roman" w:hAnsi="Times New Roman" w:cs="Times New Roman"/>
            <w:color w:val="000000" w:themeColor="text1"/>
          </w:rPr>
          <w:t xml:space="preserve">ovariates in fully adjusted models were </w:t>
        </w:r>
        <w:r w:rsidR="0076480A">
          <w:rPr>
            <w:rFonts w:ascii="Times New Roman" w:hAnsi="Times New Roman" w:cs="Times New Roman"/>
            <w:color w:val="000000" w:themeColor="text1"/>
          </w:rPr>
          <w:t xml:space="preserve">defined according to their </w:t>
        </w:r>
        <w:r w:rsidR="0076480A" w:rsidRPr="00056E3D">
          <w:rPr>
            <w:rFonts w:ascii="Times New Roman" w:hAnsi="Times New Roman" w:cs="Times New Roman"/>
            <w:color w:val="000000" w:themeColor="text1"/>
          </w:rPr>
          <w:t xml:space="preserve">NHANES categorization: sex (female (ref), male), </w:t>
        </w:r>
        <w:commentRangeStart w:id="134"/>
        <w:r w:rsidR="0076480A" w:rsidRPr="00056E3D">
          <w:rPr>
            <w:rFonts w:ascii="Times New Roman" w:hAnsi="Times New Roman" w:cs="Times New Roman"/>
            <w:color w:val="000000" w:themeColor="text1"/>
          </w:rPr>
          <w:t>education level (&lt; 9</w:t>
        </w:r>
        <w:r w:rsidR="0076480A" w:rsidRPr="00056E3D">
          <w:rPr>
            <w:rFonts w:ascii="Times New Roman" w:hAnsi="Times New Roman" w:cs="Times New Roman"/>
            <w:color w:val="000000" w:themeColor="text1"/>
            <w:vertAlign w:val="superscript"/>
          </w:rPr>
          <w:t>th</w:t>
        </w:r>
        <w:r w:rsidR="0076480A" w:rsidRPr="00056E3D">
          <w:rPr>
            <w:rFonts w:ascii="Times New Roman" w:hAnsi="Times New Roman" w:cs="Times New Roman"/>
            <w:color w:val="000000" w:themeColor="text1"/>
          </w:rPr>
          <w:t xml:space="preserve"> grade, high school graduate or equivalent, some college, ≥ college), </w:t>
        </w:r>
      </w:ins>
      <w:commentRangeEnd w:id="134"/>
      <w:ins w:id="135" w:author="Nickelberry, Marshae" w:date="2026-01-15T21:16:00Z" w16du:dateUtc="2026-01-16T02:16:00Z">
        <w:r w:rsidR="0076480A">
          <w:rPr>
            <w:rStyle w:val="CommentReference"/>
          </w:rPr>
          <w:commentReference w:id="134"/>
        </w:r>
      </w:ins>
      <w:ins w:id="136" w:author="Nickelberry, Marshae" w:date="2026-01-15T21:15:00Z" w16du:dateUtc="2026-01-16T02:15:00Z">
        <w:r w:rsidR="0076480A">
          <w:rPr>
            <w:rFonts w:ascii="Times New Roman" w:hAnsi="Times New Roman" w:cs="Times New Roman"/>
            <w:color w:val="000000" w:themeColor="text1"/>
          </w:rPr>
          <w:t xml:space="preserve">age (continuous), </w:t>
        </w:r>
      </w:ins>
      <w:ins w:id="137" w:author="Nickelberry, Marshae" w:date="2026-01-15T21:14:00Z" w16du:dateUtc="2026-01-16T02:14:00Z">
        <w:r w:rsidR="0076480A" w:rsidRPr="00056E3D">
          <w:rPr>
            <w:rFonts w:ascii="Times New Roman" w:hAnsi="Times New Roman" w:cs="Times New Roman"/>
            <w:color w:val="000000" w:themeColor="text1"/>
          </w:rPr>
          <w:t xml:space="preserve"> race/ethnicity (non-Hispanic White (ref), non-Hispanic Black, Mexican American, other Hispanic, Other including Multi-Racial), poverty income ratio (</w:t>
        </w:r>
        <w:commentRangeStart w:id="138"/>
        <w:r w:rsidR="0076480A" w:rsidRPr="00056E3D">
          <w:rPr>
            <w:rFonts w:ascii="Times New Roman" w:hAnsi="Times New Roman" w:cs="Times New Roman"/>
            <w:color w:val="000000" w:themeColor="text1"/>
          </w:rPr>
          <w:t>low poverty, near poverty, middle income, upper-middle income, high income</w:t>
        </w:r>
      </w:ins>
      <w:commentRangeEnd w:id="138"/>
      <w:ins w:id="139" w:author="Nickelberry, Marshae" w:date="2026-01-15T21:15:00Z" w16du:dateUtc="2026-01-16T02:15:00Z">
        <w:r w:rsidR="0076480A">
          <w:rPr>
            <w:rStyle w:val="CommentReference"/>
          </w:rPr>
          <w:commentReference w:id="138"/>
        </w:r>
      </w:ins>
      <w:ins w:id="140" w:author="Nickelberry, Marshae" w:date="2026-01-15T21:14:00Z" w16du:dateUtc="2026-01-16T02:14:00Z">
        <w:r w:rsidR="0076480A" w:rsidRPr="00056E3D">
          <w:rPr>
            <w:rFonts w:ascii="Times New Roman" w:hAnsi="Times New Roman" w:cs="Times New Roman"/>
            <w:color w:val="000000" w:themeColor="text1"/>
          </w:rPr>
          <w:t>.</w:t>
        </w:r>
      </w:ins>
      <w:ins w:id="141" w:author="Nickelberry, Marshae" w:date="2026-01-15T21:15:00Z" w16du:dateUtc="2026-01-16T02:15:00Z">
        <w:r w:rsidR="0076480A">
          <w:rPr>
            <w:rFonts w:ascii="Times New Roman" w:hAnsi="Times New Roman" w:cs="Times New Roman"/>
            <w:color w:val="000000" w:themeColor="text1"/>
          </w:rPr>
          <w:t xml:space="preserve"> We also </w:t>
        </w:r>
      </w:ins>
      <w:ins w:id="142" w:author="Nickelberry, Marshae" w:date="2026-01-15T21:16:00Z" w16du:dateUtc="2026-01-16T02:16:00Z">
        <w:r w:rsidR="0076480A">
          <w:rPr>
            <w:rFonts w:ascii="Times New Roman" w:hAnsi="Times New Roman" w:cs="Times New Roman"/>
            <w:color w:val="000000" w:themeColor="text1"/>
          </w:rPr>
          <w:t>included a generat</w:t>
        </w:r>
      </w:ins>
      <w:ins w:id="143" w:author="Nickelberry, Marshae" w:date="2026-01-15T21:17:00Z" w16du:dateUtc="2026-01-16T02:17:00Z">
        <w:r w:rsidR="0076480A">
          <w:rPr>
            <w:rFonts w:ascii="Times New Roman" w:hAnsi="Times New Roman" w:cs="Times New Roman"/>
            <w:color w:val="000000" w:themeColor="text1"/>
          </w:rPr>
          <w:t>ed</w:t>
        </w:r>
      </w:ins>
      <w:ins w:id="144" w:author="Nickelberry, Marshae" w:date="2026-01-15T21:16:00Z" w16du:dateUtc="2026-01-16T02:16:00Z">
        <w:r w:rsidR="0076480A">
          <w:rPr>
            <w:rFonts w:ascii="Times New Roman" w:hAnsi="Times New Roman" w:cs="Times New Roman"/>
            <w:color w:val="000000" w:themeColor="text1"/>
          </w:rPr>
          <w:t xml:space="preserve"> cycle year </w:t>
        </w:r>
      </w:ins>
      <w:ins w:id="145" w:author="Nickelberry, Marshae" w:date="2026-01-15T21:17:00Z" w16du:dateUtc="2026-01-16T02:17:00Z">
        <w:r w:rsidR="0076480A">
          <w:rPr>
            <w:rFonts w:ascii="Times New Roman" w:hAnsi="Times New Roman" w:cs="Times New Roman"/>
            <w:color w:val="000000" w:themeColor="text1"/>
          </w:rPr>
          <w:t xml:space="preserve">variable </w:t>
        </w:r>
      </w:ins>
      <w:ins w:id="146" w:author="Nickelberry, Marshae" w:date="2026-01-15T21:16:00Z" w16du:dateUtc="2026-01-16T02:16:00Z">
        <w:r w:rsidR="0076480A">
          <w:rPr>
            <w:rFonts w:ascii="Times New Roman" w:hAnsi="Times New Roman" w:cs="Times New Roman"/>
            <w:color w:val="000000" w:themeColor="text1"/>
          </w:rPr>
          <w:t>(</w:t>
        </w:r>
      </w:ins>
      <w:ins w:id="147" w:author="Nickelberry, Marshae" w:date="2026-01-15T21:14:00Z" w16du:dateUtc="2026-01-16T02:14:00Z">
        <w:r w:rsidR="0076480A" w:rsidRPr="00056E3D">
          <w:rPr>
            <w:rFonts w:ascii="Times New Roman" w:hAnsi="Times New Roman" w:cs="Times New Roman"/>
            <w:color w:val="000000" w:themeColor="text1"/>
          </w:rPr>
          <w:t>2005-2006, 2007-2008, 2009-2010, 2011-2012, 2013-2014, and 2015-2016)</w:t>
        </w:r>
      </w:ins>
      <w:ins w:id="148" w:author="Nickelberry, Marshae" w:date="2026-01-15T21:17:00Z" w16du:dateUtc="2026-01-16T02:17:00Z">
        <w:r w:rsidR="0076480A">
          <w:rPr>
            <w:rFonts w:ascii="Times New Roman" w:hAnsi="Times New Roman" w:cs="Times New Roman"/>
            <w:color w:val="000000" w:themeColor="text1"/>
          </w:rPr>
          <w:t xml:space="preserve"> as well as measured urinary creatinine</w:t>
        </w:r>
      </w:ins>
      <w:ins w:id="149" w:author="Nickelberry, Marshae" w:date="2026-01-15T21:14:00Z" w16du:dateUtc="2026-01-16T02:14:00Z">
        <w:r w:rsidR="0076480A" w:rsidRPr="00056E3D">
          <w:rPr>
            <w:rFonts w:ascii="Times New Roman" w:hAnsi="Times New Roman" w:cs="Times New Roman"/>
            <w:color w:val="000000" w:themeColor="text1"/>
          </w:rPr>
          <w:t>.</w:t>
        </w:r>
        <w:r w:rsidR="0076480A">
          <w:rPr>
            <w:rFonts w:ascii="Times New Roman" w:hAnsi="Times New Roman" w:cs="Times New Roman"/>
            <w:color w:val="000000" w:themeColor="text1"/>
          </w:rPr>
          <w:t xml:space="preserve"> </w:t>
        </w:r>
      </w:ins>
      <w:del w:id="150" w:author="Nickelberry, Marshae" w:date="2026-01-15T21:14:00Z" w16du:dateUtc="2026-01-16T02:14:00Z">
        <w:r w:rsidR="0093378F" w:rsidRPr="00056E3D" w:rsidDel="0076480A">
          <w:rPr>
            <w:rFonts w:ascii="Times New Roman" w:hAnsi="Times New Roman" w:cs="Times New Roman"/>
            <w:color w:val="000000" w:themeColor="text1"/>
          </w:rPr>
          <w:delText xml:space="preserve"> age, sex, education level, race/ethnicity, poverty-income ratio, cycle year, and creatinine</w:delText>
        </w:r>
      </w:del>
      <w:del w:id="151" w:author="Nickelberry, Marshae" w:date="2026-01-15T21:12:00Z" w16du:dateUtc="2026-01-16T02:12:00Z">
        <w:r w:rsidR="0093378F" w:rsidRPr="00056E3D" w:rsidDel="0076480A">
          <w:rPr>
            <w:rFonts w:ascii="Times New Roman" w:hAnsi="Times New Roman" w:cs="Times New Roman"/>
            <w:color w:val="000000" w:themeColor="text1"/>
          </w:rPr>
          <w:delText xml:space="preserve">. </w:delText>
        </w:r>
      </w:del>
      <w:r w:rsidR="00ED55AE" w:rsidRPr="00056E3D">
        <w:rPr>
          <w:rFonts w:ascii="Times New Roman" w:hAnsi="Times New Roman" w:cs="Times New Roman"/>
          <w:color w:val="000000" w:themeColor="text1"/>
        </w:rPr>
        <w:t xml:space="preserve">Exponentiated estimated coefficients were presented as the percent (%) difference, computed as 100*(exp(β)-1). </w:t>
      </w:r>
      <w:commentRangeStart w:id="152"/>
      <w:r w:rsidR="00D20BF1" w:rsidRPr="00056E3D">
        <w:rPr>
          <w:rFonts w:ascii="Times New Roman" w:hAnsi="Times New Roman" w:cs="Times New Roman"/>
          <w:color w:val="000000" w:themeColor="text1"/>
        </w:rPr>
        <w:t xml:space="preserve">Higher concentrations in the </w:t>
      </w:r>
      <w:r w:rsidR="00AA3D3E" w:rsidRPr="00056E3D">
        <w:rPr>
          <w:rFonts w:ascii="Times New Roman" w:hAnsi="Times New Roman" w:cs="Times New Roman"/>
          <w:color w:val="000000" w:themeColor="text1"/>
        </w:rPr>
        <w:t>comparison</w:t>
      </w:r>
      <w:r w:rsidR="005A4BDE" w:rsidRPr="00056E3D">
        <w:rPr>
          <w:rFonts w:ascii="Times New Roman" w:hAnsi="Times New Roman" w:cs="Times New Roman"/>
          <w:color w:val="000000" w:themeColor="text1"/>
        </w:rPr>
        <w:t xml:space="preserve"> group (marginal, low, and very low food security) to the reference gro</w:t>
      </w:r>
      <w:r w:rsidR="00C00A95" w:rsidRPr="00056E3D">
        <w:rPr>
          <w:rFonts w:ascii="Times New Roman" w:hAnsi="Times New Roman" w:cs="Times New Roman"/>
          <w:color w:val="000000" w:themeColor="text1"/>
        </w:rPr>
        <w:t>up (high food security)</w:t>
      </w:r>
      <w:r w:rsidR="00AA3D3E" w:rsidRPr="00056E3D">
        <w:rPr>
          <w:rFonts w:ascii="Times New Roman" w:hAnsi="Times New Roman" w:cs="Times New Roman"/>
          <w:color w:val="000000" w:themeColor="text1"/>
        </w:rPr>
        <w:t xml:space="preserve"> </w:t>
      </w:r>
      <w:r w:rsidR="00ED55AE" w:rsidRPr="00056E3D">
        <w:rPr>
          <w:rFonts w:ascii="Times New Roman" w:hAnsi="Times New Roman" w:cs="Times New Roman"/>
          <w:color w:val="000000" w:themeColor="text1"/>
        </w:rPr>
        <w:t xml:space="preserve">indicated </w:t>
      </w:r>
      <w:r w:rsidR="003B647B" w:rsidRPr="00056E3D">
        <w:rPr>
          <w:rFonts w:ascii="Times New Roman" w:hAnsi="Times New Roman" w:cs="Times New Roman"/>
          <w:color w:val="000000" w:themeColor="text1"/>
        </w:rPr>
        <w:t xml:space="preserve">a </w:t>
      </w:r>
      <w:proofErr w:type="gramStart"/>
      <w:r w:rsidR="0042494F" w:rsidRPr="00056E3D">
        <w:rPr>
          <w:rFonts w:ascii="Times New Roman" w:hAnsi="Times New Roman" w:cs="Times New Roman"/>
          <w:color w:val="000000" w:themeColor="text1"/>
        </w:rPr>
        <w:t>positive</w:t>
      </w:r>
      <w:r w:rsidR="003B647B" w:rsidRPr="00056E3D">
        <w:rPr>
          <w:rFonts w:ascii="Times New Roman" w:hAnsi="Times New Roman" w:cs="Times New Roman"/>
          <w:color w:val="000000" w:themeColor="text1"/>
        </w:rPr>
        <w:t xml:space="preserve"> percent</w:t>
      </w:r>
      <w:r w:rsidR="0042494F" w:rsidRPr="00056E3D">
        <w:rPr>
          <w:rFonts w:ascii="Times New Roman" w:hAnsi="Times New Roman" w:cs="Times New Roman"/>
          <w:color w:val="000000" w:themeColor="text1"/>
        </w:rPr>
        <w:t xml:space="preserve"> differenc</w:t>
      </w:r>
      <w:ins w:id="153" w:author="Nickelberry, Marshae" w:date="2026-01-15T21:13:00Z" w16du:dateUtc="2026-01-16T02:13:00Z">
        <w:r w:rsidR="0076480A">
          <w:rPr>
            <w:rFonts w:ascii="Times New Roman" w:hAnsi="Times New Roman" w:cs="Times New Roman"/>
            <w:color w:val="000000" w:themeColor="text1"/>
          </w:rPr>
          <w:t>es</w:t>
        </w:r>
        <w:proofErr w:type="gramEnd"/>
        <w:r w:rsidR="0076480A">
          <w:rPr>
            <w:rFonts w:ascii="Times New Roman" w:hAnsi="Times New Roman" w:cs="Times New Roman"/>
            <w:color w:val="000000" w:themeColor="text1"/>
          </w:rPr>
          <w:t xml:space="preserve">; </w:t>
        </w:r>
      </w:ins>
      <w:del w:id="154" w:author="Nickelberry, Marshae" w:date="2026-01-15T21:13:00Z" w16du:dateUtc="2026-01-16T02:13:00Z">
        <w:r w:rsidR="0042494F" w:rsidRPr="00056E3D" w:rsidDel="0076480A">
          <w:rPr>
            <w:rFonts w:ascii="Times New Roman" w:hAnsi="Times New Roman" w:cs="Times New Roman"/>
            <w:color w:val="000000" w:themeColor="text1"/>
          </w:rPr>
          <w:delText>e</w:delText>
        </w:r>
        <w:r w:rsidR="003B647B" w:rsidRPr="00056E3D" w:rsidDel="0076480A">
          <w:rPr>
            <w:rFonts w:ascii="Times New Roman" w:hAnsi="Times New Roman" w:cs="Times New Roman"/>
            <w:color w:val="000000" w:themeColor="text1"/>
          </w:rPr>
          <w:delText xml:space="preserve">. </w:delText>
        </w:r>
      </w:del>
      <w:ins w:id="155" w:author="Nickelberry, Marshae" w:date="2026-01-15T21:13:00Z" w16du:dateUtc="2026-01-16T02:13:00Z">
        <w:r w:rsidR="0076480A">
          <w:rPr>
            <w:rFonts w:ascii="Times New Roman" w:hAnsi="Times New Roman" w:cs="Times New Roman"/>
            <w:color w:val="000000" w:themeColor="text1"/>
          </w:rPr>
          <w:t>n</w:t>
        </w:r>
      </w:ins>
      <w:del w:id="156" w:author="Nickelberry, Marshae" w:date="2026-01-15T21:13:00Z" w16du:dateUtc="2026-01-16T02:13:00Z">
        <w:r w:rsidR="003B647B" w:rsidRPr="00056E3D" w:rsidDel="0076480A">
          <w:rPr>
            <w:rFonts w:ascii="Times New Roman" w:hAnsi="Times New Roman" w:cs="Times New Roman"/>
            <w:color w:val="000000" w:themeColor="text1"/>
          </w:rPr>
          <w:delText>N</w:delText>
        </w:r>
      </w:del>
      <w:r w:rsidR="003B647B" w:rsidRPr="00056E3D">
        <w:rPr>
          <w:rFonts w:ascii="Times New Roman" w:hAnsi="Times New Roman" w:cs="Times New Roman"/>
          <w:color w:val="000000" w:themeColor="text1"/>
        </w:rPr>
        <w:t xml:space="preserve">egative percent differences indicated lower concentrations. </w:t>
      </w:r>
      <w:commentRangeEnd w:id="152"/>
      <w:r w:rsidR="0076480A">
        <w:rPr>
          <w:rStyle w:val="CommentReference"/>
        </w:rPr>
        <w:commentReference w:id="152"/>
      </w:r>
      <w:del w:id="157" w:author="Nickelberry, Marshae" w:date="2026-01-15T21:13:00Z" w16du:dateUtc="2026-01-16T02:13:00Z">
        <w:r w:rsidR="0021169E" w:rsidRPr="00056E3D" w:rsidDel="0076480A">
          <w:rPr>
            <w:rFonts w:ascii="Times New Roman" w:hAnsi="Times New Roman" w:cs="Times New Roman"/>
            <w:color w:val="000000" w:themeColor="text1"/>
          </w:rPr>
          <w:delText>Creatinine</w:delText>
        </w:r>
        <w:r w:rsidR="004F712C" w:rsidRPr="00056E3D" w:rsidDel="0076480A">
          <w:rPr>
            <w:rFonts w:ascii="Times New Roman" w:hAnsi="Times New Roman" w:cs="Times New Roman"/>
            <w:color w:val="000000" w:themeColor="text1"/>
          </w:rPr>
          <w:delText xml:space="preserve"> </w:delText>
        </w:r>
        <w:r w:rsidR="00B209D9" w:rsidRPr="00056E3D" w:rsidDel="0076480A">
          <w:rPr>
            <w:rFonts w:ascii="Times New Roman" w:hAnsi="Times New Roman" w:cs="Times New Roman"/>
            <w:color w:val="000000" w:themeColor="text1"/>
          </w:rPr>
          <w:delText xml:space="preserve">(ng/mL) </w:delText>
        </w:r>
        <w:r w:rsidR="004F712C" w:rsidRPr="00056E3D" w:rsidDel="0076480A">
          <w:rPr>
            <w:rFonts w:ascii="Times New Roman" w:hAnsi="Times New Roman" w:cs="Times New Roman"/>
            <w:color w:val="000000" w:themeColor="text1"/>
          </w:rPr>
          <w:delText>was adjusted for all metabolite concentrations</w:delText>
        </w:r>
        <w:r w:rsidR="007C483D" w:rsidRPr="00056E3D" w:rsidDel="0076480A">
          <w:rPr>
            <w:rFonts w:ascii="Times New Roman" w:hAnsi="Times New Roman" w:cs="Times New Roman"/>
            <w:color w:val="000000" w:themeColor="text1"/>
          </w:rPr>
          <w:delText xml:space="preserve"> as some creatinine levels were obtained by NHANES to correct urinary dilution</w:delText>
        </w:r>
        <w:r w:rsidR="00B8252B" w:rsidRPr="00056E3D" w:rsidDel="0076480A">
          <w:rPr>
            <w:rFonts w:ascii="Times New Roman" w:hAnsi="Times New Roman" w:cs="Times New Roman"/>
            <w:color w:val="000000" w:themeColor="text1"/>
          </w:rPr>
          <w:delText xml:space="preserve">, </w:delText>
        </w:r>
        <w:r w:rsidR="00B8252B" w:rsidRPr="00056E3D" w:rsidDel="0076480A">
          <w:rPr>
            <w:rFonts w:ascii="Times New Roman" w:hAnsi="Times New Roman" w:cs="Times New Roman"/>
            <w:color w:val="000000" w:themeColor="text1"/>
            <w:kern w:val="0"/>
          </w:rPr>
          <w:delText xml:space="preserve">including creatinine as a variable in </w:delText>
        </w:r>
        <w:r w:rsidR="0021169E" w:rsidRPr="00056E3D" w:rsidDel="0076480A">
          <w:rPr>
            <w:rFonts w:ascii="Times New Roman" w:hAnsi="Times New Roman" w:cs="Times New Roman"/>
            <w:color w:val="000000" w:themeColor="text1"/>
            <w:kern w:val="0"/>
          </w:rPr>
          <w:delText>adjusted statistical</w:delText>
        </w:r>
        <w:r w:rsidR="00B8252B" w:rsidRPr="00056E3D" w:rsidDel="0076480A">
          <w:rPr>
            <w:rFonts w:ascii="Times New Roman" w:hAnsi="Times New Roman" w:cs="Times New Roman"/>
            <w:color w:val="000000" w:themeColor="text1"/>
            <w:kern w:val="0"/>
          </w:rPr>
          <w:delText xml:space="preserve"> models</w:delText>
        </w:r>
        <w:r w:rsidR="004960B0" w:rsidRPr="00056E3D" w:rsidDel="0076480A">
          <w:rPr>
            <w:rFonts w:ascii="Times New Roman" w:hAnsi="Times New Roman" w:cs="Times New Roman"/>
            <w:color w:val="000000" w:themeColor="text1"/>
            <w:kern w:val="0"/>
          </w:rPr>
          <w:delText>.</w:delText>
        </w:r>
      </w:del>
      <w:r w:rsidR="004960B0" w:rsidRPr="00056E3D">
        <w:rPr>
          <w:rFonts w:ascii="Times New Roman" w:hAnsi="Times New Roman" w:cs="Times New Roman"/>
          <w:color w:val="000000" w:themeColor="text1"/>
          <w:kern w:val="0"/>
        </w:rPr>
        <w:t xml:space="preserve"> </w:t>
      </w:r>
      <w:del w:id="158" w:author="Nickelberry, Marshae" w:date="2026-01-15T21:14:00Z" w16du:dateUtc="2026-01-16T02:14:00Z">
        <w:r w:rsidR="002C1F7A" w:rsidRPr="00056E3D" w:rsidDel="0076480A">
          <w:rPr>
            <w:rFonts w:ascii="Times New Roman" w:hAnsi="Times New Roman" w:cs="Times New Roman"/>
            <w:color w:val="000000" w:themeColor="text1"/>
          </w:rPr>
          <w:delText xml:space="preserve">Covariates in </w:delText>
        </w:r>
        <w:r w:rsidR="00D56D11" w:rsidRPr="00056E3D" w:rsidDel="0076480A">
          <w:rPr>
            <w:rFonts w:ascii="Times New Roman" w:hAnsi="Times New Roman" w:cs="Times New Roman"/>
            <w:color w:val="000000" w:themeColor="text1"/>
          </w:rPr>
          <w:delText>fully adjusted models were constructed with covariates obtained from their NHANES</w:delText>
        </w:r>
        <w:r w:rsidR="002C1F7A" w:rsidRPr="00056E3D" w:rsidDel="0076480A">
          <w:rPr>
            <w:rFonts w:ascii="Times New Roman" w:hAnsi="Times New Roman" w:cs="Times New Roman"/>
            <w:color w:val="000000" w:themeColor="text1"/>
          </w:rPr>
          <w:delText xml:space="preserve"> categorization</w:delText>
        </w:r>
        <w:r w:rsidR="00D737DD" w:rsidRPr="00056E3D" w:rsidDel="0076480A">
          <w:rPr>
            <w:rFonts w:ascii="Times New Roman" w:hAnsi="Times New Roman" w:cs="Times New Roman"/>
            <w:color w:val="000000" w:themeColor="text1"/>
          </w:rPr>
          <w:delText>: sex (fe</w:delText>
        </w:r>
        <w:r w:rsidR="00161D5B" w:rsidRPr="00056E3D" w:rsidDel="0076480A">
          <w:rPr>
            <w:rFonts w:ascii="Times New Roman" w:hAnsi="Times New Roman" w:cs="Times New Roman"/>
            <w:color w:val="000000" w:themeColor="text1"/>
          </w:rPr>
          <w:delText>male</w:delText>
        </w:r>
        <w:r w:rsidR="00A252A1" w:rsidRPr="00056E3D" w:rsidDel="0076480A">
          <w:rPr>
            <w:rFonts w:ascii="Times New Roman" w:hAnsi="Times New Roman" w:cs="Times New Roman"/>
            <w:color w:val="000000" w:themeColor="text1"/>
          </w:rPr>
          <w:delText xml:space="preserve"> (ref)</w:delText>
        </w:r>
        <w:r w:rsidR="00161D5B" w:rsidRPr="00056E3D" w:rsidDel="0076480A">
          <w:rPr>
            <w:rFonts w:ascii="Times New Roman" w:hAnsi="Times New Roman" w:cs="Times New Roman"/>
            <w:color w:val="000000" w:themeColor="text1"/>
          </w:rPr>
          <w:delText>, male), education level (</w:delText>
        </w:r>
        <w:r w:rsidR="009F54F6" w:rsidRPr="00056E3D" w:rsidDel="0076480A">
          <w:rPr>
            <w:rFonts w:ascii="Times New Roman" w:hAnsi="Times New Roman" w:cs="Times New Roman"/>
            <w:color w:val="000000" w:themeColor="text1"/>
          </w:rPr>
          <w:delText xml:space="preserve">&lt; </w:delText>
        </w:r>
        <w:r w:rsidR="00917188" w:rsidRPr="00056E3D" w:rsidDel="0076480A">
          <w:rPr>
            <w:rFonts w:ascii="Times New Roman" w:hAnsi="Times New Roman" w:cs="Times New Roman"/>
            <w:color w:val="000000" w:themeColor="text1"/>
          </w:rPr>
          <w:delText>9</w:delText>
        </w:r>
        <w:r w:rsidR="00917188" w:rsidRPr="00056E3D" w:rsidDel="0076480A">
          <w:rPr>
            <w:rFonts w:ascii="Times New Roman" w:hAnsi="Times New Roman" w:cs="Times New Roman"/>
            <w:color w:val="000000" w:themeColor="text1"/>
            <w:vertAlign w:val="superscript"/>
          </w:rPr>
          <w:delText>th</w:delText>
        </w:r>
        <w:r w:rsidR="00917188" w:rsidRPr="00056E3D" w:rsidDel="0076480A">
          <w:rPr>
            <w:rFonts w:ascii="Times New Roman" w:hAnsi="Times New Roman" w:cs="Times New Roman"/>
            <w:color w:val="000000" w:themeColor="text1"/>
          </w:rPr>
          <w:delText xml:space="preserve"> grade</w:delText>
        </w:r>
        <w:r w:rsidR="009F54F6" w:rsidRPr="00056E3D" w:rsidDel="0076480A">
          <w:rPr>
            <w:rFonts w:ascii="Times New Roman" w:hAnsi="Times New Roman" w:cs="Times New Roman"/>
            <w:color w:val="000000" w:themeColor="text1"/>
          </w:rPr>
          <w:delText xml:space="preserve">, high school </w:delText>
        </w:r>
        <w:r w:rsidR="008B1EEC" w:rsidRPr="00056E3D" w:rsidDel="0076480A">
          <w:rPr>
            <w:rFonts w:ascii="Times New Roman" w:hAnsi="Times New Roman" w:cs="Times New Roman"/>
            <w:color w:val="000000" w:themeColor="text1"/>
          </w:rPr>
          <w:delText xml:space="preserve">graduate or equivalent, </w:delText>
        </w:r>
        <w:r w:rsidR="009F54F6" w:rsidRPr="00056E3D" w:rsidDel="0076480A">
          <w:rPr>
            <w:rFonts w:ascii="Times New Roman" w:hAnsi="Times New Roman" w:cs="Times New Roman"/>
            <w:color w:val="000000" w:themeColor="text1"/>
          </w:rPr>
          <w:delText>some college, ≥ college</w:delText>
        </w:r>
        <w:r w:rsidR="00161D5B" w:rsidRPr="00056E3D" w:rsidDel="0076480A">
          <w:rPr>
            <w:rFonts w:ascii="Times New Roman" w:hAnsi="Times New Roman" w:cs="Times New Roman"/>
            <w:color w:val="000000" w:themeColor="text1"/>
          </w:rPr>
          <w:delText>),</w:delText>
        </w:r>
        <w:r w:rsidR="00B33D40" w:rsidRPr="00056E3D" w:rsidDel="0076480A">
          <w:rPr>
            <w:rFonts w:ascii="Times New Roman" w:hAnsi="Times New Roman" w:cs="Times New Roman"/>
            <w:color w:val="000000" w:themeColor="text1"/>
          </w:rPr>
          <w:delText xml:space="preserve"> and</w:delText>
        </w:r>
        <w:r w:rsidR="00161D5B" w:rsidRPr="00056E3D" w:rsidDel="0076480A">
          <w:rPr>
            <w:rFonts w:ascii="Times New Roman" w:hAnsi="Times New Roman" w:cs="Times New Roman"/>
            <w:color w:val="000000" w:themeColor="text1"/>
          </w:rPr>
          <w:delText xml:space="preserve"> race/ethnicity (non-Hispanic White</w:delText>
        </w:r>
        <w:r w:rsidR="00D74526" w:rsidRPr="00056E3D" w:rsidDel="0076480A">
          <w:rPr>
            <w:rFonts w:ascii="Times New Roman" w:hAnsi="Times New Roman" w:cs="Times New Roman"/>
            <w:color w:val="000000" w:themeColor="text1"/>
          </w:rPr>
          <w:delText xml:space="preserve"> (ref), non-Hispanic Black, Mexican American, other Hispanic, Othe</w:delText>
        </w:r>
        <w:r w:rsidR="008037C8" w:rsidRPr="00056E3D" w:rsidDel="0076480A">
          <w:rPr>
            <w:rFonts w:ascii="Times New Roman" w:hAnsi="Times New Roman" w:cs="Times New Roman"/>
            <w:color w:val="000000" w:themeColor="text1"/>
          </w:rPr>
          <w:delText xml:space="preserve">r including </w:delText>
        </w:r>
        <w:r w:rsidR="00D74526" w:rsidRPr="00056E3D" w:rsidDel="0076480A">
          <w:rPr>
            <w:rFonts w:ascii="Times New Roman" w:hAnsi="Times New Roman" w:cs="Times New Roman"/>
            <w:color w:val="000000" w:themeColor="text1"/>
          </w:rPr>
          <w:delText xml:space="preserve">Multi-Racial), poverty income </w:delText>
        </w:r>
        <w:r w:rsidR="00896A64" w:rsidRPr="00056E3D" w:rsidDel="0076480A">
          <w:rPr>
            <w:rFonts w:ascii="Times New Roman" w:hAnsi="Times New Roman" w:cs="Times New Roman"/>
            <w:color w:val="000000" w:themeColor="text1"/>
          </w:rPr>
          <w:delText>ratio</w:delText>
        </w:r>
        <w:r w:rsidR="00D74526" w:rsidRPr="00056E3D" w:rsidDel="0076480A">
          <w:rPr>
            <w:rFonts w:ascii="Times New Roman" w:hAnsi="Times New Roman" w:cs="Times New Roman"/>
            <w:color w:val="000000" w:themeColor="text1"/>
          </w:rPr>
          <w:delText xml:space="preserve"> </w:delText>
        </w:r>
        <w:r w:rsidR="008037C8" w:rsidRPr="00056E3D" w:rsidDel="0076480A">
          <w:rPr>
            <w:rFonts w:ascii="Times New Roman" w:hAnsi="Times New Roman" w:cs="Times New Roman"/>
            <w:color w:val="000000" w:themeColor="text1"/>
          </w:rPr>
          <w:delText>(low poverty, near poverty, middle income, upper-middle income, high income</w:delText>
        </w:r>
        <w:r w:rsidR="00D74526" w:rsidRPr="00056E3D" w:rsidDel="0076480A">
          <w:rPr>
            <w:rFonts w:ascii="Times New Roman" w:hAnsi="Times New Roman" w:cs="Times New Roman"/>
            <w:color w:val="000000" w:themeColor="text1"/>
          </w:rPr>
          <w:delText>)</w:delText>
        </w:r>
        <w:r w:rsidR="00B33D40" w:rsidRPr="00056E3D" w:rsidDel="0076480A">
          <w:rPr>
            <w:rFonts w:ascii="Times New Roman" w:hAnsi="Times New Roman" w:cs="Times New Roman"/>
            <w:color w:val="000000" w:themeColor="text1"/>
          </w:rPr>
          <w:delText xml:space="preserve">. Age was considered a continuous </w:delText>
        </w:r>
        <w:r w:rsidR="008B6154" w:rsidRPr="00056E3D" w:rsidDel="0076480A">
          <w:rPr>
            <w:rFonts w:ascii="Times New Roman" w:hAnsi="Times New Roman" w:cs="Times New Roman"/>
            <w:color w:val="000000" w:themeColor="text1"/>
          </w:rPr>
          <w:delText xml:space="preserve">variable, and the average age was calculated across food security categories. </w:delText>
        </w:r>
        <w:r w:rsidR="0037722A" w:rsidRPr="00056E3D" w:rsidDel="0076480A">
          <w:rPr>
            <w:rFonts w:ascii="Times New Roman" w:hAnsi="Times New Roman" w:cs="Times New Roman"/>
            <w:color w:val="000000" w:themeColor="text1"/>
          </w:rPr>
          <w:delText>Variables for NHANES cycle years were also created (2005-2006, 2007-2008, 2009-2010, 2011-2012, 2013-2014, and 2015-2016).</w:delText>
        </w:r>
        <w:r w:rsidR="008A1220" w:rsidDel="0076480A">
          <w:rPr>
            <w:rFonts w:ascii="Times New Roman" w:hAnsi="Times New Roman" w:cs="Times New Roman"/>
            <w:color w:val="000000" w:themeColor="text1"/>
          </w:rPr>
          <w:delText xml:space="preserve"> </w:delText>
        </w:r>
      </w:del>
      <w:del w:id="159" w:author="Nickelberry, Marshae" w:date="2026-01-15T21:17:00Z" w16du:dateUtc="2026-01-16T02:17:00Z">
        <w:r w:rsidR="008A1220" w:rsidDel="0076480A">
          <w:rPr>
            <w:rFonts w:ascii="Times New Roman" w:hAnsi="Times New Roman" w:cs="Times New Roman"/>
            <w:color w:val="000000" w:themeColor="text1"/>
          </w:rPr>
          <w:delText xml:space="preserve">Urinary </w:delText>
        </w:r>
        <w:r w:rsidR="001C6080" w:rsidDel="0076480A">
          <w:rPr>
            <w:rFonts w:ascii="Times New Roman" w:hAnsi="Times New Roman" w:cs="Times New Roman"/>
            <w:color w:val="000000" w:themeColor="text1"/>
          </w:rPr>
          <w:delText xml:space="preserve">creatinine was adjusted </w:delText>
        </w:r>
        <w:r w:rsidR="00185FC5" w:rsidDel="0076480A">
          <w:rPr>
            <w:rFonts w:ascii="Times New Roman" w:hAnsi="Times New Roman" w:cs="Times New Roman"/>
            <w:color w:val="000000" w:themeColor="text1"/>
          </w:rPr>
          <w:delText xml:space="preserve">for in fully adjusted statistical models. </w:delText>
        </w:r>
      </w:del>
    </w:p>
    <w:p w14:paraId="7C01B479" w14:textId="63465E55" w:rsidR="00896A64" w:rsidRPr="004D21B3" w:rsidRDefault="002E5C75" w:rsidP="0076480A">
      <w:pPr>
        <w:spacing w:after="0" w:line="276" w:lineRule="auto"/>
        <w:ind w:firstLine="360"/>
        <w:rPr>
          <w:rFonts w:ascii="Times New Roman" w:hAnsi="Times New Roman" w:cs="Times New Roman"/>
        </w:rPr>
      </w:pPr>
      <w:r w:rsidRPr="004D21B3">
        <w:rPr>
          <w:rFonts w:ascii="Times New Roman" w:hAnsi="Times New Roman" w:cs="Times New Roman"/>
        </w:rPr>
        <w:t>To</w:t>
      </w:r>
      <w:r w:rsidR="00896A64" w:rsidRPr="004D21B3">
        <w:rPr>
          <w:rFonts w:ascii="Times New Roman" w:hAnsi="Times New Roman" w:cs="Times New Roman"/>
        </w:rPr>
        <w:t xml:space="preserve"> assess potential effect measure modification by sex</w:t>
      </w:r>
      <w:r w:rsidR="00C62679" w:rsidRPr="004D21B3">
        <w:rPr>
          <w:rFonts w:ascii="Times New Roman" w:hAnsi="Times New Roman" w:cs="Times New Roman"/>
        </w:rPr>
        <w:t xml:space="preserve">, race, and </w:t>
      </w:r>
      <w:r w:rsidR="00DC6D01" w:rsidRPr="004D21B3">
        <w:rPr>
          <w:rFonts w:ascii="Times New Roman" w:hAnsi="Times New Roman" w:cs="Times New Roman"/>
        </w:rPr>
        <w:t>ethnicity</w:t>
      </w:r>
      <w:r w:rsidR="00C62679" w:rsidRPr="004D21B3">
        <w:rPr>
          <w:rFonts w:ascii="Times New Roman" w:hAnsi="Times New Roman" w:cs="Times New Roman"/>
        </w:rPr>
        <w:t xml:space="preserve">, food security was modeled categorically </w:t>
      </w:r>
      <w:ins w:id="160" w:author="Nickelberry, Marshae" w:date="2026-01-15T21:21:00Z" w16du:dateUtc="2026-01-16T02:21:00Z">
        <w:r w:rsidR="00027CCA">
          <w:rPr>
            <w:rFonts w:ascii="Times New Roman" w:hAnsi="Times New Roman" w:cs="Times New Roman"/>
          </w:rPr>
          <w:t xml:space="preserve">as a nominal variable </w:t>
        </w:r>
      </w:ins>
      <w:r w:rsidR="00C62679" w:rsidRPr="004D21B3">
        <w:rPr>
          <w:rFonts w:ascii="Times New Roman" w:hAnsi="Times New Roman" w:cs="Times New Roman"/>
        </w:rPr>
        <w:t xml:space="preserve">with </w:t>
      </w:r>
      <w:del w:id="161" w:author="Nickelberry, Marshae" w:date="2026-01-15T21:17:00Z" w16du:dateUtc="2026-01-16T02:17:00Z">
        <w:r w:rsidR="00C62679" w:rsidRPr="004D21B3" w:rsidDel="0076480A">
          <w:rPr>
            <w:rFonts w:ascii="Times New Roman" w:hAnsi="Times New Roman" w:cs="Times New Roman"/>
          </w:rPr>
          <w:delText>the following interaction terms:</w:delText>
        </w:r>
      </w:del>
      <w:ins w:id="162" w:author="Nickelberry, Marshae" w:date="2026-01-15T21:17:00Z" w16du:dateUtc="2026-01-16T02:17:00Z">
        <w:r w:rsidR="0076480A">
          <w:rPr>
            <w:rFonts w:ascii="Times New Roman" w:hAnsi="Times New Roman" w:cs="Times New Roman"/>
          </w:rPr>
          <w:t>a product term for</w:t>
        </w:r>
      </w:ins>
      <w:r w:rsidR="00C62679" w:rsidRPr="004D21B3">
        <w:rPr>
          <w:rFonts w:ascii="Times New Roman" w:hAnsi="Times New Roman" w:cs="Times New Roman"/>
        </w:rPr>
        <w:t xml:space="preserve"> </w:t>
      </w:r>
      <w:r w:rsidR="00DC6D01" w:rsidRPr="004D21B3">
        <w:rPr>
          <w:rFonts w:ascii="Times New Roman" w:hAnsi="Times New Roman" w:cs="Times New Roman"/>
        </w:rPr>
        <w:t>household food security status*sex and food security*race and ethnicity</w:t>
      </w:r>
      <w:ins w:id="163" w:author="Nickelberry, Marshae" w:date="2026-01-15T21:17:00Z" w16du:dateUtc="2026-01-16T02:17:00Z">
        <w:r w:rsidR="0076480A">
          <w:rPr>
            <w:rFonts w:ascii="Times New Roman" w:hAnsi="Times New Roman" w:cs="Times New Roman"/>
          </w:rPr>
          <w:t xml:space="preserve"> respectively.</w:t>
        </w:r>
      </w:ins>
      <w:ins w:id="164" w:author="Nickelberry, Marshae" w:date="2026-01-15T21:18:00Z" w16du:dateUtc="2026-01-16T02:18:00Z">
        <w:r w:rsidR="0076480A">
          <w:rPr>
            <w:rFonts w:ascii="Times New Roman" w:hAnsi="Times New Roman" w:cs="Times New Roman"/>
          </w:rPr>
          <w:t xml:space="preserve"> Estimated adjusted marginal means were extracted and reported as percent differences by sex or race and ethnicity. </w:t>
        </w:r>
      </w:ins>
      <w:ins w:id="165" w:author="Nickelberry, Marshae" w:date="2026-01-15T21:17:00Z" w16du:dateUtc="2026-01-16T02:17:00Z">
        <w:r w:rsidR="0076480A">
          <w:rPr>
            <w:rFonts w:ascii="Times New Roman" w:hAnsi="Times New Roman" w:cs="Times New Roman"/>
          </w:rPr>
          <w:t xml:space="preserve"> </w:t>
        </w:r>
      </w:ins>
      <w:ins w:id="166" w:author="Nickelberry, Marshae" w:date="2026-01-15T21:19:00Z" w16du:dateUtc="2026-01-16T02:19:00Z">
        <w:r w:rsidR="0076480A">
          <w:rPr>
            <w:rFonts w:ascii="Times New Roman" w:hAnsi="Times New Roman" w:cs="Times New Roman"/>
          </w:rPr>
          <w:t xml:space="preserve">Next, </w:t>
        </w:r>
      </w:ins>
      <w:del w:id="167" w:author="Nickelberry, Marshae" w:date="2026-01-15T21:17:00Z" w16du:dateUtc="2026-01-16T02:17:00Z">
        <w:r w:rsidR="00291E27" w:rsidRPr="004D21B3" w:rsidDel="0076480A">
          <w:rPr>
            <w:rFonts w:ascii="Times New Roman" w:hAnsi="Times New Roman" w:cs="Times New Roman"/>
          </w:rPr>
          <w:delText>.</w:delText>
        </w:r>
        <w:r w:rsidR="00DC6D01" w:rsidRPr="004D21B3" w:rsidDel="0076480A">
          <w:rPr>
            <w:rFonts w:ascii="Times New Roman" w:hAnsi="Times New Roman" w:cs="Times New Roman"/>
          </w:rPr>
          <w:delText xml:space="preserve"> </w:delText>
        </w:r>
      </w:del>
      <w:ins w:id="168" w:author="Nickelberry, Marshae" w:date="2026-01-15T21:19:00Z" w16du:dateUtc="2026-01-16T02:19:00Z">
        <w:r w:rsidR="0076480A">
          <w:rPr>
            <w:rFonts w:ascii="Times New Roman" w:hAnsi="Times New Roman" w:cs="Times New Roman"/>
          </w:rPr>
          <w:t>t</w:t>
        </w:r>
      </w:ins>
      <w:ins w:id="169" w:author="Nickelberry, Marshae" w:date="2026-01-15T21:18:00Z" w16du:dateUtc="2026-01-16T02:18:00Z">
        <w:r w:rsidR="0076480A">
          <w:rPr>
            <w:rFonts w:ascii="Times New Roman" w:hAnsi="Times New Roman" w:cs="Times New Roman"/>
          </w:rPr>
          <w:t xml:space="preserve">o test for overall interaction, and obtain a </w:t>
        </w:r>
      </w:ins>
      <w:proofErr w:type="spellStart"/>
      <w:ins w:id="170" w:author="Nickelberry, Marshae" w:date="2026-01-15T21:19:00Z" w16du:dateUtc="2026-01-16T02:19:00Z">
        <w:r w:rsidR="0076480A">
          <w:rPr>
            <w:rFonts w:ascii="Times New Roman" w:hAnsi="Times New Roman" w:cs="Times New Roman"/>
          </w:rPr>
          <w:t>p</w:t>
        </w:r>
      </w:ins>
      <w:del w:id="171" w:author="Nickelberry, Marshae" w:date="2026-01-15T21:18:00Z" w16du:dateUtc="2026-01-16T02:18:00Z">
        <w:r w:rsidR="00291E27" w:rsidRPr="0076480A" w:rsidDel="0076480A">
          <w:rPr>
            <w:rFonts w:ascii="Times New Roman" w:hAnsi="Times New Roman" w:cs="Times New Roman"/>
            <w:vertAlign w:val="subscript"/>
            <w:rPrChange w:id="172" w:author="Nickelberry, Marshae" w:date="2026-01-15T21:18:00Z" w16du:dateUtc="2026-01-16T02:18:00Z">
              <w:rPr>
                <w:rFonts w:ascii="Times New Roman" w:hAnsi="Times New Roman" w:cs="Times New Roman"/>
              </w:rPr>
            </w:rPrChange>
          </w:rPr>
          <w:delText xml:space="preserve">This was </w:delText>
        </w:r>
        <w:r w:rsidR="007118BB" w:rsidRPr="0076480A" w:rsidDel="0076480A">
          <w:rPr>
            <w:rFonts w:ascii="Times New Roman" w:hAnsi="Times New Roman" w:cs="Times New Roman"/>
            <w:vertAlign w:val="subscript"/>
            <w:rPrChange w:id="173" w:author="Nickelberry, Marshae" w:date="2026-01-15T21:18:00Z" w16du:dateUtc="2026-01-16T02:18:00Z">
              <w:rPr>
                <w:rFonts w:ascii="Times New Roman" w:hAnsi="Times New Roman" w:cs="Times New Roman"/>
              </w:rPr>
            </w:rPrChange>
          </w:rPr>
          <w:delText>completed in order for us</w:delText>
        </w:r>
        <w:r w:rsidR="00DC6D01" w:rsidRPr="0076480A" w:rsidDel="0076480A">
          <w:rPr>
            <w:rFonts w:ascii="Times New Roman" w:hAnsi="Times New Roman" w:cs="Times New Roman"/>
            <w:vertAlign w:val="subscript"/>
            <w:rPrChange w:id="174" w:author="Nickelberry, Marshae" w:date="2026-01-15T21:18:00Z" w16du:dateUtc="2026-01-16T02:18:00Z">
              <w:rPr>
                <w:rFonts w:ascii="Times New Roman" w:hAnsi="Times New Roman" w:cs="Times New Roman"/>
              </w:rPr>
            </w:rPrChange>
          </w:rPr>
          <w:delText xml:space="preserve"> predict </w:delText>
        </w:r>
        <w:r w:rsidR="007118BB" w:rsidRPr="0076480A" w:rsidDel="0076480A">
          <w:rPr>
            <w:rFonts w:ascii="Times New Roman" w:hAnsi="Times New Roman" w:cs="Times New Roman"/>
            <w:vertAlign w:val="subscript"/>
            <w:rPrChange w:id="175" w:author="Nickelberry, Marshae" w:date="2026-01-15T21:18:00Z" w16du:dateUtc="2026-01-16T02:18:00Z">
              <w:rPr>
                <w:rFonts w:ascii="Times New Roman" w:hAnsi="Times New Roman" w:cs="Times New Roman"/>
              </w:rPr>
            </w:rPrChange>
          </w:rPr>
          <w:delText xml:space="preserve">the </w:delText>
        </w:r>
        <w:r w:rsidR="00DC6D01" w:rsidRPr="0076480A" w:rsidDel="0076480A">
          <w:rPr>
            <w:rFonts w:ascii="Times New Roman" w:hAnsi="Times New Roman" w:cs="Times New Roman"/>
            <w:vertAlign w:val="subscript"/>
            <w:rPrChange w:id="176" w:author="Nickelberry, Marshae" w:date="2026-01-15T21:18:00Z" w16du:dateUtc="2026-01-16T02:18:00Z">
              <w:rPr>
                <w:rFonts w:ascii="Times New Roman" w:hAnsi="Times New Roman" w:cs="Times New Roman"/>
              </w:rPr>
            </w:rPrChange>
          </w:rPr>
          <w:delText xml:space="preserve">strata-specific marginal means. </w:delText>
        </w:r>
        <w:r w:rsidR="00760192" w:rsidRPr="0076480A" w:rsidDel="0076480A">
          <w:rPr>
            <w:rFonts w:ascii="Times New Roman" w:hAnsi="Times New Roman" w:cs="Times New Roman"/>
            <w:vertAlign w:val="subscript"/>
            <w:rPrChange w:id="177" w:author="Nickelberry, Marshae" w:date="2026-01-15T21:18:00Z" w16du:dateUtc="2026-01-16T02:18:00Z">
              <w:rPr>
                <w:rFonts w:ascii="Times New Roman" w:hAnsi="Times New Roman" w:cs="Times New Roman"/>
              </w:rPr>
            </w:rPrChange>
          </w:rPr>
          <w:delText>We</w:delText>
        </w:r>
      </w:del>
      <w:ins w:id="178" w:author="Nickelberry, Marshae" w:date="2026-01-15T21:19:00Z" w16du:dateUtc="2026-01-16T02:19:00Z">
        <w:r w:rsidR="0076480A">
          <w:rPr>
            <w:rFonts w:ascii="Times New Roman" w:hAnsi="Times New Roman" w:cs="Times New Roman"/>
            <w:vertAlign w:val="subscript"/>
          </w:rPr>
          <w:t>interaction</w:t>
        </w:r>
        <w:proofErr w:type="spellEnd"/>
        <w:r w:rsidR="0076480A">
          <w:rPr>
            <w:rFonts w:ascii="Times New Roman" w:hAnsi="Times New Roman" w:cs="Times New Roman"/>
            <w:vertAlign w:val="subscript"/>
          </w:rPr>
          <w:t xml:space="preserve"> </w:t>
        </w:r>
        <w:r w:rsidR="0076480A">
          <w:rPr>
            <w:rFonts w:ascii="Times New Roman" w:hAnsi="Times New Roman" w:cs="Times New Roman"/>
          </w:rPr>
          <w:t>for each analyte, we modeled</w:t>
        </w:r>
      </w:ins>
      <w:del w:id="179" w:author="Nickelberry, Marshae" w:date="2026-01-15T21:18:00Z" w16du:dateUtc="2026-01-16T02:18:00Z">
        <w:r w:rsidR="00760192" w:rsidRPr="0076480A" w:rsidDel="0076480A">
          <w:rPr>
            <w:rFonts w:ascii="Times New Roman" w:hAnsi="Times New Roman" w:cs="Times New Roman"/>
            <w:vertAlign w:val="subscript"/>
            <w:rPrChange w:id="180" w:author="Nickelberry, Marshae" w:date="2026-01-15T21:18:00Z" w16du:dateUtc="2026-01-16T02:18:00Z">
              <w:rPr>
                <w:rFonts w:ascii="Times New Roman" w:hAnsi="Times New Roman" w:cs="Times New Roman"/>
              </w:rPr>
            </w:rPrChange>
          </w:rPr>
          <w:delText xml:space="preserve"> </w:delText>
        </w:r>
      </w:del>
      <w:del w:id="181" w:author="Nickelberry, Marshae" w:date="2026-01-15T21:19:00Z" w16du:dateUtc="2026-01-16T02:19:00Z">
        <w:r w:rsidR="00760192" w:rsidRPr="0076480A" w:rsidDel="0076480A">
          <w:rPr>
            <w:rFonts w:ascii="Times New Roman" w:hAnsi="Times New Roman" w:cs="Times New Roman"/>
            <w:vertAlign w:val="subscript"/>
            <w:rPrChange w:id="182" w:author="Nickelberry, Marshae" w:date="2026-01-15T21:18:00Z" w16du:dateUtc="2026-01-16T02:18:00Z">
              <w:rPr>
                <w:rFonts w:ascii="Times New Roman" w:hAnsi="Times New Roman" w:cs="Times New Roman"/>
              </w:rPr>
            </w:rPrChange>
          </w:rPr>
          <w:delText>considered</w:delText>
        </w:r>
      </w:del>
      <w:r w:rsidR="00760192" w:rsidRPr="004D21B3">
        <w:rPr>
          <w:rFonts w:ascii="Times New Roman" w:hAnsi="Times New Roman" w:cs="Times New Roman"/>
        </w:rPr>
        <w:t xml:space="preserve"> the four-level food security variable as an ordinal variable</w:t>
      </w:r>
      <w:ins w:id="183" w:author="Nickelberry, Marshae" w:date="2026-01-15T21:23:00Z" w16du:dateUtc="2026-01-16T02:23:00Z">
        <w:r w:rsidR="00027CCA">
          <w:rPr>
            <w:rFonts w:ascii="Times New Roman" w:hAnsi="Times New Roman" w:cs="Times New Roman"/>
          </w:rPr>
          <w:t xml:space="preserve">, with a single </w:t>
        </w:r>
      </w:ins>
      <w:ins w:id="184" w:author="Nickelberry, Marshae" w:date="2026-01-15T21:22:00Z" w16du:dateUtc="2026-01-16T02:22:00Z">
        <w:r w:rsidR="00027CCA">
          <w:rPr>
            <w:rFonts w:ascii="Times New Roman" w:hAnsi="Times New Roman" w:cs="Times New Roman"/>
          </w:rPr>
          <w:t>cross</w:t>
        </w:r>
      </w:ins>
      <w:ins w:id="185" w:author="Nickelberry, Marshae" w:date="2026-01-15T21:23:00Z" w16du:dateUtc="2026-01-16T02:23:00Z">
        <w:r w:rsidR="00027CCA">
          <w:rPr>
            <w:rFonts w:ascii="Times New Roman" w:hAnsi="Times New Roman" w:cs="Times New Roman"/>
          </w:rPr>
          <w:t>-</w:t>
        </w:r>
      </w:ins>
      <w:ins w:id="186" w:author="Nickelberry, Marshae" w:date="2026-01-15T21:22:00Z" w16du:dateUtc="2026-01-16T02:22:00Z">
        <w:r w:rsidR="00027CCA">
          <w:rPr>
            <w:rFonts w:ascii="Times New Roman" w:hAnsi="Times New Roman" w:cs="Times New Roman"/>
          </w:rPr>
          <w:t>product term</w:t>
        </w:r>
      </w:ins>
      <w:r w:rsidR="00760192" w:rsidRPr="004D21B3">
        <w:rPr>
          <w:rFonts w:ascii="Times New Roman" w:hAnsi="Times New Roman" w:cs="Times New Roman"/>
        </w:rPr>
        <w:t>, assuming equal spacing between categories</w:t>
      </w:r>
      <w:ins w:id="187" w:author="Nickelberry, Marshae" w:date="2026-01-15T21:22:00Z" w16du:dateUtc="2026-01-16T02:22:00Z">
        <w:r w:rsidR="00027CCA">
          <w:rPr>
            <w:rFonts w:ascii="Times New Roman" w:hAnsi="Times New Roman" w:cs="Times New Roman"/>
          </w:rPr>
          <w:t xml:space="preserve"> and linear trends across categories. </w:t>
        </w:r>
      </w:ins>
      <w:ins w:id="188" w:author="Nickelberry, Marshae" w:date="2026-01-15T21:19:00Z" w16du:dateUtc="2026-01-16T02:19:00Z">
        <w:r w:rsidR="0076480A">
          <w:rPr>
            <w:rFonts w:ascii="Times New Roman" w:hAnsi="Times New Roman" w:cs="Times New Roman"/>
          </w:rPr>
          <w:t xml:space="preserve"> </w:t>
        </w:r>
      </w:ins>
      <w:del w:id="189" w:author="Nickelberry, Marshae" w:date="2026-01-15T21:19:00Z" w16du:dateUtc="2026-01-16T02:19:00Z">
        <w:r w:rsidR="00760192" w:rsidRPr="004D21B3" w:rsidDel="0076480A">
          <w:rPr>
            <w:rFonts w:ascii="Times New Roman" w:hAnsi="Times New Roman" w:cs="Times New Roman"/>
          </w:rPr>
          <w:delText xml:space="preserve">, to test for interaction. </w:delText>
        </w:r>
      </w:del>
      <w:r w:rsidR="00760192" w:rsidRPr="004D21B3">
        <w:rPr>
          <w:rFonts w:ascii="Times New Roman" w:hAnsi="Times New Roman" w:cs="Times New Roman"/>
        </w:rPr>
        <w:t>We</w:t>
      </w:r>
      <w:ins w:id="190" w:author="Nickelberry, Marshae" w:date="2026-01-15T21:24:00Z" w16du:dateUtc="2026-01-16T02:24:00Z">
        <w:r w:rsidR="00027CCA">
          <w:rPr>
            <w:rFonts w:ascii="Times New Roman" w:hAnsi="Times New Roman" w:cs="Times New Roman"/>
          </w:rPr>
          <w:t xml:space="preserve"> then</w:t>
        </w:r>
      </w:ins>
      <w:r w:rsidR="00760192" w:rsidRPr="004D21B3">
        <w:rPr>
          <w:rFonts w:ascii="Times New Roman" w:hAnsi="Times New Roman" w:cs="Times New Roman"/>
        </w:rPr>
        <w:t xml:space="preserve"> examined whether</w:t>
      </w:r>
      <w:ins w:id="191" w:author="Nickelberry, Marshae" w:date="2026-01-15T21:22:00Z" w16du:dateUtc="2026-01-16T02:22:00Z">
        <w:r w:rsidR="00027CCA">
          <w:rPr>
            <w:rFonts w:ascii="Times New Roman" w:hAnsi="Times New Roman" w:cs="Times New Roman"/>
          </w:rPr>
          <w:t xml:space="preserve"> </w:t>
        </w:r>
      </w:ins>
      <w:ins w:id="192" w:author="Nickelberry, Marshae" w:date="2026-01-15T21:24:00Z" w16du:dateUtc="2026-01-16T02:24:00Z">
        <w:r w:rsidR="00027CCA">
          <w:rPr>
            <w:rFonts w:ascii="Times New Roman" w:hAnsi="Times New Roman" w:cs="Times New Roman"/>
          </w:rPr>
          <w:t xml:space="preserve">these </w:t>
        </w:r>
      </w:ins>
      <w:ins w:id="193" w:author="Nickelberry, Marshae" w:date="2026-01-15T21:22:00Z" w16du:dateUtc="2026-01-16T02:22:00Z">
        <w:r w:rsidR="00027CCA">
          <w:rPr>
            <w:rFonts w:ascii="Times New Roman" w:hAnsi="Times New Roman" w:cs="Times New Roman"/>
          </w:rPr>
          <w:t>linear</w:t>
        </w:r>
      </w:ins>
      <w:r w:rsidR="00760192" w:rsidRPr="004D21B3">
        <w:rPr>
          <w:rFonts w:ascii="Times New Roman" w:hAnsi="Times New Roman" w:cs="Times New Roman"/>
        </w:rPr>
        <w:t xml:space="preserve"> </w:t>
      </w:r>
      <w:ins w:id="194" w:author="Nickelberry, Marshae" w:date="2026-01-15T21:19:00Z" w16du:dateUtc="2026-01-16T02:19:00Z">
        <w:r w:rsidR="0076480A">
          <w:rPr>
            <w:rFonts w:ascii="Times New Roman" w:hAnsi="Times New Roman" w:cs="Times New Roman"/>
          </w:rPr>
          <w:t xml:space="preserve">trends </w:t>
        </w:r>
      </w:ins>
      <w:ins w:id="195" w:author="Nickelberry, Marshae" w:date="2026-01-15T21:22:00Z" w16du:dateUtc="2026-01-16T02:22:00Z">
        <w:r w:rsidR="00027CCA">
          <w:rPr>
            <w:rFonts w:ascii="Times New Roman" w:hAnsi="Times New Roman" w:cs="Times New Roman"/>
          </w:rPr>
          <w:t>across</w:t>
        </w:r>
      </w:ins>
      <w:ins w:id="196" w:author="Nickelberry, Marshae" w:date="2026-01-15T21:19:00Z" w16du:dateUtc="2026-01-16T02:19:00Z">
        <w:r w:rsidR="0076480A">
          <w:rPr>
            <w:rFonts w:ascii="Times New Roman" w:hAnsi="Times New Roman" w:cs="Times New Roman"/>
          </w:rPr>
          <w:t xml:space="preserve"> o</w:t>
        </w:r>
      </w:ins>
      <w:ins w:id="197" w:author="Nickelberry, Marshae" w:date="2026-01-15T21:20:00Z" w16du:dateUtc="2026-01-16T02:20:00Z">
        <w:r w:rsidR="0076480A">
          <w:rPr>
            <w:rFonts w:ascii="Times New Roman" w:hAnsi="Times New Roman" w:cs="Times New Roman"/>
          </w:rPr>
          <w:t xml:space="preserve">rdinal categories of food security, </w:t>
        </w:r>
      </w:ins>
      <w:ins w:id="198" w:author="Nickelberry, Marshae" w:date="2026-01-15T21:19:00Z" w16du:dateUtc="2026-01-16T02:19:00Z">
        <w:r w:rsidR="0076480A">
          <w:rPr>
            <w:rFonts w:ascii="Times New Roman" w:hAnsi="Times New Roman" w:cs="Times New Roman"/>
          </w:rPr>
          <w:t xml:space="preserve">differed by </w:t>
        </w:r>
      </w:ins>
      <w:r w:rsidR="00760192" w:rsidRPr="004D21B3">
        <w:rPr>
          <w:rFonts w:ascii="Times New Roman" w:hAnsi="Times New Roman" w:cs="Times New Roman"/>
        </w:rPr>
        <w:t>sex or race and ethnicity</w:t>
      </w:r>
      <w:ins w:id="199" w:author="Nickelberry, Marshae" w:date="2026-01-15T21:24:00Z" w16du:dateUtc="2026-01-16T02:24:00Z">
        <w:r w:rsidR="00027CCA">
          <w:rPr>
            <w:rFonts w:ascii="Times New Roman" w:hAnsi="Times New Roman" w:cs="Times New Roman"/>
          </w:rPr>
          <w:t xml:space="preserve"> for each analyte</w:t>
        </w:r>
      </w:ins>
      <w:ins w:id="200" w:author="Nickelberry, Marshae" w:date="2026-01-15T21:20:00Z" w16du:dateUtc="2026-01-16T02:20:00Z">
        <w:r w:rsidR="0076480A">
          <w:rPr>
            <w:rFonts w:ascii="Times New Roman" w:hAnsi="Times New Roman" w:cs="Times New Roman"/>
          </w:rPr>
          <w:t xml:space="preserve">. </w:t>
        </w:r>
      </w:ins>
      <w:r w:rsidR="00760192" w:rsidRPr="004D21B3">
        <w:rPr>
          <w:rFonts w:ascii="Times New Roman" w:hAnsi="Times New Roman" w:cs="Times New Roman"/>
        </w:rPr>
        <w:t xml:space="preserve"> </w:t>
      </w:r>
      <w:del w:id="201" w:author="Nickelberry, Marshae" w:date="2026-01-15T21:19:00Z" w16du:dateUtc="2026-01-16T02:19:00Z">
        <w:r w:rsidR="00760192" w:rsidRPr="004D21B3" w:rsidDel="0076480A">
          <w:rPr>
            <w:rFonts w:ascii="Times New Roman" w:hAnsi="Times New Roman" w:cs="Times New Roman"/>
          </w:rPr>
          <w:delText xml:space="preserve">affected </w:delText>
        </w:r>
      </w:del>
      <w:del w:id="202" w:author="Nickelberry, Marshae" w:date="2026-01-15T21:20:00Z" w16du:dateUtc="2026-01-16T02:20:00Z">
        <w:r w:rsidR="00760192" w:rsidRPr="004D21B3" w:rsidDel="0076480A">
          <w:rPr>
            <w:rFonts w:ascii="Times New Roman" w:hAnsi="Times New Roman" w:cs="Times New Roman"/>
          </w:rPr>
          <w:delText xml:space="preserve">the trend in urine phthalate metabolite concentrations over ordinal categories. </w:delText>
        </w:r>
      </w:del>
      <w:ins w:id="203" w:author="Nickelberry, Marshae" w:date="2026-01-15T21:24:00Z" w16du:dateUtc="2026-01-16T02:24:00Z">
        <w:r w:rsidR="00027CCA">
          <w:rPr>
            <w:rFonts w:ascii="Times New Roman" w:hAnsi="Times New Roman" w:cs="Times New Roman"/>
          </w:rPr>
          <w:t xml:space="preserve">We </w:t>
        </w:r>
      </w:ins>
      <w:del w:id="204" w:author="Nickelberry, Marshae" w:date="2026-01-15T21:24:00Z" w16du:dateUtc="2026-01-16T02:24:00Z">
        <w:r w:rsidR="00760192" w:rsidRPr="004D21B3" w:rsidDel="00027CCA">
          <w:rPr>
            <w:rFonts w:ascii="Times New Roman" w:hAnsi="Times New Roman" w:cs="Times New Roman"/>
          </w:rPr>
          <w:delText xml:space="preserve">To account for potential power constraints, we </w:delText>
        </w:r>
      </w:del>
      <w:r w:rsidR="00760192" w:rsidRPr="004D21B3">
        <w:rPr>
          <w:rFonts w:ascii="Times New Roman" w:hAnsi="Times New Roman" w:cs="Times New Roman"/>
        </w:rPr>
        <w:t xml:space="preserve">used a conservative p-value of </w:t>
      </w:r>
      <m:oMath>
        <m:r>
          <w:rPr>
            <w:rFonts w:ascii="Cambria Math" w:hAnsi="Cambria Math" w:cs="Times New Roman"/>
          </w:rPr>
          <m:t>&lt;</m:t>
        </m:r>
      </m:oMath>
      <w:r w:rsidR="00760192" w:rsidRPr="004D21B3">
        <w:rPr>
          <w:rFonts w:ascii="Times New Roman" w:hAnsi="Times New Roman" w:cs="Times New Roman"/>
        </w:rPr>
        <w:t>0.10 for statistical significance.</w:t>
      </w:r>
      <w:r w:rsidR="00CA6257">
        <w:rPr>
          <w:rFonts w:ascii="Times New Roman" w:hAnsi="Times New Roman" w:cs="Times New Roman"/>
        </w:rPr>
        <w:t xml:space="preserve"> </w:t>
      </w:r>
      <w:r w:rsidR="004802CC">
        <w:rPr>
          <w:rFonts w:ascii="Times New Roman" w:hAnsi="Times New Roman" w:cs="Times New Roman"/>
        </w:rPr>
        <w:t>All statistical analyses were performed in R studio</w:t>
      </w:r>
      <w:r w:rsidR="004802CC" w:rsidRPr="004802CC">
        <w:rPr>
          <w:rFonts w:ascii="Times New Roman" w:hAnsi="Times New Roman" w:cs="Times New Roman"/>
        </w:rPr>
        <w:t xml:space="preserve"> 4.5.1</w:t>
      </w:r>
      <w:r w:rsidR="004802CC">
        <w:rPr>
          <w:rFonts w:ascii="Times New Roman" w:hAnsi="Times New Roman" w:cs="Times New Roman"/>
        </w:rPr>
        <w:t>.</w:t>
      </w:r>
    </w:p>
    <w:sectPr w:rsidR="00896A64" w:rsidRPr="004D21B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yishat Abimbola Yussuf" w:date="2026-01-15T14:28:00Z" w:initials="AAY">
    <w:p w14:paraId="544518F2" w14:textId="77777777" w:rsidR="006C0A07" w:rsidRDefault="006C0A07" w:rsidP="006C0A07">
      <w:r>
        <w:rPr>
          <w:rStyle w:val="CommentReference"/>
        </w:rPr>
        <w:annotationRef/>
      </w:r>
      <w:r>
        <w:rPr>
          <w:sz w:val="20"/>
          <w:szCs w:val="20"/>
        </w:rPr>
        <w:t xml:space="preserve">Citations will be added once references page is created </w:t>
      </w:r>
    </w:p>
  </w:comment>
  <w:comment w:id="1" w:author="Nickelberry, Marshae" w:date="2026-01-15T20:58:00Z" w:initials="NM">
    <w:p w14:paraId="6F012BFE" w14:textId="77777777" w:rsidR="0052295E" w:rsidRDefault="0052295E" w:rsidP="0052295E">
      <w:r>
        <w:rPr>
          <w:rStyle w:val="CommentReference"/>
        </w:rPr>
        <w:annotationRef/>
      </w:r>
      <w:r>
        <w:rPr>
          <w:sz w:val="20"/>
          <w:szCs w:val="20"/>
        </w:rPr>
        <w:t xml:space="preserve">what citation manager will you be using&gt;? </w:t>
      </w:r>
    </w:p>
  </w:comment>
  <w:comment w:id="6" w:author="mnickelberry@g.harvard.edu" w:date="2026-01-02T10:00:00Z" w:initials="mn">
    <w:p w14:paraId="544A790B" w14:textId="7E5EA0DB" w:rsidR="005C3017" w:rsidRDefault="00A4238E">
      <w:pPr>
        <w:pStyle w:val="CommentText"/>
      </w:pPr>
      <w:r>
        <w:rPr>
          <w:rStyle w:val="CommentReference"/>
        </w:rPr>
        <w:annotationRef/>
      </w:r>
      <w:r w:rsidRPr="1FA75AA7">
        <w:t xml:space="preserve">PMID: </w:t>
      </w:r>
      <w:hyperlink r:id="rId1">
        <w:r w:rsidRPr="595928D5">
          <w:t>29605141</w:t>
        </w:r>
      </w:hyperlink>
      <w:r w:rsidRPr="2E4C8203">
        <w:t xml:space="preserve"> for citation. </w:t>
      </w:r>
    </w:p>
  </w:comment>
  <w:comment w:id="7" w:author="mnickelberry@g.harvard.edu" w:date="2026-01-02T10:00:00Z" w:initials="mn">
    <w:p w14:paraId="4C3AAD50" w14:textId="03F7A82C" w:rsidR="005C3017" w:rsidRDefault="00A4238E">
      <w:pPr>
        <w:pStyle w:val="CommentText"/>
      </w:pPr>
      <w:r>
        <w:rPr>
          <w:rStyle w:val="CommentReference"/>
        </w:rPr>
        <w:annotationRef/>
      </w:r>
      <w:r w:rsidRPr="5DAC5A3A">
        <w:t xml:space="preserve">Also cite NHANES. </w:t>
      </w:r>
    </w:p>
  </w:comment>
  <w:comment w:id="8" w:author="Ayishat Abimbola Yussuf" w:date="2026-01-08T19:49:00Z" w:initials="AAY">
    <w:p w14:paraId="0040CE7C" w14:textId="77777777" w:rsidR="008033E1" w:rsidRDefault="008033E1" w:rsidP="008033E1">
      <w:r>
        <w:rPr>
          <w:rStyle w:val="CommentReference"/>
        </w:rPr>
        <w:annotationRef/>
      </w:r>
      <w:r>
        <w:rPr>
          <w:sz w:val="20"/>
          <w:szCs w:val="20"/>
        </w:rPr>
        <w:t>(Varshavsky et al., 2018)</w:t>
      </w:r>
    </w:p>
  </w:comment>
  <w:comment w:id="9" w:author="Ayishat Abimbola Yussuf" w:date="2026-01-15T15:08:00Z" w:initials="AAY">
    <w:p w14:paraId="7D50380F" w14:textId="77777777" w:rsidR="00CA6257" w:rsidRDefault="00CA6257" w:rsidP="00CA6257">
      <w:r>
        <w:rPr>
          <w:rStyle w:val="CommentReference"/>
        </w:rPr>
        <w:annotationRef/>
      </w:r>
      <w:r>
        <w:rPr>
          <w:sz w:val="20"/>
          <w:szCs w:val="20"/>
        </w:rPr>
        <w:t xml:space="preserve">National Center for Health Statistics. (n.d.). About NHANES. Centers for Disease Control and Prevention. </w:t>
      </w:r>
      <w:hyperlink r:id="rId2" w:history="1">
        <w:r w:rsidRPr="00043F43">
          <w:rPr>
            <w:rStyle w:val="Hyperlink"/>
            <w:sz w:val="20"/>
            <w:szCs w:val="20"/>
          </w:rPr>
          <w:t>https://www.cdc.gov/nchs/nhanes/about/index.html</w:t>
        </w:r>
      </w:hyperlink>
    </w:p>
  </w:comment>
  <w:comment w:id="16" w:author="Ayishat Abimbola Yussuf" w:date="2026-01-15T14:28:00Z" w:initials="AAY">
    <w:p w14:paraId="561F5A63" w14:textId="1870F861" w:rsidR="00742108" w:rsidRDefault="00742108" w:rsidP="00742108">
      <w:r>
        <w:rPr>
          <w:rStyle w:val="CommentReference"/>
        </w:rPr>
        <w:annotationRef/>
      </w:r>
      <w:r>
        <w:rPr>
          <w:sz w:val="20"/>
          <w:szCs w:val="20"/>
        </w:rPr>
        <w:t>National Center for Health Statistics [NCHS], 2022</w:t>
      </w:r>
    </w:p>
  </w:comment>
  <w:comment w:id="30" w:author="Nickelberry, Marshae" w:date="2026-01-15T21:01:00Z" w:initials="NM">
    <w:p w14:paraId="406333DC" w14:textId="77777777" w:rsidR="0052295E" w:rsidRDefault="0052295E" w:rsidP="0052295E">
      <w:r>
        <w:rPr>
          <w:rStyle w:val="CommentReference"/>
        </w:rPr>
        <w:annotationRef/>
      </w:r>
      <w:r>
        <w:rPr>
          <w:sz w:val="20"/>
          <w:szCs w:val="20"/>
        </w:rPr>
        <w:t xml:space="preserve">please remember to be consistent when naming the exposure and outcome variables. </w:t>
      </w:r>
    </w:p>
  </w:comment>
  <w:comment w:id="34" w:author="Nickelberry, Marshae" w:date="2026-01-15T21:03:00Z" w:initials="NM">
    <w:p w14:paraId="759B771F" w14:textId="77777777" w:rsidR="0052295E" w:rsidRDefault="0052295E" w:rsidP="0052295E">
      <w:r>
        <w:rPr>
          <w:rStyle w:val="CommentReference"/>
        </w:rPr>
        <w:annotationRef/>
      </w:r>
      <w:r>
        <w:rPr>
          <w:sz w:val="20"/>
          <w:szCs w:val="20"/>
        </w:rPr>
        <w:t xml:space="preserve">this needs to be described in line with the process of figure 1's flow with n's reported. </w:t>
      </w:r>
    </w:p>
  </w:comment>
  <w:comment w:id="64" w:author="Ayishat Abimbola Yussuf" w:date="2026-01-09T09:39:00Z" w:initials="AAY">
    <w:p w14:paraId="2132BFD6" w14:textId="202ED5D3" w:rsidR="000B3414" w:rsidRDefault="000B3414" w:rsidP="000B3414">
      <w:r>
        <w:rPr>
          <w:rStyle w:val="CommentReference"/>
        </w:rPr>
        <w:annotationRef/>
      </w:r>
      <w:r>
        <w:rPr>
          <w:sz w:val="20"/>
          <w:szCs w:val="20"/>
        </w:rPr>
        <w:t>NHANES 2019-2020 Questionnaire Data Overview</w:t>
      </w:r>
    </w:p>
  </w:comment>
  <w:comment w:id="67" w:author="Nickelberry, Marshae" w:date="2026-01-15T21:06:00Z" w:initials="NM">
    <w:p w14:paraId="2C26FE3F" w14:textId="77777777" w:rsidR="0052295E" w:rsidRDefault="0052295E" w:rsidP="0052295E">
      <w:r>
        <w:rPr>
          <w:rStyle w:val="CommentReference"/>
        </w:rPr>
        <w:annotationRef/>
      </w:r>
      <w:r>
        <w:rPr>
          <w:sz w:val="20"/>
          <w:szCs w:val="20"/>
        </w:rPr>
        <w:t xml:space="preserve"> I believe I commented for you to take a look at commenting on bit of the techniques. You can look to the phthalates manuscript as well as any of the referenced articles that use NHANES data to see how elaborate this should be. Be sure to cite. </w:t>
      </w:r>
    </w:p>
  </w:comment>
  <w:comment w:id="122" w:author="Nickelberry, Marshae" w:date="2026-01-15T21:12:00Z" w:initials="NM">
    <w:p w14:paraId="1C31F6D5" w14:textId="77777777" w:rsidR="0076480A" w:rsidRDefault="0076480A" w:rsidP="0076480A">
      <w:r>
        <w:rPr>
          <w:rStyle w:val="CommentReference"/>
        </w:rPr>
        <w:annotationRef/>
      </w:r>
      <w:r>
        <w:rPr>
          <w:sz w:val="20"/>
          <w:szCs w:val="20"/>
        </w:rPr>
        <w:t>excellent job here!</w:t>
      </w:r>
    </w:p>
  </w:comment>
  <w:comment w:id="134" w:author="Nickelberry, Marshae" w:date="2026-01-15T21:16:00Z" w:initials="NM">
    <w:p w14:paraId="035CE785" w14:textId="77777777" w:rsidR="0076480A" w:rsidRDefault="0076480A" w:rsidP="0076480A">
      <w:r>
        <w:rPr>
          <w:rStyle w:val="CommentReference"/>
        </w:rPr>
        <w:annotationRef/>
      </w:r>
      <w:r>
        <w:rPr>
          <w:sz w:val="20"/>
          <w:szCs w:val="20"/>
        </w:rPr>
        <w:t xml:space="preserve">I believe we collapsed this, please check the data documentation. </w:t>
      </w:r>
    </w:p>
  </w:comment>
  <w:comment w:id="138" w:author="Nickelberry, Marshae" w:date="2026-01-15T21:15:00Z" w:initials="NM">
    <w:p w14:paraId="0A62CD5A" w14:textId="6E019BD9" w:rsidR="0076480A" w:rsidRDefault="0076480A" w:rsidP="0076480A">
      <w:r>
        <w:rPr>
          <w:rStyle w:val="CommentReference"/>
        </w:rPr>
        <w:annotationRef/>
      </w:r>
      <w:r>
        <w:rPr>
          <w:sz w:val="20"/>
          <w:szCs w:val="20"/>
        </w:rPr>
        <w:t xml:space="preserve">go back to data transformation rmd file and input the ratios or look on NHANES documentation to see what this looks like. </w:t>
      </w:r>
    </w:p>
  </w:comment>
  <w:comment w:id="152" w:author="Nickelberry, Marshae" w:date="2026-01-15T21:13:00Z" w:initials="NM">
    <w:p w14:paraId="122E8CA1" w14:textId="77C429A0" w:rsidR="0076480A" w:rsidRDefault="0076480A" w:rsidP="0076480A">
      <w:r>
        <w:rPr>
          <w:rStyle w:val="CommentReference"/>
        </w:rPr>
        <w:annotationRef/>
      </w:r>
      <w:r>
        <w:rPr>
          <w:sz w:val="20"/>
          <w:szCs w:val="20"/>
        </w:rPr>
        <w:t>really strong here Ayishat!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4518F2" w15:done="0"/>
  <w15:commentEx w15:paraId="6F012BFE" w15:paraIdParent="544518F2" w15:done="0"/>
  <w15:commentEx w15:paraId="544A790B" w15:done="0"/>
  <w15:commentEx w15:paraId="4C3AAD50" w15:paraIdParent="544A790B" w15:done="0"/>
  <w15:commentEx w15:paraId="0040CE7C" w15:paraIdParent="544A790B" w15:done="0"/>
  <w15:commentEx w15:paraId="7D50380F" w15:paraIdParent="544A790B" w15:done="0"/>
  <w15:commentEx w15:paraId="561F5A63" w15:done="0"/>
  <w15:commentEx w15:paraId="406333DC" w15:done="0"/>
  <w15:commentEx w15:paraId="759B771F" w15:done="0"/>
  <w15:commentEx w15:paraId="2132BFD6" w15:done="0"/>
  <w15:commentEx w15:paraId="2C26FE3F" w15:done="0"/>
  <w15:commentEx w15:paraId="1C31F6D5" w15:done="0"/>
  <w15:commentEx w15:paraId="035CE785" w15:done="0"/>
  <w15:commentEx w15:paraId="0A62CD5A" w15:done="0"/>
  <w15:commentEx w15:paraId="122E8C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ED815A" w16cex:dateUtc="2026-01-15T19:28:00Z"/>
  <w16cex:commentExtensible w16cex:durableId="0D8F195C" w16cex:dateUtc="2026-01-16T01:58:00Z"/>
  <w16cex:commentExtensible w16cex:durableId="2200A7F1" w16cex:dateUtc="2026-01-02T15:00:00Z"/>
  <w16cex:commentExtensible w16cex:durableId="72FAB7A5" w16cex:dateUtc="2026-01-02T15:00:00Z"/>
  <w16cex:commentExtensible w16cex:durableId="3DBC282B" w16cex:dateUtc="2026-01-09T00:49:00Z"/>
  <w16cex:commentExtensible w16cex:durableId="1274AE98" w16cex:dateUtc="2026-01-15T20:08:00Z"/>
  <w16cex:commentExtensible w16cex:durableId="0437A824" w16cex:dateUtc="2026-01-15T19:28:00Z"/>
  <w16cex:commentExtensible w16cex:durableId="025A4097" w16cex:dateUtc="2026-01-16T02:01:00Z"/>
  <w16cex:commentExtensible w16cex:durableId="7773B0FB" w16cex:dateUtc="2026-01-16T02:03:00Z"/>
  <w16cex:commentExtensible w16cex:durableId="62590226" w16cex:dateUtc="2026-01-09T14:39:00Z"/>
  <w16cex:commentExtensible w16cex:durableId="08FC8267" w16cex:dateUtc="2026-01-16T02:06:00Z"/>
  <w16cex:commentExtensible w16cex:durableId="7D8E07DB" w16cex:dateUtc="2026-01-16T02:12:00Z"/>
  <w16cex:commentExtensible w16cex:durableId="1426AD5D" w16cex:dateUtc="2026-01-16T02:16:00Z"/>
  <w16cex:commentExtensible w16cex:durableId="01FC7AC0" w16cex:dateUtc="2026-01-16T02:15:00Z"/>
  <w16cex:commentExtensible w16cex:durableId="7BE8AB56" w16cex:dateUtc="2026-01-16T0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4518F2" w16cid:durableId="39ED815A"/>
  <w16cid:commentId w16cid:paraId="6F012BFE" w16cid:durableId="0D8F195C"/>
  <w16cid:commentId w16cid:paraId="544A790B" w16cid:durableId="2200A7F1"/>
  <w16cid:commentId w16cid:paraId="4C3AAD50" w16cid:durableId="72FAB7A5"/>
  <w16cid:commentId w16cid:paraId="0040CE7C" w16cid:durableId="3DBC282B"/>
  <w16cid:commentId w16cid:paraId="7D50380F" w16cid:durableId="1274AE98"/>
  <w16cid:commentId w16cid:paraId="561F5A63" w16cid:durableId="0437A824"/>
  <w16cid:commentId w16cid:paraId="406333DC" w16cid:durableId="025A4097"/>
  <w16cid:commentId w16cid:paraId="759B771F" w16cid:durableId="7773B0FB"/>
  <w16cid:commentId w16cid:paraId="2132BFD6" w16cid:durableId="62590226"/>
  <w16cid:commentId w16cid:paraId="2C26FE3F" w16cid:durableId="08FC8267"/>
  <w16cid:commentId w16cid:paraId="1C31F6D5" w16cid:durableId="7D8E07DB"/>
  <w16cid:commentId w16cid:paraId="035CE785" w16cid:durableId="1426AD5D"/>
  <w16cid:commentId w16cid:paraId="0A62CD5A" w16cid:durableId="01FC7AC0"/>
  <w16cid:commentId w16cid:paraId="122E8CA1" w16cid:durableId="7BE8AB5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16ED"/>
    <w:multiLevelType w:val="hybridMultilevel"/>
    <w:tmpl w:val="7B8AF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6C4C91"/>
    <w:multiLevelType w:val="multilevel"/>
    <w:tmpl w:val="1AEA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4389C"/>
    <w:multiLevelType w:val="multilevel"/>
    <w:tmpl w:val="1588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46997">
    <w:abstractNumId w:val="2"/>
  </w:num>
  <w:num w:numId="2" w16cid:durableId="578905745">
    <w:abstractNumId w:val="1"/>
  </w:num>
  <w:num w:numId="3" w16cid:durableId="20689918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yishat Abimbola Yussuf">
    <w15:presenceInfo w15:providerId="AD" w15:userId="S::ayishatyussuf@spelman.edu::7fe829eb-b422-4464-b74b-309071bd3265"/>
  </w15:person>
  <w15:person w15:author="Nickelberry, Marshae">
    <w15:presenceInfo w15:providerId="AD" w15:userId="S::mnickelberry@g.harvard.edu::0384a47c-4158-47fc-9cd1-eb73687c7198"/>
  </w15:person>
  <w15:person w15:author="mnickelberry@g.harvard.edu">
    <w15:presenceInfo w15:providerId="AD" w15:userId="S::urn:spo:guest#mnickelberry@g.harvard.ed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558"/>
    <w:rsid w:val="000010C1"/>
    <w:rsid w:val="000028B8"/>
    <w:rsid w:val="00003D45"/>
    <w:rsid w:val="000072DB"/>
    <w:rsid w:val="000131A4"/>
    <w:rsid w:val="000257D6"/>
    <w:rsid w:val="0002595F"/>
    <w:rsid w:val="0002643B"/>
    <w:rsid w:val="00027CCA"/>
    <w:rsid w:val="00033D49"/>
    <w:rsid w:val="00056E3D"/>
    <w:rsid w:val="000840EB"/>
    <w:rsid w:val="000B2F0F"/>
    <w:rsid w:val="000B3414"/>
    <w:rsid w:val="000C0B2C"/>
    <w:rsid w:val="000C1257"/>
    <w:rsid w:val="001100F4"/>
    <w:rsid w:val="001142ED"/>
    <w:rsid w:val="0012040F"/>
    <w:rsid w:val="0012100E"/>
    <w:rsid w:val="00132E74"/>
    <w:rsid w:val="00134F7A"/>
    <w:rsid w:val="0014177A"/>
    <w:rsid w:val="001459FF"/>
    <w:rsid w:val="00161D5B"/>
    <w:rsid w:val="00167D67"/>
    <w:rsid w:val="001704A2"/>
    <w:rsid w:val="00171219"/>
    <w:rsid w:val="00185FC5"/>
    <w:rsid w:val="001A6A1B"/>
    <w:rsid w:val="001C5893"/>
    <w:rsid w:val="001C5AB3"/>
    <w:rsid w:val="001C6080"/>
    <w:rsid w:val="001D46E8"/>
    <w:rsid w:val="001D50F8"/>
    <w:rsid w:val="001E046D"/>
    <w:rsid w:val="001E13E6"/>
    <w:rsid w:val="00210706"/>
    <w:rsid w:val="0021169E"/>
    <w:rsid w:val="00231E0F"/>
    <w:rsid w:val="002734AD"/>
    <w:rsid w:val="00274124"/>
    <w:rsid w:val="00277ED3"/>
    <w:rsid w:val="00290A21"/>
    <w:rsid w:val="00291E27"/>
    <w:rsid w:val="00296488"/>
    <w:rsid w:val="002A19C3"/>
    <w:rsid w:val="002A5D5C"/>
    <w:rsid w:val="002A6CC1"/>
    <w:rsid w:val="002B021D"/>
    <w:rsid w:val="002C0E30"/>
    <w:rsid w:val="002C1F7A"/>
    <w:rsid w:val="002C64B7"/>
    <w:rsid w:val="002E487F"/>
    <w:rsid w:val="002E5C75"/>
    <w:rsid w:val="002F1927"/>
    <w:rsid w:val="002F3196"/>
    <w:rsid w:val="00317EF9"/>
    <w:rsid w:val="003277C6"/>
    <w:rsid w:val="00356C52"/>
    <w:rsid w:val="00356CFC"/>
    <w:rsid w:val="00364EC1"/>
    <w:rsid w:val="0037722A"/>
    <w:rsid w:val="003841D5"/>
    <w:rsid w:val="00387A54"/>
    <w:rsid w:val="003A0097"/>
    <w:rsid w:val="003B647B"/>
    <w:rsid w:val="003B69FC"/>
    <w:rsid w:val="003B7D23"/>
    <w:rsid w:val="003C2F92"/>
    <w:rsid w:val="003D273C"/>
    <w:rsid w:val="003E6890"/>
    <w:rsid w:val="003F49C8"/>
    <w:rsid w:val="004000B8"/>
    <w:rsid w:val="00404675"/>
    <w:rsid w:val="0042494F"/>
    <w:rsid w:val="00426CDD"/>
    <w:rsid w:val="00433D99"/>
    <w:rsid w:val="00441786"/>
    <w:rsid w:val="00443D6F"/>
    <w:rsid w:val="00456558"/>
    <w:rsid w:val="004766B1"/>
    <w:rsid w:val="004802CC"/>
    <w:rsid w:val="004846B2"/>
    <w:rsid w:val="00490147"/>
    <w:rsid w:val="004960B0"/>
    <w:rsid w:val="004A1639"/>
    <w:rsid w:val="004A1C2D"/>
    <w:rsid w:val="004A1DAB"/>
    <w:rsid w:val="004B159A"/>
    <w:rsid w:val="004C168F"/>
    <w:rsid w:val="004C3B21"/>
    <w:rsid w:val="004D21B3"/>
    <w:rsid w:val="004E0F9D"/>
    <w:rsid w:val="004E5596"/>
    <w:rsid w:val="004F712C"/>
    <w:rsid w:val="00506558"/>
    <w:rsid w:val="0052151B"/>
    <w:rsid w:val="0052295E"/>
    <w:rsid w:val="00546DB2"/>
    <w:rsid w:val="00561903"/>
    <w:rsid w:val="00565DE8"/>
    <w:rsid w:val="00574AF3"/>
    <w:rsid w:val="00585E0D"/>
    <w:rsid w:val="005870CF"/>
    <w:rsid w:val="00591A1E"/>
    <w:rsid w:val="005976A7"/>
    <w:rsid w:val="005A4BDE"/>
    <w:rsid w:val="005A692A"/>
    <w:rsid w:val="005C19DD"/>
    <w:rsid w:val="005C3017"/>
    <w:rsid w:val="005C786F"/>
    <w:rsid w:val="005C7CD2"/>
    <w:rsid w:val="005D4A96"/>
    <w:rsid w:val="005E2FC7"/>
    <w:rsid w:val="00607860"/>
    <w:rsid w:val="0061488C"/>
    <w:rsid w:val="0061606D"/>
    <w:rsid w:val="00633F45"/>
    <w:rsid w:val="00644276"/>
    <w:rsid w:val="00645061"/>
    <w:rsid w:val="00666CE2"/>
    <w:rsid w:val="00677779"/>
    <w:rsid w:val="00690E6A"/>
    <w:rsid w:val="006A4C00"/>
    <w:rsid w:val="006B4305"/>
    <w:rsid w:val="006C0A07"/>
    <w:rsid w:val="006D6579"/>
    <w:rsid w:val="006D6B42"/>
    <w:rsid w:val="006E5E5E"/>
    <w:rsid w:val="006F4743"/>
    <w:rsid w:val="00704FFD"/>
    <w:rsid w:val="007118BB"/>
    <w:rsid w:val="00721972"/>
    <w:rsid w:val="00723FF4"/>
    <w:rsid w:val="007268D1"/>
    <w:rsid w:val="00733823"/>
    <w:rsid w:val="00737E20"/>
    <w:rsid w:val="00742108"/>
    <w:rsid w:val="00750E94"/>
    <w:rsid w:val="00760192"/>
    <w:rsid w:val="0076480A"/>
    <w:rsid w:val="00780919"/>
    <w:rsid w:val="007900B4"/>
    <w:rsid w:val="007C483D"/>
    <w:rsid w:val="007C4C6F"/>
    <w:rsid w:val="007D7349"/>
    <w:rsid w:val="007E37D7"/>
    <w:rsid w:val="008033E1"/>
    <w:rsid w:val="008037C8"/>
    <w:rsid w:val="008132B7"/>
    <w:rsid w:val="00830960"/>
    <w:rsid w:val="0083307A"/>
    <w:rsid w:val="008629C7"/>
    <w:rsid w:val="00872B2C"/>
    <w:rsid w:val="0087466C"/>
    <w:rsid w:val="00887B9E"/>
    <w:rsid w:val="00896A64"/>
    <w:rsid w:val="008A1220"/>
    <w:rsid w:val="008B1EEC"/>
    <w:rsid w:val="008B32A2"/>
    <w:rsid w:val="008B44A2"/>
    <w:rsid w:val="008B6154"/>
    <w:rsid w:val="008C2DB7"/>
    <w:rsid w:val="008C6E46"/>
    <w:rsid w:val="008D3189"/>
    <w:rsid w:val="008E44FC"/>
    <w:rsid w:val="008F3491"/>
    <w:rsid w:val="008F6673"/>
    <w:rsid w:val="00913B65"/>
    <w:rsid w:val="00917188"/>
    <w:rsid w:val="009176F7"/>
    <w:rsid w:val="0093232C"/>
    <w:rsid w:val="0093378F"/>
    <w:rsid w:val="00953C37"/>
    <w:rsid w:val="009641E2"/>
    <w:rsid w:val="00990BAA"/>
    <w:rsid w:val="00994CE1"/>
    <w:rsid w:val="009A1561"/>
    <w:rsid w:val="009B601F"/>
    <w:rsid w:val="009C7045"/>
    <w:rsid w:val="009D390E"/>
    <w:rsid w:val="009E4B94"/>
    <w:rsid w:val="009F54F6"/>
    <w:rsid w:val="00A02CEE"/>
    <w:rsid w:val="00A13E91"/>
    <w:rsid w:val="00A22C97"/>
    <w:rsid w:val="00A24294"/>
    <w:rsid w:val="00A252A1"/>
    <w:rsid w:val="00A343F2"/>
    <w:rsid w:val="00A40B0C"/>
    <w:rsid w:val="00A4238E"/>
    <w:rsid w:val="00A4613D"/>
    <w:rsid w:val="00A5163C"/>
    <w:rsid w:val="00A54153"/>
    <w:rsid w:val="00A74AF0"/>
    <w:rsid w:val="00A80664"/>
    <w:rsid w:val="00A877E3"/>
    <w:rsid w:val="00A96979"/>
    <w:rsid w:val="00AA1B7C"/>
    <w:rsid w:val="00AA3D3E"/>
    <w:rsid w:val="00AB5745"/>
    <w:rsid w:val="00AB66E3"/>
    <w:rsid w:val="00AC414F"/>
    <w:rsid w:val="00AD7234"/>
    <w:rsid w:val="00AE13A0"/>
    <w:rsid w:val="00AE3A21"/>
    <w:rsid w:val="00AE71C1"/>
    <w:rsid w:val="00AF34F1"/>
    <w:rsid w:val="00B00BDA"/>
    <w:rsid w:val="00B02563"/>
    <w:rsid w:val="00B063CF"/>
    <w:rsid w:val="00B12B3F"/>
    <w:rsid w:val="00B209D9"/>
    <w:rsid w:val="00B30B6F"/>
    <w:rsid w:val="00B33D40"/>
    <w:rsid w:val="00B404A2"/>
    <w:rsid w:val="00B447B8"/>
    <w:rsid w:val="00B60288"/>
    <w:rsid w:val="00B711FC"/>
    <w:rsid w:val="00B7120C"/>
    <w:rsid w:val="00B8252B"/>
    <w:rsid w:val="00B82AD4"/>
    <w:rsid w:val="00B851AB"/>
    <w:rsid w:val="00B94D79"/>
    <w:rsid w:val="00B95664"/>
    <w:rsid w:val="00B962B9"/>
    <w:rsid w:val="00B96811"/>
    <w:rsid w:val="00BB7F79"/>
    <w:rsid w:val="00BC53EC"/>
    <w:rsid w:val="00BE15D1"/>
    <w:rsid w:val="00BF669D"/>
    <w:rsid w:val="00C00A95"/>
    <w:rsid w:val="00C0694D"/>
    <w:rsid w:val="00C22515"/>
    <w:rsid w:val="00C44F44"/>
    <w:rsid w:val="00C50869"/>
    <w:rsid w:val="00C54B24"/>
    <w:rsid w:val="00C62679"/>
    <w:rsid w:val="00C66E2E"/>
    <w:rsid w:val="00C725F4"/>
    <w:rsid w:val="00C976A7"/>
    <w:rsid w:val="00CA46C0"/>
    <w:rsid w:val="00CA6257"/>
    <w:rsid w:val="00CB1A0D"/>
    <w:rsid w:val="00CB7BB2"/>
    <w:rsid w:val="00CC06C0"/>
    <w:rsid w:val="00CC13AB"/>
    <w:rsid w:val="00CD3AA9"/>
    <w:rsid w:val="00D04F07"/>
    <w:rsid w:val="00D16D4C"/>
    <w:rsid w:val="00D20BF1"/>
    <w:rsid w:val="00D27E53"/>
    <w:rsid w:val="00D413D8"/>
    <w:rsid w:val="00D47FF6"/>
    <w:rsid w:val="00D56D11"/>
    <w:rsid w:val="00D57698"/>
    <w:rsid w:val="00D6454D"/>
    <w:rsid w:val="00D6704B"/>
    <w:rsid w:val="00D726E6"/>
    <w:rsid w:val="00D737DD"/>
    <w:rsid w:val="00D74526"/>
    <w:rsid w:val="00D75C47"/>
    <w:rsid w:val="00D84370"/>
    <w:rsid w:val="00D85391"/>
    <w:rsid w:val="00D86650"/>
    <w:rsid w:val="00D91D8C"/>
    <w:rsid w:val="00DA70E1"/>
    <w:rsid w:val="00DB52FC"/>
    <w:rsid w:val="00DB7D49"/>
    <w:rsid w:val="00DC38AC"/>
    <w:rsid w:val="00DC6D01"/>
    <w:rsid w:val="00DD0118"/>
    <w:rsid w:val="00DD48B6"/>
    <w:rsid w:val="00DE6A2C"/>
    <w:rsid w:val="00DE7700"/>
    <w:rsid w:val="00DF2202"/>
    <w:rsid w:val="00DF45E5"/>
    <w:rsid w:val="00E06D43"/>
    <w:rsid w:val="00E10A03"/>
    <w:rsid w:val="00E12B78"/>
    <w:rsid w:val="00E13BA9"/>
    <w:rsid w:val="00E23B45"/>
    <w:rsid w:val="00E24CC3"/>
    <w:rsid w:val="00E26FF6"/>
    <w:rsid w:val="00E31847"/>
    <w:rsid w:val="00E37761"/>
    <w:rsid w:val="00E42189"/>
    <w:rsid w:val="00E47833"/>
    <w:rsid w:val="00E57E84"/>
    <w:rsid w:val="00E66638"/>
    <w:rsid w:val="00E7039C"/>
    <w:rsid w:val="00E7055E"/>
    <w:rsid w:val="00E763AF"/>
    <w:rsid w:val="00E77801"/>
    <w:rsid w:val="00E87C4D"/>
    <w:rsid w:val="00EA1319"/>
    <w:rsid w:val="00EA3B3D"/>
    <w:rsid w:val="00EC550A"/>
    <w:rsid w:val="00ED55AE"/>
    <w:rsid w:val="00EE2970"/>
    <w:rsid w:val="00EE4A41"/>
    <w:rsid w:val="00EF1FB7"/>
    <w:rsid w:val="00F005DF"/>
    <w:rsid w:val="00F058C8"/>
    <w:rsid w:val="00F15F39"/>
    <w:rsid w:val="00F1719F"/>
    <w:rsid w:val="00F1738C"/>
    <w:rsid w:val="00F36078"/>
    <w:rsid w:val="00F401AF"/>
    <w:rsid w:val="00F4355D"/>
    <w:rsid w:val="00F55C89"/>
    <w:rsid w:val="00F56913"/>
    <w:rsid w:val="00F7091D"/>
    <w:rsid w:val="00F816B0"/>
    <w:rsid w:val="00F9369F"/>
    <w:rsid w:val="00FA5EC8"/>
    <w:rsid w:val="00FC1D1B"/>
    <w:rsid w:val="00FC39CD"/>
    <w:rsid w:val="00FC3E0E"/>
    <w:rsid w:val="00FC5030"/>
    <w:rsid w:val="00FF7ED9"/>
    <w:rsid w:val="012E2C91"/>
    <w:rsid w:val="018720E3"/>
    <w:rsid w:val="01B4FC7B"/>
    <w:rsid w:val="02274E20"/>
    <w:rsid w:val="07958FE6"/>
    <w:rsid w:val="098DF42B"/>
    <w:rsid w:val="0C15CE9A"/>
    <w:rsid w:val="0E6492DA"/>
    <w:rsid w:val="0E826CDC"/>
    <w:rsid w:val="0EF5CF95"/>
    <w:rsid w:val="0F6F06EE"/>
    <w:rsid w:val="0F926678"/>
    <w:rsid w:val="113E00E6"/>
    <w:rsid w:val="17DEECE5"/>
    <w:rsid w:val="1A44EFE0"/>
    <w:rsid w:val="1B788F69"/>
    <w:rsid w:val="1BA3AFA5"/>
    <w:rsid w:val="1CAF4B2C"/>
    <w:rsid w:val="1D0EDED5"/>
    <w:rsid w:val="1F87631E"/>
    <w:rsid w:val="1FD695ED"/>
    <w:rsid w:val="20777060"/>
    <w:rsid w:val="27385295"/>
    <w:rsid w:val="285881CC"/>
    <w:rsid w:val="30047C03"/>
    <w:rsid w:val="3034F72B"/>
    <w:rsid w:val="31B3FFEA"/>
    <w:rsid w:val="333C3A76"/>
    <w:rsid w:val="33B5D527"/>
    <w:rsid w:val="38DC9A80"/>
    <w:rsid w:val="3A39E801"/>
    <w:rsid w:val="3B29188B"/>
    <w:rsid w:val="3B4F8025"/>
    <w:rsid w:val="3BF820A9"/>
    <w:rsid w:val="3CB6F8CC"/>
    <w:rsid w:val="40C68754"/>
    <w:rsid w:val="425383E9"/>
    <w:rsid w:val="428174C5"/>
    <w:rsid w:val="461BE119"/>
    <w:rsid w:val="4644F2B9"/>
    <w:rsid w:val="4656B6A7"/>
    <w:rsid w:val="4838FBA7"/>
    <w:rsid w:val="484E4C66"/>
    <w:rsid w:val="4A2890E3"/>
    <w:rsid w:val="4B037C08"/>
    <w:rsid w:val="4EAB29C4"/>
    <w:rsid w:val="4F130D1D"/>
    <w:rsid w:val="541E3876"/>
    <w:rsid w:val="56FEB6C2"/>
    <w:rsid w:val="5781CCAA"/>
    <w:rsid w:val="58D8ECA6"/>
    <w:rsid w:val="5B59A79A"/>
    <w:rsid w:val="5EAC1EC3"/>
    <w:rsid w:val="6B03CAA6"/>
    <w:rsid w:val="6F242F37"/>
    <w:rsid w:val="75C3975D"/>
    <w:rsid w:val="76714140"/>
    <w:rsid w:val="77CE5171"/>
    <w:rsid w:val="78F78983"/>
    <w:rsid w:val="79A6BA19"/>
    <w:rsid w:val="7CE126DD"/>
    <w:rsid w:val="7D7E4B35"/>
    <w:rsid w:val="7E8E7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4593F"/>
  <w15:chartTrackingRefBased/>
  <w15:docId w15:val="{3D1EB974-1ACA-1046-98CC-E946457DE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558"/>
    <w:rPr>
      <w:rFonts w:eastAsiaTheme="majorEastAsia" w:cstheme="majorBidi"/>
      <w:color w:val="272727" w:themeColor="text1" w:themeTint="D8"/>
    </w:rPr>
  </w:style>
  <w:style w:type="paragraph" w:styleId="Title">
    <w:name w:val="Title"/>
    <w:basedOn w:val="Normal"/>
    <w:next w:val="Normal"/>
    <w:link w:val="TitleChar"/>
    <w:uiPriority w:val="10"/>
    <w:qFormat/>
    <w:rsid w:val="00456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558"/>
    <w:pPr>
      <w:spacing w:before="160"/>
      <w:jc w:val="center"/>
    </w:pPr>
    <w:rPr>
      <w:i/>
      <w:iCs/>
      <w:color w:val="404040" w:themeColor="text1" w:themeTint="BF"/>
    </w:rPr>
  </w:style>
  <w:style w:type="character" w:customStyle="1" w:styleId="QuoteChar">
    <w:name w:val="Quote Char"/>
    <w:basedOn w:val="DefaultParagraphFont"/>
    <w:link w:val="Quote"/>
    <w:uiPriority w:val="29"/>
    <w:rsid w:val="00456558"/>
    <w:rPr>
      <w:i/>
      <w:iCs/>
      <w:color w:val="404040" w:themeColor="text1" w:themeTint="BF"/>
    </w:rPr>
  </w:style>
  <w:style w:type="paragraph" w:styleId="ListParagraph">
    <w:name w:val="List Paragraph"/>
    <w:basedOn w:val="Normal"/>
    <w:uiPriority w:val="34"/>
    <w:qFormat/>
    <w:rsid w:val="00456558"/>
    <w:pPr>
      <w:ind w:left="720"/>
      <w:contextualSpacing/>
    </w:pPr>
  </w:style>
  <w:style w:type="character" w:styleId="IntenseEmphasis">
    <w:name w:val="Intense Emphasis"/>
    <w:basedOn w:val="DefaultParagraphFont"/>
    <w:uiPriority w:val="21"/>
    <w:qFormat/>
    <w:rsid w:val="00456558"/>
    <w:rPr>
      <w:i/>
      <w:iCs/>
      <w:color w:val="0F4761" w:themeColor="accent1" w:themeShade="BF"/>
    </w:rPr>
  </w:style>
  <w:style w:type="paragraph" w:styleId="IntenseQuote">
    <w:name w:val="Intense Quote"/>
    <w:basedOn w:val="Normal"/>
    <w:next w:val="Normal"/>
    <w:link w:val="IntenseQuoteChar"/>
    <w:uiPriority w:val="30"/>
    <w:qFormat/>
    <w:rsid w:val="00456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558"/>
    <w:rPr>
      <w:i/>
      <w:iCs/>
      <w:color w:val="0F4761" w:themeColor="accent1" w:themeShade="BF"/>
    </w:rPr>
  </w:style>
  <w:style w:type="character" w:styleId="IntenseReference">
    <w:name w:val="Intense Reference"/>
    <w:basedOn w:val="DefaultParagraphFont"/>
    <w:uiPriority w:val="32"/>
    <w:qFormat/>
    <w:rsid w:val="00456558"/>
    <w:rPr>
      <w:b/>
      <w:bCs/>
      <w:smallCaps/>
      <w:color w:val="0F4761" w:themeColor="accent1" w:themeShade="BF"/>
      <w:spacing w:val="5"/>
    </w:rPr>
  </w:style>
  <w:style w:type="paragraph" w:styleId="NormalWeb">
    <w:name w:val="Normal (Web)"/>
    <w:basedOn w:val="Normal"/>
    <w:uiPriority w:val="99"/>
    <w:unhideWhenUsed/>
    <w:rsid w:val="005215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A80664"/>
    <w:rPr>
      <w:sz w:val="16"/>
      <w:szCs w:val="16"/>
    </w:rPr>
  </w:style>
  <w:style w:type="paragraph" w:styleId="CommentText">
    <w:name w:val="annotation text"/>
    <w:basedOn w:val="Normal"/>
    <w:link w:val="CommentTextChar"/>
    <w:uiPriority w:val="99"/>
    <w:semiHidden/>
    <w:unhideWhenUsed/>
    <w:rsid w:val="00A80664"/>
    <w:pPr>
      <w:spacing w:line="240" w:lineRule="auto"/>
    </w:pPr>
    <w:rPr>
      <w:sz w:val="20"/>
      <w:szCs w:val="20"/>
    </w:rPr>
  </w:style>
  <w:style w:type="character" w:customStyle="1" w:styleId="CommentTextChar">
    <w:name w:val="Comment Text Char"/>
    <w:basedOn w:val="DefaultParagraphFont"/>
    <w:link w:val="CommentText"/>
    <w:uiPriority w:val="99"/>
    <w:semiHidden/>
    <w:rsid w:val="00A80664"/>
    <w:rPr>
      <w:sz w:val="20"/>
      <w:szCs w:val="20"/>
    </w:rPr>
  </w:style>
  <w:style w:type="paragraph" w:styleId="CommentSubject">
    <w:name w:val="annotation subject"/>
    <w:basedOn w:val="CommentText"/>
    <w:next w:val="CommentText"/>
    <w:link w:val="CommentSubjectChar"/>
    <w:uiPriority w:val="99"/>
    <w:semiHidden/>
    <w:unhideWhenUsed/>
    <w:rsid w:val="00A80664"/>
    <w:rPr>
      <w:b/>
      <w:bCs/>
    </w:rPr>
  </w:style>
  <w:style w:type="character" w:customStyle="1" w:styleId="CommentSubjectChar">
    <w:name w:val="Comment Subject Char"/>
    <w:basedOn w:val="CommentTextChar"/>
    <w:link w:val="CommentSubject"/>
    <w:uiPriority w:val="99"/>
    <w:semiHidden/>
    <w:rsid w:val="00A80664"/>
    <w:rPr>
      <w:b/>
      <w:bCs/>
      <w:sz w:val="20"/>
      <w:szCs w:val="20"/>
    </w:rPr>
  </w:style>
  <w:style w:type="character" w:styleId="PlaceholderText">
    <w:name w:val="Placeholder Text"/>
    <w:basedOn w:val="DefaultParagraphFont"/>
    <w:uiPriority w:val="99"/>
    <w:semiHidden/>
    <w:rsid w:val="00CB7BB2"/>
    <w:rPr>
      <w:color w:val="666666"/>
    </w:rPr>
  </w:style>
  <w:style w:type="character" w:styleId="Strong">
    <w:name w:val="Strong"/>
    <w:basedOn w:val="DefaultParagraphFont"/>
    <w:uiPriority w:val="22"/>
    <w:qFormat/>
    <w:rsid w:val="00B02563"/>
    <w:rPr>
      <w:b/>
      <w:bCs/>
    </w:rPr>
  </w:style>
  <w:style w:type="paragraph" w:styleId="Revision">
    <w:name w:val="Revision"/>
    <w:hidden/>
    <w:uiPriority w:val="99"/>
    <w:semiHidden/>
    <w:rsid w:val="004846B2"/>
    <w:pPr>
      <w:spacing w:after="0" w:line="240" w:lineRule="auto"/>
    </w:pPr>
  </w:style>
  <w:style w:type="character" w:styleId="Hyperlink">
    <w:name w:val="Hyperlink"/>
    <w:basedOn w:val="DefaultParagraphFont"/>
    <w:uiPriority w:val="99"/>
    <w:unhideWhenUsed/>
    <w:rsid w:val="00CA6257"/>
    <w:rPr>
      <w:color w:val="467886" w:themeColor="hyperlink"/>
      <w:u w:val="single"/>
    </w:rPr>
  </w:style>
  <w:style w:type="character" w:styleId="UnresolvedMention">
    <w:name w:val="Unresolved Mention"/>
    <w:basedOn w:val="DefaultParagraphFont"/>
    <w:uiPriority w:val="99"/>
    <w:semiHidden/>
    <w:unhideWhenUsed/>
    <w:rsid w:val="00CA62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61348">
      <w:bodyDiv w:val="1"/>
      <w:marLeft w:val="0"/>
      <w:marRight w:val="0"/>
      <w:marTop w:val="0"/>
      <w:marBottom w:val="0"/>
      <w:divBdr>
        <w:top w:val="none" w:sz="0" w:space="0" w:color="auto"/>
        <w:left w:val="none" w:sz="0" w:space="0" w:color="auto"/>
        <w:bottom w:val="none" w:sz="0" w:space="0" w:color="auto"/>
        <w:right w:val="none" w:sz="0" w:space="0" w:color="auto"/>
      </w:divBdr>
    </w:div>
    <w:div w:id="378408132">
      <w:bodyDiv w:val="1"/>
      <w:marLeft w:val="0"/>
      <w:marRight w:val="0"/>
      <w:marTop w:val="0"/>
      <w:marBottom w:val="0"/>
      <w:divBdr>
        <w:top w:val="none" w:sz="0" w:space="0" w:color="auto"/>
        <w:left w:val="none" w:sz="0" w:space="0" w:color="auto"/>
        <w:bottom w:val="none" w:sz="0" w:space="0" w:color="auto"/>
        <w:right w:val="none" w:sz="0" w:space="0" w:color="auto"/>
      </w:divBdr>
    </w:div>
    <w:div w:id="1288657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cdc.gov/nchs/nhanes/about/index.html" TargetMode="External"/><Relationship Id="rId1" Type="http://schemas.openxmlformats.org/officeDocument/2006/relationships/hyperlink" Target="https://pubmed.ncbi.nlm.nih.gov/29605141/"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1142</Words>
  <Characters>7508</Characters>
  <Application>Microsoft Office Word</Application>
  <DocSecurity>0</DocSecurity>
  <Lines>108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Ayishat Abimbola Yussuf</dc:creator>
  <cp:keywords/>
  <dc:description/>
  <cp:lastModifiedBy>Nickelberry, Marshae</cp:lastModifiedBy>
  <cp:revision>3</cp:revision>
  <cp:lastPrinted>2026-01-15T20:15:00Z</cp:lastPrinted>
  <dcterms:created xsi:type="dcterms:W3CDTF">2026-01-15T20:15:00Z</dcterms:created>
  <dcterms:modified xsi:type="dcterms:W3CDTF">2026-01-16T02:24:00Z</dcterms:modified>
</cp:coreProperties>
</file>