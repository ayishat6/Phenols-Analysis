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3B207" w14:textId="1A071E65" w:rsidR="005E0C72" w:rsidRPr="005E0C72" w:rsidRDefault="005E0C72" w:rsidP="00FB69CA">
      <w:pPr>
        <w:pStyle w:val="NormalWeb"/>
        <w:rPr>
          <w:b/>
          <w:bCs/>
        </w:rPr>
      </w:pPr>
      <w:r w:rsidRPr="005E0C72">
        <w:rPr>
          <w:b/>
          <w:bCs/>
        </w:rPr>
        <w:t>Introduction</w:t>
      </w:r>
    </w:p>
    <w:p w14:paraId="273C1538" w14:textId="4B4682D1" w:rsidR="00FB69CA" w:rsidRDefault="00746DC7" w:rsidP="005E0C72">
      <w:pPr>
        <w:pStyle w:val="NormalWeb"/>
        <w:spacing w:before="0" w:beforeAutospacing="0" w:after="0" w:afterAutospacing="0"/>
        <w:ind w:firstLine="720"/>
      </w:pPr>
      <w:commentRangeStart w:id="0"/>
      <w:r>
        <w:t>In 2023, approximately 12.2 million adults experienced</w:t>
      </w:r>
      <w:ins w:id="1" w:author="Nickelberry, Marshae" w:date="2026-01-24T15:58:00Z" w16du:dateUtc="2026-01-24T20:58:00Z">
        <w:r w:rsidR="00D11D2F">
          <w:t xml:space="preserve"> reduced food security or</w:t>
        </w:r>
      </w:ins>
      <w:r>
        <w:t xml:space="preserve"> food insecurity.</w:t>
      </w:r>
      <w:r w:rsidR="00D714BD">
        <w:fldChar w:fldCharType="begin"/>
      </w:r>
      <w:r w:rsidR="00E934B8">
        <w:instrText xml:space="preserve"> ADDIN ZOTERO_ITEM CSL_CITATION {"citationID":"x9uojkJ2","properties":{"formattedCitation":"\\super 1\\nosupersub{}","plainCitation":"1","noteIndex":0},"citationItems":[{"id":58,"uris":["http://zotero.org/users/local/N9bAOqPz/items/G3XBXV9H"],"itemData":{"id":58,"type":"report","publisher":"United States Department of Agriculture","title":"Food Security in the U.S. - Definitions of Food Security","URL":"https://www.ers.usda.gov/topics/food-nutrition-assistance/food-security-in-the-us/definitions-of-food-security","author":[{"family":"Rabbitt","given":"Matthew"},{"family":"Hales","given":"Laura"},{"family":"Reed-Jones,","given":"Madeline"}],"issued":{"date-parts":[["2025"]]}}}],"schema":"https://github.com/citation-style-language/schema/raw/master/csl-citation.json"} </w:instrText>
      </w:r>
      <w:r w:rsidR="00D714BD">
        <w:fldChar w:fldCharType="separate"/>
      </w:r>
      <w:r w:rsidR="00E934B8" w:rsidRPr="00E934B8">
        <w:rPr>
          <w:vertAlign w:val="superscript"/>
        </w:rPr>
        <w:t>1</w:t>
      </w:r>
      <w:r w:rsidR="00D714BD">
        <w:fldChar w:fldCharType="end"/>
      </w:r>
      <w:r w:rsidR="00E934B8">
        <w:t xml:space="preserve"> </w:t>
      </w:r>
      <w:ins w:id="2" w:author="Nickelberry, Marshae" w:date="2026-01-24T15:58:00Z" w16du:dateUtc="2026-01-24T20:58:00Z">
        <w:r w:rsidR="00D11D2F">
          <w:t>Food security is defined as “the reliable access to adequate food for a healthy lifestyle”</w:t>
        </w:r>
        <w:r w:rsidR="00D11D2F">
          <w:fldChar w:fldCharType="begin"/>
        </w:r>
        <w:r w:rsidR="00D11D2F">
          <w:instrText xml:space="preserve"> ADDIN ZOTERO_ITEM CSL_CITATION {"citationID":"z0ARFAwQ","properties":{"formattedCitation":"\\super 1\\nosupersub{}","plainCitation":"1","noteIndex":0},"citationItems":[{"id":58,"uris":["http://zotero.org/users/local/N9bAOqPz/items/G3XBXV9H"],"itemData":{"id":58,"type":"report","publisher":"United States Department of Agriculture","title":"Food Security in the U.S. - Definitions of Food Security","URL":"https://www.ers.usda.gov/topics/food-nutrition-assistance/food-security-in-the-us/definitions-of-food-security","author":[{"family":"Rabbitt","given":"Matthew"},{"family":"Hales","given":"Laura"},{"family":"Reed-Jones,","given":"Madeline"}],"issued":{"date-parts":[["2025"]]}}}],"schema":"https://github.com/citation-style-language/schema/raw/master/csl-citation.json"} </w:instrText>
        </w:r>
        <w:r w:rsidR="00D11D2F">
          <w:fldChar w:fldCharType="separate"/>
        </w:r>
        <w:r w:rsidR="00D11D2F" w:rsidRPr="00FA6396">
          <w:rPr>
            <w:vertAlign w:val="superscript"/>
          </w:rPr>
          <w:t>1</w:t>
        </w:r>
        <w:r w:rsidR="00D11D2F">
          <w:fldChar w:fldCharType="end"/>
        </w:r>
      </w:ins>
      <w:ins w:id="3" w:author="Nickelberry, Marshae" w:date="2026-01-24T15:59:00Z" w16du:dateUtc="2026-01-24T20:59:00Z">
        <w:r w:rsidR="00D11D2F">
          <w:t xml:space="preserve">, while food insecurity refers </w:t>
        </w:r>
      </w:ins>
      <w:ins w:id="4" w:author="Nickelberry, Marshae" w:date="2026-01-24T15:58:00Z" w16du:dateUtc="2026-01-24T20:58:00Z">
        <w:r w:rsidR="00D11D2F">
          <w:t xml:space="preserve">to limited or uncertain access due to financial or resource constraints. </w:t>
        </w:r>
      </w:ins>
      <w:ins w:id="5" w:author="Nickelberry, Marshae" w:date="2026-01-24T16:00:00Z" w16du:dateUtc="2026-01-24T21:00:00Z">
        <w:r w:rsidR="00D11D2F">
          <w:t>[cite]</w:t>
        </w:r>
      </w:ins>
      <w:ins w:id="6" w:author="Nickelberry, Marshae" w:date="2026-01-24T15:58:00Z" w16du:dateUtc="2026-01-24T20:58:00Z">
        <w:r w:rsidR="00D11D2F">
          <w:t xml:space="preserve"> </w:t>
        </w:r>
      </w:ins>
      <w:r w:rsidR="00AA54C7">
        <w:t xml:space="preserve">Food insecurity in the United States is one of the leading social determinants of health </w:t>
      </w:r>
      <w:r w:rsidR="00420CAA">
        <w:t>that</w:t>
      </w:r>
      <w:r w:rsidR="00AA54C7">
        <w:t xml:space="preserve"> can heighten an individual’s risk for </w:t>
      </w:r>
      <w:del w:id="7" w:author="Nickelberry, Marshae" w:date="2026-01-24T15:57:00Z" w16du:dateUtc="2026-01-24T20:57:00Z">
        <w:r w:rsidR="00AA54C7" w:rsidDel="00D11D2F">
          <w:delText xml:space="preserve">chronic and </w:delText>
        </w:r>
      </w:del>
      <w:r w:rsidR="00AA54C7">
        <w:t xml:space="preserve">diet-related </w:t>
      </w:r>
      <w:ins w:id="8" w:author="Nickelberry, Marshae" w:date="2026-01-24T15:57:00Z" w16du:dateUtc="2026-01-24T20:57:00Z">
        <w:r w:rsidR="00D11D2F">
          <w:t xml:space="preserve">chronic health </w:t>
        </w:r>
      </w:ins>
      <w:r w:rsidR="00AA54C7">
        <w:t xml:space="preserve">diseases </w:t>
      </w:r>
      <w:del w:id="9" w:author="Nickelberry, Marshae" w:date="2026-01-24T15:57:00Z" w16du:dateUtc="2026-01-24T20:57:00Z">
        <w:r w:rsidR="00AA54C7" w:rsidDel="00D11D2F">
          <w:delText>such as</w:delText>
        </w:r>
      </w:del>
      <w:ins w:id="10" w:author="Nickelberry, Marshae" w:date="2026-01-24T15:57:00Z" w16du:dateUtc="2026-01-24T20:57:00Z">
        <w:r w:rsidR="00D11D2F">
          <w:t>including</w:t>
        </w:r>
      </w:ins>
      <w:r w:rsidR="00AA54C7">
        <w:t xml:space="preserve"> cardiovascular disease, diabetes, and certain cancers</w:t>
      </w:r>
      <w:del w:id="11" w:author="Nickelberry, Marshae" w:date="2026-01-24T16:00:00Z" w16du:dateUtc="2026-01-24T21:00:00Z">
        <w:r w:rsidR="00AA54C7" w:rsidDel="00D11D2F">
          <w:delText>.</w:delText>
        </w:r>
      </w:del>
      <w:r w:rsidR="00E934B8">
        <w:fldChar w:fldCharType="begin"/>
      </w:r>
      <w:r w:rsidR="006244A3">
        <w:instrText xml:space="preserve"> ADDIN ZOTERO_ITEM CSL_CITATION {"citationID":"FtHaVTkI","properties":{"formattedCitation":"\\super 2,3\\nosupersub{}","plainCitation":"2,3","noteIndex":0},"citationItems":[{"id":32,"uris":["http://zotero.org/users/local/N9bAOqPz/items/DV8RCPS9"],"itemData":{"id":32,"type":"article-journal","abstract":"INTRODUCTION: Cardiovascular disease is a leading cause of mortality in the U.S. Although the risk of cardiovascular disease can be mitigated substantially by following a healthy lifestyle, adhering to a healthy diet and other healthy behaviors are limited by reduced food security. This study aims to determine the association between food security and cardiovascular disease risk.\nMETHODS: Three samples from the 2007-2014 National Health and Nutrition Examination Survey were examined: (1) 7,340 non-fasting adults (aged 40-79 years); (2) 13,518 non-fasting adults (aged 20-64 years); and (3) 6,494 fasting adults (aged 20-64 years). Food security was assessed using the U.S. Household Food Security Survey Module, with households categorized as having full, marginal, low, or very low food security. Regressions were conducted in 2018 to test the associations between food security status and odds of ≥20% 10-year cardiovascular disease risk among middle-aged to older adults (OR, 95% CI) and cardiovascular disease risk factors among all adults (β, 95% CI).\nRESULTS: Compared with adults with full food security, those with very low food security had higher odds of ≥20% 10-year cardiovascular disease risk (OR=2.36, 95% CI=1.25, 4.46), whereas those with marginal food security had higher systolic blood pressure (β=0.94 mmHg, 95% CI=0.09, 1.80). Compared with adults with full food security, adults with different levels of food security had higher BMIs (marginal: 0.76, 95% CI=0.26, 1.26; low: 0.97, 95% CI=0.34, 1.60; and very low: 1.03, 95% CI=0.44, 1.63) and higher odds of current smoking (marginal: OR=1.43, 95% CI=1.17, 1.75; low: OR=1.47, 95% CI=1.22, 1.77; and very low: OR=1.95, 95% CI=1.60, 2.37).\nCONCLUSIONS: Adults with food insecurity have elevated cardiovascular disease risk factors and excess predicted 10-year cardiovascular disease risk. Substantially improving food security may be an important public health intervention to reduce future cardiovascular disease in the U.S.","container-title":"American Journal of Preventive Medicine","DOI":"10.1016/j.amepre.2018.11.016","ISSN":"1873-2607","issue":"5","journalAbbreviation":"Am J Prev Med","language":"eng","page":"689-697","PMID":"30885515","PMCID":"PMC8011593","source":"PubMed","title":"Food Security and 10-Year Cardiovascular Disease Risk Among U.S. Adults","volume":"56","author":[{"family":"Vercammen","given":"Kelsey A."},{"family":"Moran","given":"Alyssa J."},{"family":"McClain","given":"Amanda C."},{"family":"Thorndike","given":"Anne N."},{"family":"Fulay","given":"Aarohee P."},{"family":"Rimm","given":"Eric B."}],"issued":{"date-parts":[["2019",5]]}}},{"id":48,"uris":["http://zotero.org/users/local/N9bAOqPz/items/6NZ2STDT"],"itemData":{"id":48,"type":"article-journal","abstract":"Food insecurity is a persistent concern in high-income countries, and has been associated with poor mental health, particularly among females. We conducted a scoping review to characterize the state of the evidence on food insecurity and mental health among women in high-income countries. The research databases PubMed, EMBASE, and psycINFO were searched using keywords capturing food insecurity, mental health, and women. Thirty-nine articles (representing 31 unique studies/surveys) were identified. Three-quarters of the articles drew upon data from a version of the United States Department of Agriculture Household Food Security Survey Module. A range of mental health measures were used, most commonly to measure depression and depressive symptoms, but also anxiety and stress. Most research was cross-sectional and showed associations between depression and food insecurity; longitudinal analyses suggested bidirectional relationships (with food insecurity increasing the risk of depressive symptoms or diagnosis, or depression predicting food insecurity). Several articles focused on vulnerable subgroups, such as pregnant women and mothers, women at risk of homelessness, refugees, and those who had been exposed to violence or substance abuse. Overall, this review supports a link between food insecurity and mental health (and other factors, such as housing circumstances and exposure to violence) among women in high-income countries and underscores the need for comprehensive policies and programs that recognize complex links among public health challenges.","container-title":"International Journal of Environmental Research and Public Health","DOI":"10.3390/ijerph15071424","ISSN":"1660-4601","issue":"7","journalAbbreviation":"Int J Environ Res Public Health","language":"eng","page":"1424","PMID":"29986420","PMCID":"PMC6068629","source":"PubMed","title":"Food Insecurity and Mental Health among Females in High-Income Countries","volume":"15","author":[{"family":"Maynard","given":"Merryn"},{"family":"Andrade","given":"Lesley"},{"family":"Packull-McCormick","given":"Sara"},{"family":"Perlman","given":"Christopher M."},{"family":"Leos-Toro","given":"Cesar"},{"family":"Kirkpatrick","given":"Sharon I."}],"issued":{"date-parts":[["2018",7,6]]}}}],"schema":"https://github.com/citation-style-language/schema/raw/master/csl-citation.json"} </w:instrText>
      </w:r>
      <w:r w:rsidR="00E934B8">
        <w:fldChar w:fldCharType="separate"/>
      </w:r>
      <w:r w:rsidR="006244A3" w:rsidRPr="006244A3">
        <w:rPr>
          <w:vertAlign w:val="superscript"/>
        </w:rPr>
        <w:t>2,3</w:t>
      </w:r>
      <w:r w:rsidR="00E934B8">
        <w:fldChar w:fldCharType="end"/>
      </w:r>
      <w:ins w:id="12" w:author="Nickelberry, Marshae" w:date="2026-01-24T16:00:00Z" w16du:dateUtc="2026-01-24T21:00:00Z">
        <w:r w:rsidR="00D11D2F">
          <w:t>.</w:t>
        </w:r>
      </w:ins>
      <w:r w:rsidR="00AA54C7">
        <w:t xml:space="preserve"> </w:t>
      </w:r>
      <w:ins w:id="13" w:author="Nickelberry, Marshae" w:date="2026-01-24T15:57:00Z" w16du:dateUtc="2026-01-24T20:57:00Z">
        <w:r w:rsidR="00D11D2F">
          <w:t xml:space="preserve">Additional disparities are observed given the </w:t>
        </w:r>
      </w:ins>
      <w:ins w:id="14" w:author="Nickelberry, Marshae" w:date="2026-01-24T16:00:00Z" w16du:dateUtc="2026-01-24T21:00:00Z">
        <w:r w:rsidR="00D11D2F">
          <w:t>severity</w:t>
        </w:r>
      </w:ins>
      <w:ins w:id="15" w:author="Nickelberry, Marshae" w:date="2026-01-24T15:57:00Z" w16du:dateUtc="2026-01-24T20:57:00Z">
        <w:r w:rsidR="00D11D2F">
          <w:t xml:space="preserve"> and scale of food insecurity experienced. </w:t>
        </w:r>
      </w:ins>
      <w:r w:rsidR="00AA54C7">
        <w:t>On average, about one-third of households with very low food security experience chronic food insecurity, lasting roughly eight months per year</w:t>
      </w:r>
      <w:r w:rsidR="00FA6396">
        <w:t>.</w:t>
      </w:r>
      <w:r w:rsidR="006244A3">
        <w:fldChar w:fldCharType="begin"/>
      </w:r>
      <w:r w:rsidR="00FA6396">
        <w:instrText xml:space="preserve"> ADDIN ZOTERO_ITEM CSL_CITATION {"citationID":"1iJahery","properties":{"formattedCitation":"\\super 4\\nosupersub{}","plainCitation":"4","noteIndex":0},"citationItems":[{"id":56,"uris":["http://zotero.org/users/local/N9bAOqPz/items/444EEBLN"],"itemData":{"id":56,"type":"report","abstract":"This report provides statistics on food security in U.S. households throughout 2023 based on the Current Population Survey Food Security Supplement data collected by the U.S. Department of Commerce, Bureau of the Census, in December 2023. An estimated 86.5 percent of U.S. households were food secure throughout the entire year in 2023, with access at all times to enough food for an active, healthy life for all household members. The remaining households (13.5 percent, statistically significantly higher than the 12.8 percent in 2022) were food insecure at least some time during the year. Very low food security is the more severe range of food insecurity where one or more household members experience reduced food intake and disrupted eating patterns at times during the year because of limited money or other resources for food. In 2023, 5.1 percent of households were very low food secure, an estimate that is statistically similar to the 5.1 percent in 2022. Children and adults were food insecure at times during 2023 in 8.9 percent of U.S. households with children, statistically similar to the 8.8 percent in 2022. In 2023, very low food security among children was 1.0 percent, statistically similar to the 1.0 percent in 2022 and 0.7 percent in 2021. In 2023, the typical food-secure household spent 16 percent more on food than the typical food-insecure household of the same size and household composition. About 58 percent of food-insecure households participated in one or more of the three largest Federal nutrition assistance programs from the U.S. Department of Agriculture's Supplemental Nutrition Assistance Program (SNAP); the Special Supplemental Nutrition Program for Women, Infants, and Children (WIC); and the National School Lunch Program during the month before the 2023 survey.","DOI":"https://doi.org/10113/8583175","publisher":"United States. Department of Agriculture. Economic Research Service.","publisher-place":"Washington, D.C","title":"Household food security in the United States in 2023","author":[{"family":"Rabbitt","given":"Matthew"},{"family":"Reed-Jones,","given":"Madeline"},{"family":"Hales","given":"Laura"},{"family":"Burke","given":"Michael"}],"issued":{"date-parts":[["2024"]]}}}],"schema":"https://github.com/citation-style-language/schema/raw/master/csl-citation.json"} </w:instrText>
      </w:r>
      <w:r w:rsidR="006244A3">
        <w:fldChar w:fldCharType="separate"/>
      </w:r>
      <w:r w:rsidR="00FA6396" w:rsidRPr="00FA6396">
        <w:rPr>
          <w:vertAlign w:val="superscript"/>
        </w:rPr>
        <w:t>4</w:t>
      </w:r>
      <w:r w:rsidR="006244A3">
        <w:fldChar w:fldCharType="end"/>
      </w:r>
      <w:r w:rsidR="00AA54C7">
        <w:t xml:space="preserve"> </w:t>
      </w:r>
      <w:del w:id="16" w:author="Nickelberry, Marshae" w:date="2026-01-24T16:00:00Z" w16du:dateUtc="2026-01-24T21:00:00Z">
        <w:r w:rsidR="00AA54C7" w:rsidDel="00D11D2F">
          <w:delText>These significant</w:delText>
        </w:r>
        <w:r w:rsidR="00FB69CA" w:rsidDel="00D11D2F">
          <w:delText xml:space="preserve"> </w:delText>
        </w:r>
        <w:r w:rsidR="00AA54C7" w:rsidDel="00D11D2F">
          <w:delText xml:space="preserve">patterns reveal the persistent and widespread nature of food insecurity and its relevance to </w:delText>
        </w:r>
        <w:r w:rsidR="0070631D" w:rsidDel="00D11D2F">
          <w:delText xml:space="preserve">the </w:delText>
        </w:r>
        <w:r w:rsidR="00AA54C7" w:rsidDel="00D11D2F">
          <w:delText>population</w:delText>
        </w:r>
        <w:r w:rsidR="0070631D" w:rsidDel="00D11D2F">
          <w:delText>s’</w:delText>
        </w:r>
        <w:r w:rsidR="00AA54C7" w:rsidDel="00D11D2F">
          <w:delText xml:space="preserve"> health.</w:delText>
        </w:r>
        <w:r w:rsidR="00FB69CA" w:rsidDel="00D11D2F">
          <w:delText xml:space="preserve"> </w:delText>
        </w:r>
      </w:del>
      <w:del w:id="17" w:author="Nickelberry, Marshae" w:date="2026-01-24T15:58:00Z" w16du:dateUtc="2026-01-24T20:58:00Z">
        <w:r w:rsidR="00FB69CA" w:rsidDel="00D11D2F">
          <w:delText xml:space="preserve">Food security is defined as “the reliable access to </w:delText>
        </w:r>
        <w:r w:rsidR="0070631D" w:rsidDel="00D11D2F">
          <w:delText>adequate</w:delText>
        </w:r>
        <w:r w:rsidR="00FB69CA" w:rsidDel="00D11D2F">
          <w:delText xml:space="preserve"> food for a healthy lifestyle</w:delText>
        </w:r>
        <w:r w:rsidR="00FA6396" w:rsidDel="00D11D2F">
          <w:delText>.</w:delText>
        </w:r>
        <w:r w:rsidR="00FB69CA" w:rsidDel="00D11D2F">
          <w:delText>”</w:delText>
        </w:r>
        <w:r w:rsidR="00FA6396" w:rsidDel="00D11D2F">
          <w:fldChar w:fldCharType="begin"/>
        </w:r>
        <w:r w:rsidR="00FA6396" w:rsidDel="00D11D2F">
          <w:delInstrText xml:space="preserve"> ADDIN ZOTERO_ITEM CSL_CITATION {"citationID":"z0ARFAwQ","properties":{"formattedCitation":"\\super 1\\nosupersub{}","plainCitation":"1","noteIndex":0},"citationItems":[{"id":58,"uris":["http://zotero.org/users/local/N9bAOqPz/items/G3XBXV9H"],"itemData":{"id":58,"type":"report","publisher":"United States Department of Agriculture","title":"Food Security in the U.S. - Definitions of Food Security","URL":"https://www.ers.usda.gov/topics/food-nutrition-assistance/food-security-in-the-us/definitions-of-food-security","author":[{"family":"Rabbitt","given":"Matthew"},{"family":"Hales","given":"Laura"},{"family":"Reed-Jones,","given":"Madeline"}],"issued":{"date-parts":[["2025"]]}}}],"schema":"https://github.com/citation-style-language/schema/raw/master/csl-citation.json"} </w:delInstrText>
        </w:r>
        <w:r w:rsidR="00FA6396" w:rsidDel="00D11D2F">
          <w:fldChar w:fldCharType="separate"/>
        </w:r>
        <w:r w:rsidR="00FA6396" w:rsidRPr="00FA6396" w:rsidDel="00D11D2F">
          <w:rPr>
            <w:vertAlign w:val="superscript"/>
          </w:rPr>
          <w:delText>1</w:delText>
        </w:r>
        <w:r w:rsidR="00FA6396" w:rsidDel="00D11D2F">
          <w:fldChar w:fldCharType="end"/>
        </w:r>
        <w:r w:rsidR="00FB69CA" w:rsidDel="00D11D2F">
          <w:delText xml:space="preserve"> On the other hand, food insecurity refers to limited or uncertain access due to financial or resource constraints. </w:delText>
        </w:r>
      </w:del>
      <w:del w:id="18" w:author="Nickelberry, Marshae" w:date="2026-01-24T15:59:00Z" w16du:dateUtc="2026-01-24T20:59:00Z">
        <w:r w:rsidR="00FB69CA" w:rsidDel="00D11D2F">
          <w:delText>Approximately 17.9 million households in the United States were considered food insecure in 2023.</w:delText>
        </w:r>
      </w:del>
      <w:del w:id="19" w:author="Nickelberry, Marshae" w:date="2026-01-24T16:00:00Z" w16du:dateUtc="2026-01-24T21:00:00Z">
        <w:r w:rsidR="00FA6396" w:rsidDel="00D11D2F">
          <w:fldChar w:fldCharType="begin"/>
        </w:r>
        <w:r w:rsidR="00280E8F" w:rsidDel="00D11D2F">
          <w:delInstrText xml:space="preserve"> ADDIN ZOTERO_ITEM CSL_CITATION {"citationID":"Qwbaeqjf","properties":{"formattedCitation":"\\super 4\\nosupersub{}","plainCitation":"4","noteIndex":0},"citationItems":[{"id":56,"uris":["http://zotero.org/users/local/N9bAOqPz/items/444EEBLN"],"itemData":{"id":56,"type":"report","abstract":"This report provides statistics on food security in U.S. households throughout 2023 based on the Current Population Survey Food Security Supplement data collected by the U.S. Department of Commerce, Bureau of the Census, in December 2023. An estimated 86.5 percent of U.S. households were food secure throughout the entire year in 2023, with access at all times to enough food for an active, healthy life for all household members. The remaining households (13.5 percent, statistically significantly higher than the 12.8 percent in 2022) were food insecure at least some time during the year. Very low food security is the more severe range of food insecurity where one or more household members experience reduced food intake and disrupted eating patterns at times during the year because of limited money or other resources for food. In 2023, 5.1 percent of households were very low food secure, an estimate that is statistically similar to the 5.1 percent in 2022. Children and adults were food insecure at times during 2023 in 8.9 percent of U.S. households with children, statistically similar to the 8.8 percent in 2022. In 2023, very low food security among children was 1.0 percent, statistically similar to the 1.0 percent in 2022 and 0.7 percent in 2021. In 2023, the typical food-secure household spent 16 percent more on food than the typical food-insecure household of the same size and household composition. About 58 percent of food-insecure households participated in one or more of the three largest Federal nutrition assistance programs from the U.S. Department of Agriculture's Supplemental Nutrition Assistance Program (SNAP); the Special Supplemental Nutrition Program for Women, Infants, and Children (WIC); and the National School Lunch Program during the month before the 2023 survey.","DOI":"https://doi.org/10113/8583175","publisher":"United States. Department of Agriculture. Economic Research Service.","publisher-place":"Washington, D.C","title":"Household food security in the United States in 2023","author":[{"family":"Rabbitt","given":"Matthew"},{"family":"Reed-Jones,","given":"Madeline"},{"family":"Hales","given":"Laura"},{"family":"Burke","given":"Michael"}],"issued":{"date-parts":[["2024"]]}}}],"schema":"https://github.com/citation-style-language/schema/raw/master/csl-citation.json"} </w:delInstrText>
        </w:r>
        <w:r w:rsidR="00FA6396" w:rsidDel="00D11D2F">
          <w:fldChar w:fldCharType="separate"/>
        </w:r>
        <w:r w:rsidR="00280E8F" w:rsidRPr="00280E8F" w:rsidDel="00D11D2F">
          <w:rPr>
            <w:vertAlign w:val="superscript"/>
          </w:rPr>
          <w:delText>4</w:delText>
        </w:r>
        <w:r w:rsidR="00FA6396" w:rsidDel="00D11D2F">
          <w:fldChar w:fldCharType="end"/>
        </w:r>
        <w:r w:rsidR="00FB69CA" w:rsidDel="00D11D2F">
          <w:delText xml:space="preserve"> </w:delText>
        </w:r>
      </w:del>
      <w:del w:id="20" w:author="Nickelberry, Marshae" w:date="2026-01-24T15:59:00Z" w16du:dateUtc="2026-01-24T20:59:00Z">
        <w:r w:rsidR="00FB69CA" w:rsidDel="00D11D2F">
          <w:delText xml:space="preserve">Food security is one of the social determinants of health that </w:delText>
        </w:r>
        <w:r w:rsidR="00280E8F" w:rsidDel="00D11D2F">
          <w:delText xml:space="preserve">can </w:delText>
        </w:r>
        <w:r w:rsidR="00FB69CA" w:rsidDel="00D11D2F">
          <w:delText>perpetuate numerous health disparities within vulnerable populations</w:delText>
        </w:r>
        <w:r w:rsidR="00280E8F" w:rsidDel="00D11D2F">
          <w:delText>.</w:delText>
        </w:r>
        <w:r w:rsidR="00280E8F" w:rsidDel="00D11D2F">
          <w:fldChar w:fldCharType="begin"/>
        </w:r>
        <w:r w:rsidR="00EB1DF5" w:rsidDel="00D11D2F">
          <w:delInstrText xml:space="preserve"> ADDIN ZOTERO_ITEM CSL_CITATION {"citationID":"pgXt67dv","properties":{"formattedCitation":"\\super 5,6\\nosupersub{}","plainCitation":"5,6","noteIndex":0},"citationItems":[{"id":51,"uris":["http://zotero.org/users/local/N9bAOqPz/items/EGNDPPNJ"],"itemData":{"id":51,"type":"article-journal","abstract":"BACKGROUND: Cognitive impairment and dementia are severe public health issues in aging populations, which can be exacerbated by insufficient or unhealthy dietary intake. Food (in)security status is linked to cognitive function among older adults, but the relationship is complex and can vary by sociodemographic characteristics.\nOBJECTIVE: This article aimed to investigate the association between food insecurity and cognitive function among United States older adults and explore potential variations by race and ethnicity groups.\nMETHODS: We prospectively examined changes in cognitive function and incidence of cognitive impairment alongside the presence of self-reported food insecurity among older adults of different racial and ethnic groups. Data were from the 2012-2018 Health and Retirement Study (HRS) and the 2013 Health Care and Nutrition Study (HCNS), including N = 6,638 United States adults aged 50 years and older. Food insecurity was measured by a self-reported United States Household Food Security Survey Module, and cognitive function was assessed by the modified version of the Telephone Interview for Cognitive Status.\nRESULTS: Results showed that 17% of United States older adults reported food insecurity in the 2013 HCNS. Compared with food secure older adults, those reporting food insecurity experienced worsened cognitive functioning over time (B = -0.63, p &lt; .001), and they were more likely to have onset of cognitive impairment (OR= 1.46, p &lt; .001) in the 6-y observation. Compared with non-Hispanic White older adults, being non-Hispanic Black, non-Hispanic Other, or Hispanic was associated with 2.96, 2.09, or 1.26 odds (p &lt; .001) of cognitive impairment (2012-2018), respectively. Older adults of racial and ethnic minority groups also had higher risks of experiencing the double burden of cognitive impairment alongside food insecurity compared with non-Hispanic White older adults.\nCONCLUSION: Findings underscore racial and ethnic structural disparities in food security and cognitive health in the United States aging population.","container-title":"The Journal of Nutrition","DOI":"10.1016/j.tjnut.2023.11.015","ISSN":"1541-6100","issue":"1","journalAbbreviation":"J Nutr","language":"eng","page":"233-242","PMID":"37984739","PMCID":"PMC10925888","source":"PubMed","title":"Food Insecurity, Race and Ethnicity, and Cognitive Function Among United States Older Adults","volume":"154","author":[{"family":"Wang","given":"Haowei"},{"family":"El-Abbadi","given":"Naglaa"}],"issued":{"date-parts":[["2024",1]]}}},{"id":34,"uris":["http://zotero.org/users/local/N9bAOqPz/items/3PT2CHKD"],"itemData":{"id":34,"type":"article-journal","abstract":"Food insecurity and the lack of access to affordable, nutritious food are associated with poor dietary quality and an increased risk of diet-related diseases, including cardiovascular disease, diabetes, and certain types of cancer. Those of lower socioeconomic status and racial and ethnic minority groups experience higher rates of food insecurity, are more likely to live in under-resourced food environments, and continue to bear the greatest burden of diet-related chronic diseases in the United States. Despite the growing body of literature in this area, there are still significant gaps in our understanding of the various pathways that link food insecurity and neighborhood food environments to racial/ethnic and socioeconomic disparities in health and the most effective intervention strategies to address these disparities. To better understand the science in this area, the National Institutes of Health, in collaboration with the Centers for Disease Control (CDC) and Prevention and the United States Department of Agriculture (USDA), convened a virtual 3-d workshop 21-23 September 2021: Food Insecurity, Neighborhood Food Environment, and Nutrition Health Disparities: State of the Science. The workshop brought together a diverse group of researchers, practitioners, policymakers, and federal partners with expertise in nutrition, the food environment, health and social policy, and behavioral and social sciences. The workshop had the following 3 research objectives: 1) summarize the state of the science and knowledge gaps related to food insecurity, neighborhood food environments, and nutrition health disparities, 2) identify research opportunities and strategies to address research gaps, and 3) examine evidence-based interventions and implementation approaches to address food insecurity and neighborhood food environments to promote health equity. This article summarizes workshop proceedings and describes research gaps and future opportunities that emerged from discussions.","container-title":"The American Journal of Clinical Nutrition","DOI":"10.1016/j.ajcnut.2023.12.019","ISSN":"1938-3207","issue":"3","journalAbbreviation":"Am J Clin Nutr","language":"eng","page":"850-861","PMID":"38160801","PMCID":"PMC10972712","source":"PubMed","title":"Food Insecurity, Neighborhood Food Environment, and Health Disparities: State of the Science, Research Gaps and Opportunities","title-short":"Food Insecurity, Neighborhood Food Environment, and Health Disparities","volume":"119","author":[{"family":"Odoms-Young","given":"Angela"},{"family":"Brown","given":"Alison G. M."},{"family":"Agurs-Collins","given":"Tanya"},{"family":"Glanz","given":"Karen"}],"issued":{"date-parts":[["2024",3]]}}}],"schema":"https://github.com/citation-style-language/schema/raw/master/csl-citation.json"} </w:delInstrText>
        </w:r>
        <w:r w:rsidR="00280E8F" w:rsidDel="00D11D2F">
          <w:fldChar w:fldCharType="separate"/>
        </w:r>
        <w:r w:rsidR="00EB1DF5" w:rsidRPr="00EB1DF5" w:rsidDel="00D11D2F">
          <w:rPr>
            <w:vertAlign w:val="superscript"/>
          </w:rPr>
          <w:delText>5,6</w:delText>
        </w:r>
        <w:r w:rsidR="00280E8F" w:rsidDel="00D11D2F">
          <w:fldChar w:fldCharType="end"/>
        </w:r>
        <w:r w:rsidR="00280E8F" w:rsidDel="00D11D2F">
          <w:delText xml:space="preserve"> </w:delText>
        </w:r>
      </w:del>
      <w:r w:rsidR="003D09EF">
        <w:t>Existing literature has found that structural inequities such as systemic racism, economic disadvantage, and neighborhood-level barriers contribute to</w:t>
      </w:r>
      <w:ins w:id="21" w:author="Nickelberry, Marshae" w:date="2026-01-24T16:00:00Z" w16du:dateUtc="2026-01-24T21:00:00Z">
        <w:r w:rsidR="00D11D2F">
          <w:t xml:space="preserve"> variation in the level of food insecurity experienced among households</w:t>
        </w:r>
      </w:ins>
      <w:del w:id="22" w:author="Nickelberry, Marshae" w:date="2026-01-24T16:00:00Z" w16du:dateUtc="2026-01-24T21:00:00Z">
        <w:r w:rsidR="003D09EF" w:rsidDel="00D11D2F">
          <w:delText xml:space="preserve"> low food security among households.</w:delText>
        </w:r>
      </w:del>
      <w:r w:rsidR="00C2692B">
        <w:fldChar w:fldCharType="begin"/>
      </w:r>
      <w:r w:rsidR="00001343">
        <w:instrText xml:space="preserve"> ADDIN ZOTERO_ITEM CSL_CITATION {"citationID":"ab2IxnTo","properties":{"formattedCitation":"\\super 5\\uc0\\u8211{}7\\nosupersub{}","plainCitation":"5–7","noteIndex":0},"citationItems":[{"id":51,"uris":["http://zotero.org/users/local/N9bAOqPz/items/EGNDPPNJ"],"itemData":{"id":51,"type":"article-journal","abstract":"BACKGROUND: Cognitive impairment and dementia are severe public health issues in aging populations, which can be exacerbated by insufficient or unhealthy dietary intake. Food (in)security status is linked to cognitive function among older adults, but the relationship is complex and can vary by sociodemographic characteristics.\nOBJECTIVE: This article aimed to investigate the association between food insecurity and cognitive function among United States older adults and explore potential variations by race and ethnicity groups.\nMETHODS: We prospectively examined changes in cognitive function and incidence of cognitive impairment alongside the presence of self-reported food insecurity among older adults of different racial and ethnic groups. Data were from the 2012-2018 Health and Retirement Study (HRS) and the 2013 Health Care and Nutrition Study (HCNS), including N = 6,638 United States adults aged 50 years and older. Food insecurity was measured by a self-reported United States Household Food Security Survey Module, and cognitive function was assessed by the modified version of the Telephone Interview for Cognitive Status.\nRESULTS: Results showed that 17% of United States older adults reported food insecurity in the 2013 HCNS. Compared with food secure older adults, those reporting food insecurity experienced worsened cognitive functioning over time (B = -0.63, p &lt; .001), and they were more likely to have onset of cognitive impairment (OR= 1.46, p &lt; .001) in the 6-y observation. Compared with non-Hispanic White older adults, being non-Hispanic Black, non-Hispanic Other, or Hispanic was associated with 2.96, 2.09, or 1.26 odds (p &lt; .001) of cognitive impairment (2012-2018), respectively. Older adults of racial and ethnic minority groups also had higher risks of experiencing the double burden of cognitive impairment alongside food insecurity compared with non-Hispanic White older adults.\nCONCLUSION: Findings underscore racial and ethnic structural disparities in food security and cognitive health in the United States aging population.","container-title":"The Journal of Nutrition","DOI":"10.1016/j.tjnut.2023.11.015","ISSN":"1541-6100","issue":"1","journalAbbreviation":"J Nutr","language":"eng","page":"233-242","PMID":"37984739","PMCID":"PMC10925888","source":"PubMed","title":"Food Insecurity, Race and Ethnicity, and Cognitive Function Among United States Older Adults","volume":"154","author":[{"family":"Wang","given":"Haowei"},{"family":"El-Abbadi","given":"Naglaa"}],"issued":{"date-parts":[["2024",1]]}}},{"id":34,"uris":["http://zotero.org/users/local/N9bAOqPz/items/3PT2CHKD"],"itemData":{"id":34,"type":"article-journal","abstract":"Food insecurity and the lack of access to affordable, nutritious food are associated with poor dietary quality and an increased risk of diet-related diseases, including cardiovascular disease, diabetes, and certain types of cancer. Those of lower socioeconomic status and racial and ethnic minority groups experience higher rates of food insecurity, are more likely to live in under-resourced food environments, and continue to bear the greatest burden of diet-related chronic diseases in the United States. Despite the growing body of literature in this area, there are still significant gaps in our understanding of the various pathways that link food insecurity and neighborhood food environments to racial/ethnic and socioeconomic disparities in health and the most effective intervention strategies to address these disparities. To better understand the science in this area, the National Institutes of Health, in collaboration with the Centers for Disease Control (CDC) and Prevention and the United States Department of Agriculture (USDA), convened a virtual 3-d workshop 21-23 September 2021: Food Insecurity, Neighborhood Food Environment, and Nutrition Health Disparities: State of the Science. The workshop brought together a diverse group of researchers, practitioners, policymakers, and federal partners with expertise in nutrition, the food environment, health and social policy, and behavioral and social sciences. The workshop had the following 3 research objectives: 1) summarize the state of the science and knowledge gaps related to food insecurity, neighborhood food environments, and nutrition health disparities, 2) identify research opportunities and strategies to address research gaps, and 3) examine evidence-based interventions and implementation approaches to address food insecurity and neighborhood food environments to promote health equity. This article summarizes workshop proceedings and describes research gaps and future opportunities that emerged from discussions.","container-title":"The American Journal of Clinical Nutrition","DOI":"10.1016/j.ajcnut.2023.12.019","ISSN":"1938-3207","issue":"3","journalAbbreviation":"Am J Clin Nutr","language":"eng","page":"850-861","PMID":"38160801","PMCID":"PMC10972712","source":"PubMed","title":"Food Insecurity, Neighborhood Food Environment, and Health Disparities: State of the Science, Research Gaps and Opportunities","title-short":"Food Insecurity, Neighborhood Food Environment, and Health Disparities","volume":"119","author":[{"family":"Odoms-Young","given":"Angela"},{"family":"Brown","given":"Alison G. M."},{"family":"Agurs-Collins","given":"Tanya"},{"family":"Glanz","given":"Karen"}],"issued":{"date-parts":[["2024",3]]}}},{"id":36,"uris":["http://zotero.org/users/local/N9bAOqPz/items/Y9HCTVLK"],"itemData":{"id":36,"type":"article-journal","abstract":"In recent years, many students have faced economic hardship and experienced food insecurity, even as universities strive to create more equitable pathways to college. There is a need for a more holistic perspective that addresses the complexity of food insecurity amongst college students. To this end, we examined the relationship between the social determinants of health, including college food insecurity (CoFI) and childhood food insecurity (ChFI), and their relationship with well-being measures. The study sample was a convenience sample that included 372 students at a public university who responded to an online survey in fall 2021. Students were asked to report their food security status in the previous 30 days. We used the following analytical strategies: chi-square tests to determine differences between food secure (FS) and food insecure (FI) students; binary logistic regression of CoFI on student demographics and ChFI; and ordinal or binary logistic regression for well-being measures. Black students, off-campus students, first-generation students, in-state students, and humanities/behavioral/social/health sciences majors were more likely to report CoFI. FI students were more likely to have experienced ChFI and to have lower scores on all well-being measures. ChFI was associated with four well-being measures and its effects were mediated by CoFI. College student health initiatives would benefit from accounting for SDOH, including ChFI experiences and its subsequent cumulative disadvantages experienced during college.","container-title":"Nutrients","DOI":"10.3390/nu16091391","ISSN":"2072-6643","issue":"9","journalAbbreviation":"Nutrients","language":"eng","page":"1391","PMID":"38732637","PMCID":"PMC11085391","source":"PubMed","title":"Social Determinants of Health and College Food Insecurity","volume":"16","author":[{"family":"Mobley","given":"Catherine"},{"family":"Luo","given":"Ye"},{"family":"Fernandez","given":"Mariela"},{"family":"Hossfeld","given":"Leslie"}],"issued":{"date-parts":[["2024",5,4]]}}}],"schema":"https://github.com/citation-style-language/schema/raw/master/csl-citation.json"} </w:instrText>
      </w:r>
      <w:r w:rsidR="00C2692B">
        <w:fldChar w:fldCharType="separate"/>
      </w:r>
      <w:r w:rsidR="00001343" w:rsidRPr="00001343">
        <w:rPr>
          <w:vertAlign w:val="superscript"/>
        </w:rPr>
        <w:t>5–7</w:t>
      </w:r>
      <w:r w:rsidR="00C2692B">
        <w:fldChar w:fldCharType="end"/>
      </w:r>
      <w:ins w:id="23" w:author="Nickelberry, Marshae" w:date="2026-01-24T16:00:00Z" w16du:dateUtc="2026-01-24T21:00:00Z">
        <w:r w:rsidR="00D11D2F">
          <w:t>.</w:t>
        </w:r>
      </w:ins>
      <w:r w:rsidR="003D09EF">
        <w:t xml:space="preserve"> </w:t>
      </w:r>
      <w:del w:id="24" w:author="Nickelberry, Marshae" w:date="2026-01-24T16:01:00Z" w16du:dateUtc="2026-01-24T21:01:00Z">
        <w:r w:rsidR="003D09EF" w:rsidDel="00D11D2F">
          <w:delText>Disparities within food insecurity persist, as</w:delText>
        </w:r>
      </w:del>
      <w:ins w:id="25" w:author="Nickelberry, Marshae" w:date="2026-01-24T16:01:00Z" w16du:dateUtc="2026-01-24T21:01:00Z">
        <w:r w:rsidR="00D11D2F">
          <w:t xml:space="preserve">Resultingly, populations with lower socioeconic status, or marginalized racial and ethnic identities including </w:t>
        </w:r>
      </w:ins>
      <w:del w:id="26" w:author="Nickelberry, Marshae" w:date="2026-01-24T16:02:00Z" w16du:dateUtc="2026-01-24T21:02:00Z">
        <w:r w:rsidR="003D09EF" w:rsidDel="00D11D2F">
          <w:delText xml:space="preserve"> marginalized populations </w:delText>
        </w:r>
      </w:del>
      <w:del w:id="27" w:author="Nickelberry, Marshae" w:date="2026-01-24T16:01:00Z" w16du:dateUtc="2026-01-24T21:01:00Z">
        <w:r w:rsidR="003D09EF" w:rsidDel="00D11D2F">
          <w:delText xml:space="preserve">such </w:delText>
        </w:r>
      </w:del>
      <w:del w:id="28" w:author="Nickelberry, Marshae" w:date="2026-01-24T16:02:00Z" w16du:dateUtc="2026-01-24T21:02:00Z">
        <w:r w:rsidR="003D09EF" w:rsidDel="00D11D2F">
          <w:delText xml:space="preserve">as </w:delText>
        </w:r>
      </w:del>
      <w:r w:rsidR="003D09EF">
        <w:t>Non-Hispanic Black and Hispanic households often face</w:t>
      </w:r>
      <w:ins w:id="29" w:author="Nickelberry, Marshae" w:date="2026-01-24T16:02:00Z" w16du:dateUtc="2026-01-24T21:02:00Z">
        <w:r w:rsidR="00D11D2F">
          <w:t xml:space="preserve"> higher rates of</w:t>
        </w:r>
      </w:ins>
      <w:r w:rsidR="003D09EF">
        <w:t xml:space="preserve"> </w:t>
      </w:r>
      <w:del w:id="30" w:author="Nickelberry, Marshae" w:date="2026-01-24T16:02:00Z" w16du:dateUtc="2026-01-24T21:02:00Z">
        <w:r w:rsidR="003D09EF" w:rsidDel="00D11D2F">
          <w:delText>food insecurity due to racial and socioeconomic disparities</w:delText>
        </w:r>
        <w:r w:rsidR="009A6CE1" w:rsidDel="00D11D2F">
          <w:delText xml:space="preserve">, with consistently higher rates </w:delText>
        </w:r>
      </w:del>
      <w:r w:rsidR="00BA40BD">
        <w:t>compared to Non-Hispanic White households</w:t>
      </w:r>
      <w:r w:rsidR="00001343">
        <w:t>.</w:t>
      </w:r>
      <w:r w:rsidR="00001343">
        <w:fldChar w:fldCharType="begin"/>
      </w:r>
      <w:r w:rsidR="003E68D3">
        <w:instrText xml:space="preserve"> ADDIN ZOTERO_ITEM CSL_CITATION {"citationID":"22Q8Xyd7","properties":{"formattedCitation":"\\super 6,8\\nosupersub{}","plainCitation":"6,8","noteIndex":0},"citationItems":[{"id":34,"uris":["http://zotero.org/users/local/N9bAOqPz/items/3PT2CHKD"],"itemData":{"id":34,"type":"article-journal","abstract":"Food insecurity and the lack of access to affordable, nutritious food are associated with poor dietary quality and an increased risk of diet-related diseases, including cardiovascular disease, diabetes, and certain types of cancer. Those of lower socioeconomic status and racial and ethnic minority groups experience higher rates of food insecurity, are more likely to live in under-resourced food environments, and continue to bear the greatest burden of diet-related chronic diseases in the United States. Despite the growing body of literature in this area, there are still significant gaps in our understanding of the various pathways that link food insecurity and neighborhood food environments to racial/ethnic and socioeconomic disparities in health and the most effective intervention strategies to address these disparities. To better understand the science in this area, the National Institutes of Health, in collaboration with the Centers for Disease Control (CDC) and Prevention and the United States Department of Agriculture (USDA), convened a virtual 3-d workshop 21-23 September 2021: Food Insecurity, Neighborhood Food Environment, and Nutrition Health Disparities: State of the Science. The workshop brought together a diverse group of researchers, practitioners, policymakers, and federal partners with expertise in nutrition, the food environment, health and social policy, and behavioral and social sciences. The workshop had the following 3 research objectives: 1) summarize the state of the science and knowledge gaps related to food insecurity, neighborhood food environments, and nutrition health disparities, 2) identify research opportunities and strategies to address research gaps, and 3) examine evidence-based interventions and implementation approaches to address food insecurity and neighborhood food environments to promote health equity. This article summarizes workshop proceedings and describes research gaps and future opportunities that emerged from discussions.","container-title":"The American Journal of Clinical Nutrition","DOI":"10.1016/j.ajcnut.2023.12.019","ISSN":"1938-3207","issue":"3","journalAbbreviation":"Am J Clin Nutr","language":"eng","page":"850-861","PMID":"38160801","PMCID":"PMC10972712","source":"PubMed","title":"Food Insecurity, Neighborhood Food Environment, and Health Disparities: State of the Science, Research Gaps and Opportunities","title-short":"Food Insecurity, Neighborhood Food Environment, and Health Disparities","volume":"119","author":[{"family":"Odoms-Young","given":"Angela"},{"family":"Brown","given":"Alison G. M."},{"family":"Agurs-Collins","given":"Tanya"},{"family":"Glanz","given":"Karen"}],"issued":{"date-parts":[["2024",3]]}}},{"id":44,"uris":["http://zotero.org/users/local/N9bAOqPz/items/TBMQ87PY"],"itemData":{"id":44,"type":"article-journal","abstract":"BACKGROUND: Poor dietary quality is a risk factor for diet-related chronic disease and suboptimal nutritional patterns often begin early in the life course. Although the dietary intakes of young children, adolescents, and middle-aged and older adults are well established, much less is known about emerging adults, who represent a unique time point in life, as they are undergoing significant changes in food environments, autonomy, finances, and caregiver and parental involvement.\nOBJECTIVES: This study aimed to examine dietary quality, as assessed via the Healthy Eating Index (HEI), by demographic, socioeconomic, and health-related characteristics among emerging adults (18-23 y) in the United States who participated in the 2015-2018 National Health and Nutrition Examination Survey (NHANES).\nMETHODS: NHANES data were collected via a household interview and 2 24-h dietary recalls (24HR). Usual dietary intakes from the 24HRs were approximated using the multivariate National Cancer Institute Method to compute mean HEI-2015 overall and component scores (range: 0-100; higher scores indicating higher dietary quality).\nRESULTS: Overall dietary quality among emerging adults (HEI-2015: 50.3 ± 1.3) was significantly lower than other adults (≥24 y) (HEI-2015: 56.3 ± 0.5; P &lt; 0.0001) in the United States, with differences primarily driven by lower intakes of whole fruit, vegetables, and whole grains and higher intakes of sodium, refined grains, and saturated fat. Few differences in HEI-2015 scores were noted across population subgroups by sex, food security, family income, and food assistance program participation, except for added sugar; intakes of added sugar were significantly higher among women, food insecure, and food assistance program participants than those in their counterparts, respectively.\nCONCLUSIONS: Dietary quality is poor among emerging adults in the United States and persists across all population subgroups, suggesting a significant need for tailored public health interventions to improve dietary quality among this population. Future research investigating to what extent emerging adults prioritize healthful behaviors and exploring other indicators for identifying nutritionally vulnerable subgroups may be impactful for identifying disparities among this life stage.","container-title":"The Journal of Nutrition","DOI":"10.1016/j.tjnut.2024.06.015","ISSN":"1541-6100","issue":"8","journalAbbreviation":"J Nutr","language":"eng","page":"2524-2533","PMID":"38944345","PMCID":"PMC11826523","source":"PubMed","title":"Dietary Quality and Diet-Related Factors Among Emerging Adults (18-23 y) in the United States Are a Cause for Concern: National Health and Nutrition Examination Survey 2015-2018","title-short":"Dietary Quality and Diet-Related Factors Among Emerging Adults (18-23 y) in the United States Are a Cause for Concern","volume":"154","author":[{"family":"Cowan-Pyle","given":"Alexandra E."},{"family":"Bailey","given":"Regan L."},{"family":"Gao","given":"Jingjing"},{"family":"Hess","given":"Julie M."},{"family":"Ademu","given":"Lilian O."},{"family":"Smith","given":"Jane Lankes"},{"family":"Mitchell","given":"Diane C."},{"family":"Racine","given":"Elizabeth F."}],"issued":{"date-parts":[["2024",8]]}}}],"schema":"https://github.com/citation-style-language/schema/raw/master/csl-citation.json"} </w:instrText>
      </w:r>
      <w:r w:rsidR="00001343">
        <w:fldChar w:fldCharType="separate"/>
      </w:r>
      <w:r w:rsidR="003E68D3" w:rsidRPr="003E68D3">
        <w:rPr>
          <w:vertAlign w:val="superscript"/>
        </w:rPr>
        <w:t>6,8</w:t>
      </w:r>
      <w:r w:rsidR="00001343">
        <w:fldChar w:fldCharType="end"/>
      </w:r>
      <w:r w:rsidR="003E68D3">
        <w:t xml:space="preserve"> </w:t>
      </w:r>
      <w:r w:rsidR="003D09EF">
        <w:t xml:space="preserve">These inequities reflect broader social and economic conditions that </w:t>
      </w:r>
      <w:ins w:id="31" w:author="Nickelberry, Marshae" w:date="2026-01-24T16:02:00Z" w16du:dateUtc="2026-01-24T21:02:00Z">
        <w:r w:rsidR="00D11D2F">
          <w:t xml:space="preserve">may </w:t>
        </w:r>
      </w:ins>
      <w:r w:rsidR="003D09EF">
        <w:t>contribute to enduring health disparities.</w:t>
      </w:r>
      <w:r w:rsidR="00977C85">
        <w:t xml:space="preserve"> </w:t>
      </w:r>
      <w:ins w:id="32" w:author="Nickelberry, Marshae" w:date="2026-01-24T16:02:00Z" w16du:dateUtc="2026-01-24T21:02:00Z">
        <w:r w:rsidR="00D11D2F">
          <w:t>[cite]</w:t>
        </w:r>
      </w:ins>
      <w:commentRangeEnd w:id="0"/>
      <w:r w:rsidR="00D11D2F">
        <w:rPr>
          <w:rStyle w:val="CommentReference"/>
          <w:sz w:val="24"/>
          <w:szCs w:val="24"/>
        </w:rPr>
        <w:commentReference w:id="0"/>
      </w:r>
    </w:p>
    <w:p w14:paraId="54394A79" w14:textId="3FE2939E" w:rsidR="00D11D2F" w:rsidRDefault="00977C85" w:rsidP="00D11D2F">
      <w:pPr>
        <w:pStyle w:val="NormalWeb"/>
        <w:spacing w:before="0" w:beforeAutospacing="0" w:after="0" w:afterAutospacing="0"/>
        <w:ind w:firstLine="720"/>
      </w:pPr>
      <w:del w:id="33" w:author="Nickelberry, Marshae" w:date="2026-01-24T16:04:00Z" w16du:dateUtc="2026-01-24T21:04:00Z">
        <w:r w:rsidDel="00D11D2F">
          <w:delText>There is consistent evidence in the literature that households facing environmental conditions such as inaccessibility to high-quality produce and the economic burden of affording foods with nutritional value are more vulnerable to experiencing food insecurity</w:delText>
        </w:r>
        <w:r w:rsidR="00F827CD" w:rsidDel="00D11D2F">
          <w:delText>.</w:delText>
        </w:r>
        <w:r w:rsidR="00BA40BD" w:rsidDel="00D11D2F">
          <w:fldChar w:fldCharType="begin"/>
        </w:r>
        <w:r w:rsidR="00C9798C" w:rsidDel="00D11D2F">
          <w:delInstrText xml:space="preserve"> ADDIN ZOTERO_ITEM CSL_CITATION {"citationID":"NJncgdHQ","properties":{"formattedCitation":"\\super 6,9\\nosupersub{}","plainCitation":"6,9","noteIndex":0},"citationItems":[{"id":34,"uris":["http://zotero.org/users/local/N9bAOqPz/items/3PT2CHKD"],"itemData":{"id":34,"type":"article-journal","abstract":"Food insecurity and the lack of access to affordable, nutritious food are associated with poor dietary quality and an increased risk of diet-related diseases, including cardiovascular disease, diabetes, and certain types of cancer. Those of lower socioeconomic status and racial and ethnic minority groups experience higher rates of food insecurity, are more likely to live in under-resourced food environments, and continue to bear the greatest burden of diet-related chronic diseases in the United States. Despite the growing body of literature in this area, there are still significant gaps in our understanding of the various pathways that link food insecurity and neighborhood food environments to racial/ethnic and socioeconomic disparities in health and the most effective intervention strategies to address these disparities. To better understand the science in this area, the National Institutes of Health, in collaboration with the Centers for Disease Control (CDC) and Prevention and the United States Department of Agriculture (USDA), convened a virtual 3-d workshop 21-23 September 2021: Food Insecurity, Neighborhood Food Environment, and Nutrition Health Disparities: State of the Science. The workshop brought together a diverse group of researchers, practitioners, policymakers, and federal partners with expertise in nutrition, the food environment, health and social policy, and behavioral and social sciences. The workshop had the following 3 research objectives: 1) summarize the state of the science and knowledge gaps related to food insecurity, neighborhood food environments, and nutrition health disparities, 2) identify research opportunities and strategies to address research gaps, and 3) examine evidence-based interventions and implementation approaches to address food insecurity and neighborhood food environments to promote health equity. This article summarizes workshop proceedings and describes research gaps and future opportunities that emerged from discussions.","container-title":"The American Journal of Clinical Nutrition","DOI":"10.1016/j.ajcnut.2023.12.019","ISSN":"1938-3207","issue":"3","journalAbbreviation":"Am J Clin Nutr","language":"eng","page":"850-861","PMID":"38160801","PMCID":"PMC10972712","source":"PubMed","title":"Food Insecurity, Neighborhood Food Environment, and Health Disparities: State of the Science, Research Gaps and Opportunities","title-short":"Food Insecurity, Neighborhood Food Environment, and Health Disparities","volume":"119","author":[{"family":"Odoms-Young","given":"Angela"},{"family":"Brown","given":"Alison G. M."},{"family":"Agurs-Collins","given":"Tanya"},{"family":"Glanz","given":"Karen"}],"issued":{"date-parts":[["2024",3]]}}},{"id":59,"uris":["http://zotero.org/users/local/N9bAOqPz/items/3V6G4L63"],"itemData":{"id":59,"type":"article-journal","abstract":"Plastic pollution arising from food systems is driving policies for reduction, removal, reuse and recycling, but literature on plastic uses and outcomes across subsectors is fragmented. We use a systematic scoping review to describe the extent, range and nature of published evidence since 2000 on seven major plastic types used at any point within food systems and their quantifiable effects on the environment, food security and human health. Although the majority of publications focus on agricultural production, relatively fewer consider retail, household and food waste disposal plastics. Gaps in the research include evidence from low- and middle-income countries, health or food security and/or economic outcomes generated from human population studies-and the subsequent environmental and human health effects. A greater understanding of this disparate evidence landscape is essential to formulate coherent research strategies to inform potential policy actions and assess trade-offs across economic and environmental targets, human health and food security.","container-title":"Nature Food","DOI":"10.1038/s43016-021-00221-z","ISSN":"2662-1355","issue":"2","journalAbbreviation":"Nat Food","language":"eng","page":"80-87","PMID":"37117403","source":"PubMed","title":"A systematic scoping review of environmental, food security and health impacts of food system plastics","volume":"2","author":[{"family":"Yates","given":"Joe"},{"family":"Deeney","given":"Megan"},{"family":"Rolker","given":"Heike B."},{"family":"White","given":"Howard"},{"family":"Kalamatianou","given":"Sofia"},{"family":"Kadiyala","given":"Suneetha"}],"issued":{"date-parts":[["2021",2]]}}}],"schema":"https://github.com/citation-style-language/schema/raw/master/csl-citation.json"} </w:delInstrText>
        </w:r>
        <w:r w:rsidR="00BA40BD" w:rsidDel="00D11D2F">
          <w:fldChar w:fldCharType="separate"/>
        </w:r>
        <w:r w:rsidR="00C9798C" w:rsidRPr="00C9798C" w:rsidDel="00D11D2F">
          <w:rPr>
            <w:vertAlign w:val="superscript"/>
          </w:rPr>
          <w:delText>6,9</w:delText>
        </w:r>
        <w:r w:rsidR="00BA40BD" w:rsidDel="00D11D2F">
          <w:fldChar w:fldCharType="end"/>
        </w:r>
        <w:r w:rsidR="00F827CD" w:rsidDel="00D11D2F">
          <w:delText xml:space="preserve"> </w:delText>
        </w:r>
      </w:del>
      <w:r>
        <w:t>Food insecurity often leads to changes in both the quantity and quality of food consumed, with households facing limited access to fresh, whole foods and relying more heavily on packaged, processed, and shelf-stable items.</w:t>
      </w:r>
      <w:r w:rsidR="006647FC">
        <w:fldChar w:fldCharType="begin"/>
      </w:r>
      <w:r w:rsidR="00633002">
        <w:instrText xml:space="preserve"> ADDIN ZOTERO_ITEM CSL_CITATION {"citationID":"aGmyaxms","properties":{"formattedCitation":"\\super 4,9,10\\nosupersub{}","plainCitation":"4,9,10","noteIndex":0},"citationItems":[{"id":56,"uris":["http://zotero.org/users/local/N9bAOqPz/items/444EEBLN"],"itemData":{"id":56,"type":"report","abstract":"This report provides statistics on food security in U.S. households throughout 2023 based on the Current Population Survey Food Security Supplement data collected by the U.S. Department of Commerce, Bureau of the Census, in December 2023. An estimated 86.5 percent of U.S. households were food secure throughout the entire year in 2023, with access at all times to enough food for an active, healthy life for all household members. The remaining households (13.5 percent, statistically significantly higher than the 12.8 percent in 2022) were food insecure at least some time during the year. Very low food security is the more severe range of food insecurity where one or more household members experience reduced food intake and disrupted eating patterns at times during the year because of limited money or other resources for food. In 2023, 5.1 percent of households were very low food secure, an estimate that is statistically similar to the 5.1 percent in 2022. Children and adults were food insecure at times during 2023 in 8.9 percent of U.S. households with children, statistically similar to the 8.8 percent in 2022. In 2023, very low food security among children was 1.0 percent, statistically similar to the 1.0 percent in 2022 and 0.7 percent in 2021. In 2023, the typical food-secure household spent 16 percent more on food than the typical food-insecure household of the same size and household composition. About 58 percent of food-insecure households participated in one or more of the three largest Federal nutrition assistance programs from the U.S. Department of Agriculture's Supplemental Nutrition Assistance Program (SNAP); the Special Supplemental Nutrition Program for Women, Infants, and Children (WIC); and the National School Lunch Program during the month before the 2023 survey.","DOI":"https://doi.org/10113/8583175","publisher":"United States. Department of Agriculture. Economic Research Service.","publisher-place":"Washington, D.C","title":"Household food security in the United States in 2023","author":[{"family":"Rabbitt","given":"Matthew"},{"family":"Reed-Jones,","given":"Madeline"},{"family":"Hales","given":"Laura"},{"family":"Burke","given":"Michael"}],"issued":{"date-parts":[["2024"]]}}},{"id":59,"uris":["http://zotero.org/users/local/N9bAOqPz/items/3V6G4L63"],"itemData":{"id":59,"type":"article-journal","abstract":"Plastic pollution arising from food systems is driving policies for reduction, removal, reuse and recycling, but literature on plastic uses and outcomes across subsectors is fragmented. We use a systematic scoping review to describe the extent, range and nature of published evidence since 2000 on seven major plastic types used at any point within food systems and their quantifiable effects on the environment, food security and human health. Although the majority of publications focus on agricultural production, relatively fewer consider retail, household and food waste disposal plastics. Gaps in the research include evidence from low- and middle-income countries, health or food security and/or economic outcomes generated from human population studies-and the subsequent environmental and human health effects. A greater understanding of this disparate evidence landscape is essential to formulate coherent research strategies to inform potential policy actions and assess trade-offs across economic and environmental targets, human health and food security.","container-title":"Nature Food","DOI":"10.1038/s43016-021-00221-z","ISSN":"2662-1355","issue":"2","journalAbbreviation":"Nat Food","language":"eng","page":"80-87","PMID":"37117403","source":"PubMed","title":"A systematic scoping review of environmental, food security and health impacts of food system plastics","volume":"2","author":[{"family":"Yates","given":"Joe"},{"family":"Deeney","given":"Megan"},{"family":"Rolker","given":"Heike B."},{"family":"White","given":"Howard"},{"family":"Kalamatianou","given":"Sofia"},{"family":"Kadiyala","given":"Suneetha"}],"issued":{"date-parts":[["2021",2]]}}},{"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M."}],"issued":{"date-parts":[["2019",10]]}}}],"schema":"https://github.com/citation-style-language/schema/raw/master/csl-citation.json"} </w:instrText>
      </w:r>
      <w:r w:rsidR="006647FC">
        <w:fldChar w:fldCharType="separate"/>
      </w:r>
      <w:r w:rsidR="00633002" w:rsidRPr="00633002">
        <w:rPr>
          <w:vertAlign w:val="superscript"/>
        </w:rPr>
        <w:t>4,9,10</w:t>
      </w:r>
      <w:r w:rsidR="006647FC">
        <w:fldChar w:fldCharType="end"/>
      </w:r>
      <w:r w:rsidR="00337DFB">
        <w:t>.</w:t>
      </w:r>
      <w:r>
        <w:t xml:space="preserve"> Previous literature has examined the complex relationship between food security, diet, and one’s built environment, demonstrating that food insecurity is closely linked to poorer dietary quality and greater intake of ultra-processed foods</w:t>
      </w:r>
      <w:r w:rsidR="003924AE">
        <w:t>.</w:t>
      </w:r>
      <w:r w:rsidR="00E861AF">
        <w:fldChar w:fldCharType="begin"/>
      </w:r>
      <w:r w:rsidR="003924AE">
        <w:instrText xml:space="preserve"> ADDIN ZOTERO_ITEM CSL_CITATION {"citationID":"8bHoikoF","properties":{"formattedCitation":"\\super 10\\nosupersub{}","plainCitation":"10","noteIndex":0},"citationItems":[{"id":42,"uris":["http://zotero.org/users/local/N9bAOqPz/items/67LM76YC"],"itemData":{"id":42,"type":"article-journal","abstract":"BACKGROUND: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M."}],"issued":{"date-parts":[["2019",10]]}}}],"schema":"https://github.com/citation-style-language/schema/raw/master/csl-citation.json"} </w:instrText>
      </w:r>
      <w:r w:rsidR="00E861AF">
        <w:fldChar w:fldCharType="separate"/>
      </w:r>
      <w:r w:rsidR="003924AE" w:rsidRPr="003924AE">
        <w:rPr>
          <w:vertAlign w:val="superscript"/>
        </w:rPr>
        <w:t>10</w:t>
      </w:r>
      <w:r w:rsidR="00E861AF">
        <w:fldChar w:fldCharType="end"/>
      </w:r>
      <w:r w:rsidR="005E0C72">
        <w:t xml:space="preserve"> </w:t>
      </w:r>
      <w:ins w:id="34" w:author="Nickelberry, Marshae" w:date="2026-01-24T16:04:00Z" w16du:dateUtc="2026-01-24T21:04:00Z">
        <w:r w:rsidR="00D11D2F">
          <w:t xml:space="preserve">There </w:t>
        </w:r>
        <w:r w:rsidR="00D11D2F">
          <w:t xml:space="preserve">is likely due to structural barriers including reduced access to healthy retailers </w:t>
        </w:r>
      </w:ins>
      <w:ins w:id="35" w:author="Nickelberry, Marshae" w:date="2026-01-24T16:05:00Z" w16du:dateUtc="2026-01-24T21:05:00Z">
        <w:r w:rsidR="00D11D2F">
          <w:t>[cite]</w:t>
        </w:r>
      </w:ins>
      <w:ins w:id="36" w:author="Nickelberry, Marshae" w:date="2026-01-24T16:04:00Z" w16du:dateUtc="2026-01-24T21:04:00Z">
        <w:r w:rsidR="00D11D2F">
          <w:t xml:space="preserve"> such and the economic burden of affording foods with</w:t>
        </w:r>
      </w:ins>
      <w:ins w:id="37" w:author="Nickelberry, Marshae" w:date="2026-01-24T16:05:00Z" w16du:dateUtc="2026-01-24T21:05:00Z">
        <w:r w:rsidR="00D11D2F">
          <w:t xml:space="preserve"> higher</w:t>
        </w:r>
      </w:ins>
      <w:ins w:id="38" w:author="Nickelberry, Marshae" w:date="2026-01-24T16:04:00Z" w16du:dateUtc="2026-01-24T21:04:00Z">
        <w:r w:rsidR="00D11D2F">
          <w:t xml:space="preserve"> nutritional value.</w:t>
        </w:r>
        <w:r w:rsidR="00D11D2F">
          <w:fldChar w:fldCharType="begin"/>
        </w:r>
        <w:r w:rsidR="00D11D2F">
          <w:instrText xml:space="preserve"> ADDIN ZOTERO_ITEM CSL_CITATION {"citationID":"NJncgdHQ","properties":{"formattedCitation":"\\super 6,9\\nosupersub{}","plainCitation":"6,9","noteIndex":0},"citationItems":[{"id":34,"uris":["http://zotero.org/users/local/N9bAOqPz/items/3PT2CHKD"],"itemData":{"id":34,"type":"article-journal","abstract":"Food insecurity and the lack of access to affordable, nutritious food are associated with poor dietary quality and an increased risk of diet-related diseases, including cardiovascular disease, diabetes, and certain types of cancer. Those of lower socioeconomic status and racial and ethnic minority groups experience higher rates of food insecurity, are more likely to live in under-resourced food environments, and continue to bear the greatest burden of diet-related chronic diseases in the United States. Despite the growing body of literature in this area, there are still significant gaps in our understanding of the various pathways that link food insecurity and neighborhood food environments to racial/ethnic and socioeconomic disparities in health and the most effective intervention strategies to address these disparities. To better understand the science in this area, the National Institutes of Health, in collaboration with the Centers for Disease Control (CDC) and Prevention and the United States Department of Agriculture (USDA), convened a virtual 3-d workshop 21-23 September 2021: Food Insecurity, Neighborhood Food Environment, and Nutrition Health Disparities: State of the Science. The workshop brought together a diverse group of researchers, practitioners, policymakers, and federal partners with expertise in nutrition, the food environment, health and social policy, and behavioral and social sciences. The workshop had the following 3 research objectives: 1) summarize the state of the science and knowledge gaps related to food insecurity, neighborhood food environments, and nutrition health disparities, 2) identify research opportunities and strategies to address research gaps, and 3) examine evidence-based interventions and implementation approaches to address food insecurity and neighborhood food environments to promote health equity. This article summarizes workshop proceedings and describes research gaps and future opportunities that emerged from discussions.","container-title":"The American Journal of Clinical Nutrition","DOI":"10.1016/j.ajcnut.2023.12.019","ISSN":"1938-3207","issue":"3","journalAbbreviation":"Am J Clin Nutr","language":"eng","page":"850-861","PMID":"38160801","PMCID":"PMC10972712","source":"PubMed","title":"Food Insecurity, Neighborhood Food Environment, and Health Disparities: State of the Science, Research Gaps and Opportunities","title-short":"Food Insecurity, Neighborhood Food Environment, and Health Disparities","volume":"119","author":[{"family":"Odoms-Young","given":"Angela"},{"family":"Brown","given":"Alison G. M."},{"family":"Agurs-Collins","given":"Tanya"},{"family":"Glanz","given":"Karen"}],"issued":{"date-parts":[["2024",3]]}}},{"id":59,"uris":["http://zotero.org/users/local/N9bAOqPz/items/3V6G4L63"],"itemData":{"id":59,"type":"article-journal","abstract":"Plastic pollution arising from food systems is driving policies for reduction, removal, reuse and recycling, but literature on plastic uses and outcomes across subsectors is fragmented. We use a systematic scoping review to describe the extent, range and nature of published evidence since 2000 on seven major plastic types used at any point within food systems and their quantifiable effects on the environment, food security and human health. Although the majority of publications focus on agricultural production, relatively fewer consider retail, household and food waste disposal plastics. Gaps in the research include evidence from low- and middle-income countries, health or food security and/or economic outcomes generated from human population studies-and the subsequent environmental and human health effects. A greater understanding of this disparate evidence landscape is essential to formulate coherent research strategies to inform potential policy actions and assess trade-offs across economic and environmental targets, human health and food security.","container-title":"Nature Food","DOI":"10.1038/s43016-021-00221-z","ISSN":"2662-1355","issue":"2","journalAbbreviation":"Nat Food","language":"eng","page":"80-87","PMID":"37117403","source":"PubMed","title":"A systematic scoping review of environmental, food security and health impacts of food system plastics","volume":"2","author":[{"family":"Yates","given":"Joe"},{"family":"Deeney","given":"Megan"},{"family":"Rolker","given":"Heike B."},{"family":"White","given":"Howard"},{"family":"Kalamatianou","given":"Sofia"},{"family":"Kadiyala","given":"Suneetha"}],"issued":{"date-parts":[["2021",2]]}}}],"schema":"https://github.com/citation-style-language/schema/raw/master/csl-citation.json"} </w:instrText>
        </w:r>
        <w:r w:rsidR="00D11D2F">
          <w:fldChar w:fldCharType="separate"/>
        </w:r>
        <w:r w:rsidR="00D11D2F" w:rsidRPr="00C9798C">
          <w:rPr>
            <w:vertAlign w:val="superscript"/>
          </w:rPr>
          <w:t>6,9</w:t>
        </w:r>
        <w:r w:rsidR="00D11D2F">
          <w:fldChar w:fldCharType="end"/>
        </w:r>
      </w:ins>
      <w:ins w:id="39" w:author="Nickelberry, Marshae" w:date="2026-01-24T16:05:00Z" w16du:dateUtc="2026-01-24T21:05:00Z">
        <w:r w:rsidR="00D11D2F">
          <w:t xml:space="preserve"> </w:t>
        </w:r>
        <w:r w:rsidR="00D11D2F" w:rsidRPr="00D11D2F">
          <w:rPr>
            <w:highlight w:val="yellow"/>
            <w:rPrChange w:id="40" w:author="Nickelberry, Marshae" w:date="2026-01-24T16:06:00Z" w16du:dateUtc="2026-01-24T21:06:00Z">
              <w:rPr/>
            </w:rPrChange>
          </w:rPr>
          <w:t xml:space="preserve">Here you need 1-2 setencences to link to how that leads to potential phenols exposure. So we established that there is an issue with altered dietary intake and limitations in </w:t>
        </w:r>
      </w:ins>
      <w:ins w:id="41" w:author="Nickelberry, Marshae" w:date="2026-01-24T16:06:00Z" w16du:dateUtc="2026-01-24T21:06:00Z">
        <w:r w:rsidR="00D11D2F" w:rsidRPr="00D11D2F">
          <w:rPr>
            <w:highlight w:val="yellow"/>
            <w:rPrChange w:id="42" w:author="Nickelberry, Marshae" w:date="2026-01-24T16:06:00Z" w16du:dateUtc="2026-01-24T21:06:00Z">
              <w:rPr/>
            </w:rPrChange>
          </w:rPr>
          <w:t>choice—but how does that relate to phenols and why is that an issue? That would feed well into the subsequent paragraph].</w:t>
        </w:r>
        <w:r w:rsidR="00D11D2F">
          <w:t xml:space="preserve"> </w:t>
        </w:r>
      </w:ins>
    </w:p>
    <w:p w14:paraId="5065CD15" w14:textId="71E5FED5" w:rsidR="005E0C72" w:rsidRDefault="00977C85" w:rsidP="005E0C72">
      <w:pPr>
        <w:pStyle w:val="NormalWeb"/>
        <w:spacing w:before="0" w:beforeAutospacing="0" w:after="0" w:afterAutospacing="0"/>
        <w:ind w:firstLine="720"/>
      </w:pPr>
      <w:r>
        <w:t>Phenols are a class of organic chemical compounds characterized by one or more hydroxyl groups attached to an aromatic hydrocarbon ring.</w:t>
      </w:r>
      <w:r w:rsidR="00AC7012">
        <w:fldChar w:fldCharType="begin"/>
      </w:r>
      <w:r w:rsidR="00AC7012">
        <w:instrText xml:space="preserve"> ADDIN ZOTERO_ITEM CSL_CITATION {"citationID":"04IMH7ah","properties":{"formattedCitation":"\\super 11\\nosupersub{}","plainCitation":"11","noteIndex":0},"citationItems":[{"id":61,"uris":["http://zotero.org/users/local/N9bAOqPz/items/CXZAPW5Z"],"itemData":{"id":61,"type":"report","genre":"Toxic Substances Portal","publisher":"Agency for Toxic Substances and Disease Registry","title":"Phenols/phenoxy acids","URL":"https://wwwn.cdc.gov/tsp/substances/ToxChemicalListing.aspx?toxid=40","issued":{"date-parts":[["2008"]]}}}],"schema":"https://github.com/citation-style-language/schema/raw/master/csl-citation.json"} </w:instrText>
      </w:r>
      <w:r w:rsidR="00AC7012">
        <w:fldChar w:fldCharType="separate"/>
      </w:r>
      <w:r w:rsidR="00AC7012" w:rsidRPr="00AC7012">
        <w:rPr>
          <w:vertAlign w:val="superscript"/>
        </w:rPr>
        <w:t>11</w:t>
      </w:r>
      <w:r w:rsidR="00AC7012">
        <w:fldChar w:fldCharType="end"/>
      </w:r>
      <w:r>
        <w:t xml:space="preserve"> These chemicals are widely used in the manufacturing</w:t>
      </w:r>
      <w:ins w:id="43" w:author="Nickelberry, Marshae" w:date="2026-01-24T16:06:00Z" w16du:dateUtc="2026-01-24T21:06:00Z">
        <w:r w:rsidR="00D11D2F">
          <w:t xml:space="preserve"> including </w:t>
        </w:r>
        <w:commentRangeStart w:id="44"/>
        <w:r w:rsidR="00D11D2F">
          <w:t>in</w:t>
        </w:r>
      </w:ins>
      <w:commentRangeEnd w:id="44"/>
      <w:r w:rsidR="00D11D2F">
        <w:rPr>
          <w:rStyle w:val="CommentReference"/>
          <w:sz w:val="24"/>
          <w:szCs w:val="24"/>
        </w:rPr>
        <w:commentReference w:id="44"/>
      </w:r>
      <w:ins w:id="45" w:author="Nickelberry, Marshae" w:date="2026-01-24T16:26:00Z" w16du:dateUtc="2026-01-24T21:26:00Z">
        <w:r w:rsidR="00D41F63">
          <w:t xml:space="preserve"> </w:t>
        </w:r>
      </w:ins>
      <w:del w:id="46" w:author="Nickelberry, Marshae" w:date="2026-01-24T16:06:00Z" w16du:dateUtc="2026-01-24T21:06:00Z">
        <w:r w:rsidDel="00D11D2F">
          <w:delText xml:space="preserve"> of common household items, </w:delText>
        </w:r>
      </w:del>
      <w:r>
        <w:t>food packaging, and</w:t>
      </w:r>
      <w:ins w:id="47" w:author="Nickelberry, Marshae" w:date="2026-01-24T16:06:00Z" w16du:dateUtc="2026-01-24T21:06:00Z">
        <w:r w:rsidR="00D11D2F">
          <w:t xml:space="preserve"> as</w:t>
        </w:r>
      </w:ins>
      <w:r>
        <w:t xml:space="preserve"> food preservatives.</w:t>
      </w:r>
      <w:r w:rsidR="00AC7012">
        <w:fldChar w:fldCharType="begin"/>
      </w:r>
      <w:r w:rsidR="00580499">
        <w:instrText xml:space="preserve"> ADDIN ZOTERO_ITEM CSL_CITATION {"citationID":"K0ec4DG6","properties":{"formattedCitation":"\\super 10,12\\nosupersub{}","plainCitation":"10,12","noteIndex":0},"citationItems":[{"id":42,"uris":["http://zotero.org/users/local/N9bAOqPz/items/67LM76YC"],"itemData":{"id":42,"type":"article-journal","abstract":"BACKGROUND: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M."}],"issued":{"date-parts":[["2019",10]]}}},{"id":28,"uris":["http://zotero.org/users/local/N9bAOqPz/items/L2RLUM8D"],"itemData":{"id":28,"type":"article-journal","abstract":"To test the hypothesis that migration from the thermal labels on plastic film packaging is a major source of exposure to bisphenols and alternative color developers in food, we analyzed 140 packaging materials from packaged fresh food purchased in North America. No bisphenol A (BPA) was detected in either the packaging samples or thermal labels. However, significant amounts of bisphenol S (BPS) and alternative color developers (up to 214 μg/cm2) were present in thermal labels; their relative occurrence varied among stores. In a controlled experiment, we wrapped fish in film with a thermal label for 5 days at 4 °C. The fish in contact with the label contained BPS (≤1140 ng/g wet weight [ww]), 4-hydroxyphenyl 4-isoprooxyphenylsulfone (D-8) (≤230 ng/g ww), bis(2-chloroethyl)ether-4,4'-dihydroxydiphenyl sulfone monomer (D-90) (≤3.41 ng/g ww), and/or Pergafast-201 (≤1.87 ng/g ww). The corresponding film samples were then tested using migration cells for 10 days; significantly higher BPS migration was observed systematically from the films with thermal labels compared to plain films. This study provides evidence, for the first time, that BPS and alternative thermal label color developers migrate from packaging materials into food. Further, BPS migration significantly exceeded the European Union Specific Migration Limit (50 ng/g ww), suggesting that further risk assessment studies are warranted.","container-title":"Environmental Science &amp; Technology","DOI":"10.1021/acs.est.2c09390","ISSN":"1520-5851","issue":"12","journalAbbreviation":"Environ Sci Technol","language":"eng","page":"4984-4991","PMID":"36922386","source":"PubMed","title":"Food Thermal Labels are a Source of Dietary Exposure to Bisphenol S and Other Color Developers","volume":"57","author":[{"family":"Xu","given":"Ziyun"},{"family":"Tian","given":"Lei"},{"family":"Liu","given":"Lan"},{"family":"Goodyer","given":"Cynthia Gates"},{"family":"Hales","given":"Barbara F."},{"family":"Bayen","given":"Stéphane"}],"issued":{"date-parts":[["2023",3,28]]}}}],"schema":"https://github.com/citation-style-language/schema/raw/master/csl-citation.json"} </w:instrText>
      </w:r>
      <w:r w:rsidR="00AC7012">
        <w:fldChar w:fldCharType="separate"/>
      </w:r>
      <w:r w:rsidR="00580499" w:rsidRPr="00580499">
        <w:rPr>
          <w:vertAlign w:val="superscript"/>
        </w:rPr>
        <w:t>10,12</w:t>
      </w:r>
      <w:r w:rsidR="00AC7012">
        <w:fldChar w:fldCharType="end"/>
      </w:r>
      <w:r>
        <w:t xml:space="preserve"> </w:t>
      </w:r>
      <w:commentRangeStart w:id="48"/>
      <w:r w:rsidRPr="00D11D2F">
        <w:rPr>
          <w:strike/>
          <w:rPrChange w:id="49" w:author="Nickelberry, Marshae" w:date="2026-01-24T16:07:00Z" w16du:dateUtc="2026-01-24T21:07:00Z">
            <w:rPr/>
          </w:rPrChange>
        </w:rPr>
        <w:t xml:space="preserve">As </w:t>
      </w:r>
      <w:commentRangeEnd w:id="48"/>
      <w:r w:rsidR="00D41F63" w:rsidRPr="00D11D2F">
        <w:rPr>
          <w:rStyle w:val="CommentReference"/>
          <w:strike/>
          <w:sz w:val="24"/>
          <w:szCs w:val="24"/>
          <w:rPrChange w:id="50" w:author="Nickelberry, Marshae" w:date="2026-01-24T16:07:00Z" w16du:dateUtc="2026-01-24T21:07:00Z">
            <w:rPr>
              <w:rStyle w:val="CommentReference"/>
              <w:sz w:val="24"/>
              <w:szCs w:val="24"/>
            </w:rPr>
          </w:rPrChange>
        </w:rPr>
        <w:commentReference w:id="48"/>
      </w:r>
      <w:r w:rsidRPr="00D11D2F">
        <w:rPr>
          <w:strike/>
          <w:rPrChange w:id="51" w:author="Nickelberry, Marshae" w:date="2026-01-24T16:07:00Z" w16du:dateUtc="2026-01-24T21:07:00Z">
            <w:rPr/>
          </w:rPrChange>
        </w:rPr>
        <w:t>a result, humans are exposed to phenols through multiple pathways, including inhalation, ingestion, and skin contact</w:t>
      </w:r>
      <w:r w:rsidR="003924AE">
        <w:t>.</w:t>
      </w:r>
      <w:r w:rsidR="003924AE">
        <w:fldChar w:fldCharType="begin"/>
      </w:r>
      <w:r w:rsidR="00580499">
        <w:instrText xml:space="preserve"> ADDIN ZOTERO_ITEM CSL_CITATION {"citationID":"gKIx9RgC","properties":{"formattedCitation":"\\super 10,13,14\\nosupersub{}","plainCitation":"10,13,14","noteIndex":0},"citationItems":[{"id":42,"uris":["http://zotero.org/users/local/N9bAOqPz/items/67LM76YC"],"itemData":{"id":42,"type":"article-journal","abstract":"BACKGROUND: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M."}],"issued":{"date-parts":[["2019",10]]}}},{"id":4,"uris":["http://zotero.org/users/local/N9bAOqPz/items/QMJQJM6G"],"itemData":{"id":4,"type":"article-journal","abstract":"As an alternative to bisphenol A (BPA), bisphenol S (BPS) has been used as an ink developer in thermal paper products including price labels on food packaging which have been suggested as the sources of BPS found at high levels in packaged fish samples. BPS in the printed price labels glued onto the outside of plastic film could migrate indirectly from the printed surface through the paper, adhesive and film into the food. In order to investigate if price labels could also be the sources of BPS detected in the meat samples in our previous studies, meat and other food samples packaged under different conditions were collected, and BPS in these samples together with the price labels on the corresponding packaging were extracted with solvent followed by solid phase extraction and stable isotope dilution LC-MS/MS analysis. BPS was detected at very high levels (161.7-222.4 µg/cm2) in all the five sticker type of price labels, indicating BPS being the dominant if not the sole ink developer. BPS was also detected in all the 26 continuous roll type of price labels but at very low levels (0.017-18 ng/cm2), indicating that the dominant ink developer is likely one of the other alternatives, rather than BPS. Despite BPS being detected in all price labels on packaging of fish, meat, and cheese samples, BPS was not detected or detected in only a few fish, meat, and cheese samples at levels considerably lower than the current EU specific migration limit (SML) of 50 ng/g food for BPS authorised under Regulation (EU) 10/2011.","container-title":"Food Additives &amp; Contaminants. Part A, Chemistry, Analysis, Control, Exposure &amp; Risk Assessment","DOI":"10.1080/19440049.2024.2394170","ISSN":"1944-0057","issue":"11","journalAbbreviation":"Food Addit Contam Part A Chem Anal Control Expo Risk Assess","language":"eng","page":"1509-1515","PMID":"39177664","source":"PubMed","title":"Investigation of bisphenol S (BPS) in packaged fish, meat, cheese, and price labels on their corresponding packages","volume":"41","author":[{"family":"Cao","given":"Xu-Liang"},{"family":"Fu","given":"Wen-Hsuan"},{"family":"Popovic","given":"Svetlana"}],"issued":{"date-parts":[["2024",11]]}}},{"id":11,"uris":["http://zotero.org/users/local/N9bAOqPz/items/PTP4F7ZE"],"itemData":{"id":11,"type":"article-journal","abstract":"Oxidative stress is involved in the onset and development of several human diseases, such as cardiovascular diseases, diabetes, ageing, cancer, and neurodegenerative diseases [...].","container-title":"Molecules (Basel, Switzerland)","DOI":"10.3390/molecules27030783","ISSN":"1420-3049","issue":"3","journalAbbreviation":"Molecules","language":"eng","page":"783","PMID":"35164044","PMCID":"PMC8839921","source":"PubMed","title":"Phenolic Compounds in Food: Characterization and Health Benefits","title-short":"Phenolic Compounds in Food","volume":"27","author":[{"family":"Nardini","given":"Mirella"}],"issued":{"date-parts":[["2022",1,25]]}}}],"schema":"https://github.com/citation-style-language/schema/raw/master/csl-citation.json"} </w:instrText>
      </w:r>
      <w:r w:rsidR="003924AE">
        <w:fldChar w:fldCharType="separate"/>
      </w:r>
      <w:r w:rsidR="00580499" w:rsidRPr="00580499">
        <w:rPr>
          <w:vertAlign w:val="superscript"/>
        </w:rPr>
        <w:t>10,13,14</w:t>
      </w:r>
      <w:r w:rsidR="003924AE">
        <w:fldChar w:fldCharType="end"/>
      </w:r>
      <w:r w:rsidR="003924AE">
        <w:t xml:space="preserve"> </w:t>
      </w:r>
      <w:ins w:id="52" w:author="Nickelberry, Marshae" w:date="2026-01-24T16:31:00Z" w16du:dateUtc="2026-01-24T21:31:00Z">
        <w:r w:rsidR="00D41F63">
          <w:t>While little to no studies have examined food security explicitly and phenols exposure, several s</w:t>
        </w:r>
      </w:ins>
      <w:commentRangeStart w:id="53"/>
      <w:del w:id="54" w:author="Nickelberry, Marshae" w:date="2026-01-24T16:31:00Z" w16du:dateUtc="2026-01-24T21:31:00Z">
        <w:r w:rsidR="007C4A12" w:rsidDel="00D41F63">
          <w:delText>S</w:delText>
        </w:r>
      </w:del>
      <w:r w:rsidR="007C4A12">
        <w:t>tudies</w:t>
      </w:r>
      <w:ins w:id="55" w:author="Nickelberry, Marshae" w:date="2026-01-24T16:32:00Z" w16du:dateUtc="2026-01-24T21:32:00Z">
        <w:r w:rsidR="00D41F63">
          <w:t xml:space="preserve"> [cite all sources here]</w:t>
        </w:r>
      </w:ins>
      <w:r w:rsidR="007C4A12">
        <w:t xml:space="preserve"> have examined </w:t>
      </w:r>
      <w:r w:rsidR="000A6676">
        <w:t xml:space="preserve">the connection between phenol exposure and </w:t>
      </w:r>
      <w:del w:id="56" w:author="Nickelberry, Marshae" w:date="2026-01-24T16:31:00Z" w16du:dateUtc="2026-01-24T21:31:00Z">
        <w:r w:rsidR="000A6676" w:rsidDel="00D41F63">
          <w:delText>diet</w:delText>
        </w:r>
      </w:del>
      <w:ins w:id="57" w:author="Nickelberry, Marshae" w:date="2026-01-24T16:31:00Z" w16du:dateUtc="2026-01-24T21:31:00Z">
        <w:r w:rsidR="00D41F63">
          <w:t>downstr</w:t>
        </w:r>
      </w:ins>
      <w:ins w:id="58" w:author="Nickelberry, Marshae" w:date="2026-01-24T16:32:00Z" w16du:dateUtc="2026-01-24T21:32:00Z">
        <w:r w:rsidR="00D41F63">
          <w:t>eam consequences including ultra processed food consumption[cite ], and fast food [cite]</w:t>
        </w:r>
      </w:ins>
      <w:r w:rsidR="000A6676">
        <w:t xml:space="preserve">, </w:t>
      </w:r>
      <w:del w:id="59" w:author="Nickelberry, Marshae" w:date="2026-01-24T16:32:00Z" w16du:dateUtc="2026-01-24T21:32:00Z">
        <w:r w:rsidR="000A6676" w:rsidDel="00D41F63">
          <w:delText>showing the consumption of ultra-processed foods</w:delText>
        </w:r>
      </w:del>
      <w:ins w:id="60" w:author="Nickelberry, Marshae" w:date="2026-01-24T16:32:00Z" w16du:dateUtc="2026-01-24T21:32:00Z">
        <w:r w:rsidR="00D41F63">
          <w:t>with evidence showing that both are</w:t>
        </w:r>
      </w:ins>
      <w:r w:rsidR="000A6676">
        <w:t xml:space="preserve"> </w:t>
      </w:r>
      <w:del w:id="61" w:author="Nickelberry, Marshae" w:date="2026-01-24T16:32:00Z" w16du:dateUtc="2026-01-24T21:32:00Z">
        <w:r w:rsidR="000A6676" w:rsidDel="00D41F63">
          <w:delText>can be</w:delText>
        </w:r>
      </w:del>
      <w:r w:rsidR="000A6676">
        <w:t xml:space="preserve"> associated with higher urinary concentrations of several phenols</w:t>
      </w:r>
      <w:r w:rsidR="00580499">
        <w:t>.</w:t>
      </w:r>
      <w:r w:rsidR="00580499">
        <w:fldChar w:fldCharType="begin"/>
      </w:r>
      <w:r w:rsidR="00BE65DE">
        <w:instrText xml:space="preserve"> ADDIN ZOTERO_ITEM CSL_CITATION {"citationID":"zBJlRJhy","properties":{"formattedCitation":"\\super 10,13\\uc0\\u8211{}16\\nosupersub{}","plainCitation":"10,13–16","noteIndex":0},"citationItems":[{"id":42,"uris":["http://zotero.org/users/local/N9bAOqPz/items/67LM76YC"],"itemData":{"id":42,"type":"article-journal","abstract":"BACKGROUND: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M."}],"issued":{"date-parts":[["2019",10]]}}},{"id":4,"uris":["http://zotero.org/users/local/N9bAOqPz/items/QMJQJM6G"],"itemData":{"id":4,"type":"article-journal","abstract":"As an alternative to bisphenol A (BPA), bisphenol S (BPS) has been used as an ink developer in thermal paper products including price labels on food packaging which have been suggested as the sources of BPS found at high levels in packaged fish samples. BPS in the printed price labels glued onto the outside of plastic film could migrate indirectly from the printed surface through the paper, adhesive and film into the food. In order to investigate if price labels could also be the sources of BPS detected in the meat samples in our previous studies, meat and other food samples packaged under different conditions were collected, and BPS in these samples together with the price labels on the corresponding packaging were extracted with solvent followed by solid phase extraction and stable isotope dilution LC-MS/MS analysis. BPS was detected at very high levels (161.7-222.4 µg/cm2) in all the five sticker type of price labels, indicating BPS being the dominant if not the sole ink developer. BPS was also detected in all the 26 continuous roll type of price labels but at very low levels (0.017-18 ng/cm2), indicating that the dominant ink developer is likely one of the other alternatives, rather than BPS. Despite BPS being detected in all price labels on packaging of fish, meat, and cheese samples, BPS was not detected or detected in only a few fish, meat, and cheese samples at levels considerably lower than the current EU specific migration limit (SML) of 50 ng/g food for BPS authorised under Regulation (EU) 10/2011.","container-title":"Food Additives &amp; Contaminants. Part A, Chemistry, Analysis, Control, Exposure &amp; Risk Assessment","DOI":"10.1080/19440049.2024.2394170","ISSN":"1944-0057","issue":"11","journalAbbreviation":"Food Addit Contam Part A Chem Anal Control Expo Risk Assess","language":"eng","page":"1509-1515","PMID":"39177664","source":"PubMed","title":"Investigation of bisphenol S (BPS) in packaged fish, meat, cheese, and price labels on their corresponding packages","volume":"41","author":[{"family":"Cao","given":"Xu-Liang"},{"family":"Fu","given":"Wen-Hsuan"},{"family":"Popovic","given":"Svetlana"}],"issued":{"date-parts":[["2024",11]]}}},{"id":11,"uris":["http://zotero.org/users/local/N9bAOqPz/items/PTP4F7ZE"],"itemData":{"id":11,"type":"article-journal","abstract":"Oxidative stress is involved in the onset and development of several human diseases, such as cardiovascular diseases, diabetes, ageing, cancer, and neurodegenerative diseases [...].","container-title":"Molecules (Basel, Switzerland)","DOI":"10.3390/molecules27030783","ISSN":"1420-3049","issue":"3","journalAbbreviation":"Molecules","language":"eng","page":"783","PMID":"35164044","PMCID":"PMC8839921","source":"PubMed","title":"Phenolic Compounds in Food: Characterization and Health Benefits","title-short":"Phenolic Compounds in Food","volume":"27","author":[{"family":"Nardini","given":"Mirella"}],"issued":{"date-parts":[["2022",1,25]]}}},{"id":8,"uris":["http://zotero.org/users/local/N9bAOqPz/items/QI38TUXF"],"itemData":{"id":8,"type":"article-journal","abstract":"Bisphenol A (BPA) is a synthetic chemical widely employed to synthesize epoxy resins, polymer materials, and polycarbonate plastics. BPA is abundant in the environment, i.e., in food containers, water bottles, thermal papers, toys, medical devices, etc., and is incorporated into soil/water through leaching. Being a potent endocrine disrupter, and has the potential to alter several body mechanisms. Studies confirmed its anti-androgen action and estrogen-like effects, which impart many negative health impacts, especially on the immune system, neuroendocrine process, and reproductive mechanism. Moreover, it can also induce mutagenesis and carcinogenesis, as per recent scientific research. This review focuses on BPA's presence and concentrations in different environments, food sources and the basic mechanisms of BPA-induced toxicity and health disruptions. It is a unique review of its type because it focuses on the association of cancer, hormonal disruption, immunosuppression, and infertility with BPA. These issues are widespread today, and BPA significantly contributes to their incidence because of its wide usage in daily life utensils and other accessories. The review also discusses researched-based measures to cope with the toxic chemical.","container-title":"Frontiers in Nutrition","DOI":"10.3389/fnut.2022.1047827","ISSN":"2296-861X","journalAbbreviation":"Front Nutr","language":"eng","page":"1047827","PMID":"36407508","PMCID":"PMC9671506","source":"PubMed","title":"An insight into bisphenol A, food exposure and its adverse effects on health: A review","title-short":"An insight into bisphenol A, food exposure and its adverse effects on health","volume":"9","author":[{"family":"Manzoor","given":"Muhammad Faisal"},{"family":"Tariq","given":"Tayyaba"},{"family":"Fatima","given":"Birjees"},{"family":"Sahar","given":"Amna"},{"family":"Tariq","given":"Farwa"},{"family":"Munir","given":"Seemal"},{"family":"Khan","given":"Sipper"},{"family":"Nawaz Ranjha","given":"Muhammad Modassar Ali"},{"family":"Sameen","given":"Aysha"},{"family":"Zeng","given":"Xin-An"},{"family":"Ibrahim","given":"Salam A."}],"issued":{"date-parts":[["2022"]]}}},{"id":14,"uris":["http://zotero.org/users/local/N9bAOqPz/items/IJYTW52Y"],"itemData":{"id":14,"type":"article-journal","abstract":"BACKGROUND: Bisphenol A (BPA) and polyfluoroalkyl chemicals (PFCs) are suspected endocrine disrupting compounds known to be ubiquitous in people's bodies. Population disparities in exposure to these chemicals have not been fully characterized.\nMETHODS: We analyzed data from the 2003-2006 National Health and Nutrition Examination Survey. Using multivariable linear regression we examined the association between urinary concentrations of BPA, serum concentrations of four PFCs, and multiple measures of socioeconomic position (SEP): family income, education, occupation, and food security. We also examined associations with race/ethnicity.\nRESULTS: All four PFCs were positively associated with family income, whereas BPA was inversely associated with family income. BPA concentrations were higher in people who reported very low food security and received emergency food assistance than in those who did not. This association was particularly strong in children: 6-11 year-olds whose families received emergency food had BPA levels 54% higher (95% CI, 13 to 112%) than children of families who did not. For BPA and PFCs we saw smaller and less consistent associations with education and occupation. Mexican Americans had the lowest concentrations of any racial/ethnic group of both types of chemicals; for PFCs, Mexican Americans not born in the U.S. had much lower levels than those born in the U.S.\nCONCLUSIONS: People with lower incomes had higher body burdens of BPA; the reverse was true for PFCs. Family income with adjustment for family size was the strongest predictor of chemical concentrations among the different measures of SEP we studied. Income, education, occupation, and food security appear to capture different aspects of SEP that may be related to exposure to BPA and PFCs and are not necessarily interchangeable as measures of SEP in environmental epidemiology studies. Differences by race/ethnicity were independent of SEP.","container-title":"Environmental Health: A Global Access Science Source","DOI":"10.1186/1476-069X-11-10","ISSN":"1476-069X","journalAbbreviation":"Environ Health","language":"eng","page":"10","PMID":"22394520","PMCID":"PMC3312862","source":"PubMed","title":"Social disparities in exposures to bisphenol A and polyfluoroalkyl chemicals: a cross-sectional study within NHANES 2003-2006","title-short":"Social disparities in exposures to bisphenol A and polyfluoroalkyl chemicals","volume":"11","author":[{"family":"Nelson","given":"Jessica W."},{"family":"Scammell","given":"Madeleine Kangsen"},{"family":"Hatch","given":"Elizabeth E."},{"family":"Webster","given":"Thomas F."}],"issued":{"date-parts":[["2012",3,6]]}}}],"schema":"https://github.com/citation-style-language/schema/raw/master/csl-citation.json"} </w:instrText>
      </w:r>
      <w:r w:rsidR="00580499">
        <w:fldChar w:fldCharType="separate"/>
      </w:r>
      <w:r w:rsidR="00BE65DE" w:rsidRPr="00BE65DE">
        <w:rPr>
          <w:vertAlign w:val="superscript"/>
        </w:rPr>
        <w:t>10,13–16</w:t>
      </w:r>
      <w:r w:rsidR="00580499">
        <w:fldChar w:fldCharType="end"/>
      </w:r>
      <w:r w:rsidR="00760D0F">
        <w:t xml:space="preserve"> </w:t>
      </w:r>
      <w:commentRangeEnd w:id="53"/>
      <w:r w:rsidR="00D41F63" w:rsidRPr="00D41F63">
        <w:rPr>
          <w:rStyle w:val="CommentReference"/>
          <w:sz w:val="24"/>
          <w:szCs w:val="24"/>
          <w:highlight w:val="yellow"/>
          <w:rPrChange w:id="62" w:author="Nickelberry, Marshae" w:date="2026-01-24T16:31:00Z" w16du:dateUtc="2026-01-24T21:31:00Z">
            <w:rPr>
              <w:rStyle w:val="CommentReference"/>
              <w:sz w:val="24"/>
              <w:szCs w:val="24"/>
            </w:rPr>
          </w:rPrChange>
        </w:rPr>
        <w:commentReference w:id="53"/>
      </w:r>
      <w:ins w:id="63" w:author="Nickelberry, Marshae" w:date="2026-01-24T16:28:00Z" w16du:dateUtc="2026-01-24T21:28:00Z">
        <w:r w:rsidR="00D41F63" w:rsidRPr="00D41F63">
          <w:rPr>
            <w:highlight w:val="yellow"/>
            <w:rPrChange w:id="64" w:author="Nickelberry, Marshae" w:date="2026-01-24T16:31:00Z" w16du:dateUtc="2026-01-24T21:31:00Z">
              <w:rPr/>
            </w:rPrChange>
          </w:rPr>
          <w:t>You can also incorporate  a bit more about these findings which phenols specifically se</w:t>
        </w:r>
      </w:ins>
      <w:ins w:id="65" w:author="Nickelberry, Marshae" w:date="2026-01-24T16:29:00Z" w16du:dateUtc="2026-01-24T21:29:00Z">
        <w:r w:rsidR="00D41F63" w:rsidRPr="00D41F63">
          <w:rPr>
            <w:highlight w:val="yellow"/>
            <w:rPrChange w:id="66" w:author="Nickelberry, Marshae" w:date="2026-01-24T16:31:00Z" w16du:dateUtc="2026-01-24T21:31:00Z">
              <w:rPr/>
            </w:rPrChange>
          </w:rPr>
          <w:t xml:space="preserve">em to be an issue and how are they used? </w:t>
        </w:r>
      </w:ins>
      <w:ins w:id="67" w:author="Nickelberry, Marshae" w:date="2026-01-24T16:31:00Z" w16du:dateUtc="2026-01-24T21:31:00Z">
        <w:r w:rsidR="00D41F63" w:rsidRPr="00D41F63">
          <w:rPr>
            <w:highlight w:val="yellow"/>
            <w:rPrChange w:id="68" w:author="Nickelberry, Marshae" w:date="2026-01-24T16:31:00Z" w16du:dateUtc="2026-01-24T21:31:00Z">
              <w:rPr/>
            </w:rPrChange>
          </w:rPr>
          <w:t>Again,</w:t>
        </w:r>
      </w:ins>
      <w:ins w:id="69" w:author="Nickelberry, Marshae" w:date="2026-01-24T16:29:00Z" w16du:dateUtc="2026-01-24T21:29:00Z">
        <w:r w:rsidR="00D41F63" w:rsidRPr="00D41F63">
          <w:rPr>
            <w:highlight w:val="yellow"/>
            <w:rPrChange w:id="70" w:author="Nickelberry, Marshae" w:date="2026-01-24T16:31:00Z" w16du:dateUtc="2026-01-24T21:31:00Z">
              <w:rPr/>
            </w:rPrChange>
          </w:rPr>
          <w:t xml:space="preserve"> this is no more than one, max two sentences.</w:t>
        </w:r>
        <w:r w:rsidR="00D41F63">
          <w:t xml:space="preserve"> </w:t>
        </w:r>
      </w:ins>
    </w:p>
    <w:p w14:paraId="22A04886" w14:textId="341D231A" w:rsidR="00AA54C7" w:rsidRDefault="002E22BF" w:rsidP="005E0C72">
      <w:pPr>
        <w:pStyle w:val="NormalWeb"/>
        <w:spacing w:before="0" w:beforeAutospacing="0" w:after="0" w:afterAutospacing="0"/>
        <w:ind w:firstLine="720"/>
      </w:pPr>
      <w:r>
        <w:t xml:space="preserve">Despite these findings, a key research gap remains in understanding the </w:t>
      </w:r>
      <w:r w:rsidR="00B64D69">
        <w:t xml:space="preserve">chemical </w:t>
      </w:r>
      <w:r>
        <w:t xml:space="preserve">exposure pathways linking </w:t>
      </w:r>
      <w:r w:rsidR="00B64D69">
        <w:t xml:space="preserve">household </w:t>
      </w:r>
      <w:r>
        <w:t xml:space="preserve">food insecurity and </w:t>
      </w:r>
      <w:r w:rsidR="00706254">
        <w:t>endocrine</w:t>
      </w:r>
      <w:r>
        <w:t xml:space="preserve"> disrupting chemicals, specifically phenol metabolite exposures</w:t>
      </w:r>
      <w:r w:rsidR="00760D0F">
        <w:t xml:space="preserve">. </w:t>
      </w:r>
      <w:r>
        <w:t>Understanding this connection is important for identifying environmental health disparities and the broader health impacts of</w:t>
      </w:r>
      <w:r w:rsidR="00B64D69">
        <w:t xml:space="preserve"> household</w:t>
      </w:r>
      <w:r>
        <w:t xml:space="preserve"> food insecurity</w:t>
      </w:r>
      <w:r w:rsidR="00760D0F">
        <w:t>.</w:t>
      </w:r>
      <w:r w:rsidR="001A5D88">
        <w:fldChar w:fldCharType="begin"/>
      </w:r>
      <w:r w:rsidR="005E0C72">
        <w:instrText xml:space="preserve"> ADDIN ZOTERO_ITEM CSL_CITATION {"citationID":"q80YoWad","properties":{"formattedCitation":"\\super 17\\nosupersub{}","plainCitation":"17","noteIndex":0},"citationItems":[{"id":62,"uris":["http://zotero.org/users/local/N9bAOqPz/items/W28D7V28"],"itemData":{"id":62,"type":"article-journal","abstract":"Although it is often acknowledged that social and environmental factors interact to produce racial and ethnic environmental health disparities, it is still unclear how this occurs. Despite continued controversy, the environmental justice movement has provided some insight by suggesting that disadvantaged communities face greater likelihood of exposure to ambient hazards. The exposure-disease paradigm has long suggested that differential \"vulnerability\" may modify the effects of toxicants on biological systems. However, relatively little work has been done to specify whether racial and ethnic minorities may have greater vulnerability than do majority populations and, further, what these vulnerabilities may be. We suggest that psychosocial stress may be the vulnerability factor that links social conditions with environmental hazards. Psychosocial stress can lead to acute and chronic changes in the functioning of body systems (e.g., immune) and also lead directly to illness. In this article we present a multidisciplinary framework integrating these ideas. We also argue that residential segregation leads to differential experiences of community stress, exposure to pollutants, and access to community resources. When not counterbalanced by resources, stressors may lead to heightened vulnerability to environmental hazards.","container-title":"Environmental Health Perspectives","DOI":"10.1289/ehp.7074","ISSN":"0091-6765","issue":"17","journalAbbreviation":"Environ Health Perspect","language":"eng","page":"1645-1653","PMID":"15579407","PMCID":"PMC1253653","source":"PubMed","title":"Environmental health disparities: a framework integrating psychosocial and environmental concepts","title-short":"Environmental health disparities","volume":"112","author":[{"family":"Gee","given":"Gilbert C."},{"family":"Payne-Sturges","given":"Devon C."}],"issued":{"date-parts":[["2004",12]]}}}],"schema":"https://github.com/citation-style-language/schema/raw/master/csl-citation.json"} </w:instrText>
      </w:r>
      <w:r w:rsidR="001A5D88">
        <w:fldChar w:fldCharType="separate"/>
      </w:r>
      <w:r w:rsidR="005E0C72" w:rsidRPr="005E0C72">
        <w:rPr>
          <w:vertAlign w:val="superscript"/>
        </w:rPr>
        <w:t>17</w:t>
      </w:r>
      <w:r w:rsidR="001A5D88">
        <w:fldChar w:fldCharType="end"/>
      </w:r>
      <w:r w:rsidR="001A5D88">
        <w:t xml:space="preserve"> </w:t>
      </w:r>
      <w:r w:rsidR="004710DD">
        <w:t xml:space="preserve">This study </w:t>
      </w:r>
      <w:del w:id="71" w:author="Nickelberry, Marshae" w:date="2026-01-24T16:29:00Z" w16du:dateUtc="2026-01-24T21:29:00Z">
        <w:r w:rsidR="004710DD" w:rsidDel="00D41F63">
          <w:delText>analyzes the extent of the</w:delText>
        </w:r>
      </w:del>
      <w:ins w:id="72" w:author="Nickelberry, Marshae" w:date="2026-01-24T16:29:00Z" w16du:dateUtc="2026-01-24T21:29:00Z">
        <w:r w:rsidR="00D41F63">
          <w:t>examines the</w:t>
        </w:r>
      </w:ins>
      <w:r w:rsidR="004710DD">
        <w:t xml:space="preserve"> association between household food insecurity and urinary phenol metabolite concentrations</w:t>
      </w:r>
      <w:ins w:id="73" w:author="Nickelberry, Marshae" w:date="2026-01-24T16:29:00Z" w16du:dateUtc="2026-01-24T21:29:00Z">
        <w:r w:rsidR="00D41F63">
          <w:t xml:space="preserve">, </w:t>
        </w:r>
      </w:ins>
      <w:del w:id="74" w:author="Nickelberry, Marshae" w:date="2026-01-24T16:29:00Z" w16du:dateUtc="2026-01-24T21:29:00Z">
        <w:r w:rsidR="004710DD" w:rsidDel="00D41F63">
          <w:delText xml:space="preserve"> through a </w:delText>
        </w:r>
      </w:del>
      <w:r w:rsidR="004710DD">
        <w:t>cross-sectional</w:t>
      </w:r>
      <w:ins w:id="75" w:author="Nickelberry, Marshae" w:date="2026-01-24T16:29:00Z" w16du:dateUtc="2026-01-24T21:29:00Z">
        <w:r w:rsidR="00D41F63">
          <w:t>ly</w:t>
        </w:r>
      </w:ins>
      <w:r w:rsidR="004710DD">
        <w:t xml:space="preserve"> </w:t>
      </w:r>
      <w:del w:id="76" w:author="Nickelberry, Marshae" w:date="2026-01-24T16:29:00Z" w16du:dateUtc="2026-01-24T21:29:00Z">
        <w:r w:rsidR="004710DD" w:rsidDel="00D41F63">
          <w:delText xml:space="preserve">design </w:delText>
        </w:r>
      </w:del>
      <w:r w:rsidR="004710DD">
        <w:t xml:space="preserve">using National Health and Nutrition Examination Survey data from </w:t>
      </w:r>
      <w:del w:id="77" w:author="Nickelberry, Marshae" w:date="2026-01-24T16:29:00Z" w16du:dateUtc="2026-01-24T21:29:00Z">
        <w:r w:rsidR="004710DD" w:rsidDel="00D41F63">
          <w:delText xml:space="preserve">cycle years </w:delText>
        </w:r>
      </w:del>
      <w:r w:rsidR="004710DD">
        <w:t>2005</w:t>
      </w:r>
      <w:del w:id="78" w:author="Nickelberry, Marshae" w:date="2026-01-24T16:29:00Z" w16du:dateUtc="2026-01-24T21:29:00Z">
        <w:r w:rsidR="004710DD" w:rsidDel="00D41F63">
          <w:delText xml:space="preserve"> to</w:delText>
        </w:r>
      </w:del>
      <w:ins w:id="79" w:author="Nickelberry, Marshae" w:date="2026-01-24T16:29:00Z" w16du:dateUtc="2026-01-24T21:29:00Z">
        <w:r w:rsidR="00D41F63">
          <w:t>-</w:t>
        </w:r>
      </w:ins>
      <w:del w:id="80" w:author="Nickelberry, Marshae" w:date="2026-01-24T16:29:00Z" w16du:dateUtc="2026-01-24T21:29:00Z">
        <w:r w:rsidR="004710DD" w:rsidDel="00D41F63">
          <w:delText xml:space="preserve"> </w:delText>
        </w:r>
      </w:del>
      <w:r w:rsidR="004710DD">
        <w:t xml:space="preserve">2016. </w:t>
      </w:r>
      <w:del w:id="81" w:author="Nickelberry, Marshae" w:date="2026-01-24T16:29:00Z" w16du:dateUtc="2026-01-24T21:29:00Z">
        <w:r w:rsidR="0031401C" w:rsidDel="00D41F63">
          <w:delText>This study</w:delText>
        </w:r>
        <w:r w:rsidR="00DF5CEE" w:rsidRPr="00DF5CEE" w:rsidDel="00D41F63">
          <w:delText xml:space="preserve"> aims to investigate the association between household food security and urinary phenol concentrations among NHANES participants and to assess </w:delText>
        </w:r>
      </w:del>
      <w:ins w:id="82" w:author="Nickelberry, Marshae" w:date="2026-01-24T16:29:00Z" w16du:dateUtc="2026-01-24T21:29:00Z">
        <w:r w:rsidR="00D41F63">
          <w:t xml:space="preserve">We also seek to explore whether </w:t>
        </w:r>
      </w:ins>
      <w:r w:rsidR="00DF5CEE" w:rsidRPr="00DF5CEE">
        <w:t xml:space="preserve">whether race/ethnicity </w:t>
      </w:r>
      <w:del w:id="83" w:author="Nickelberry, Marshae" w:date="2026-01-24T16:29:00Z" w16du:dateUtc="2026-01-24T21:29:00Z">
        <w:r w:rsidR="00DF5CEE" w:rsidRPr="00DF5CEE" w:rsidDel="00D41F63">
          <w:delText xml:space="preserve">and </w:delText>
        </w:r>
      </w:del>
      <w:ins w:id="84" w:author="Nickelberry, Marshae" w:date="2026-01-24T16:29:00Z" w16du:dateUtc="2026-01-24T21:29:00Z">
        <w:r w:rsidR="00D41F63">
          <w:t>as well as will</w:t>
        </w:r>
        <w:r w:rsidR="00D41F63" w:rsidRPr="00DF5CEE">
          <w:t xml:space="preserve"> </w:t>
        </w:r>
      </w:ins>
      <w:commentRangeStart w:id="85"/>
      <w:r w:rsidR="00DF5CEE" w:rsidRPr="00DF5CEE">
        <w:t xml:space="preserve">sex </w:t>
      </w:r>
      <w:commentRangeEnd w:id="85"/>
      <w:r w:rsidR="00D41F63" w:rsidRPr="00DF5CEE">
        <w:rPr>
          <w:rStyle w:val="CommentReference"/>
          <w:sz w:val="24"/>
          <w:szCs w:val="24"/>
        </w:rPr>
        <w:commentReference w:id="85"/>
      </w:r>
      <w:r w:rsidR="00DF5CEE" w:rsidRPr="00DF5CEE">
        <w:t>modify this association. We hypothesiz</w:t>
      </w:r>
      <w:ins w:id="86" w:author="Nickelberry, Marshae" w:date="2026-01-24T16:30:00Z" w16du:dateUtc="2026-01-24T21:30:00Z">
        <w:r w:rsidR="00D41F63">
          <w:t>e</w:t>
        </w:r>
      </w:ins>
      <w:del w:id="87" w:author="Nickelberry, Marshae" w:date="2026-01-24T16:30:00Z" w16du:dateUtc="2026-01-24T21:30:00Z">
        <w:r w:rsidR="00DF5CEE" w:rsidRPr="00DF5CEE" w:rsidDel="00D41F63">
          <w:delText>e</w:delText>
        </w:r>
      </w:del>
      <w:del w:id="88" w:author="Nickelberry, Marshae" w:date="2026-01-24T16:29:00Z" w16du:dateUtc="2026-01-24T21:29:00Z">
        <w:r w:rsidR="00DF5CEE" w:rsidRPr="00DF5CEE" w:rsidDel="00D41F63">
          <w:delText>d</w:delText>
        </w:r>
      </w:del>
      <w:r w:rsidR="00DF5CEE" w:rsidRPr="00DF5CEE">
        <w:t xml:space="preserve"> that </w:t>
      </w:r>
      <w:commentRangeStart w:id="89"/>
      <w:del w:id="90" w:author="Nickelberry, Marshae" w:date="2026-01-24T16:30:00Z" w16du:dateUtc="2026-01-24T21:30:00Z">
        <w:r w:rsidR="00DF5CEE" w:rsidRPr="00DF5CEE" w:rsidDel="00D41F63">
          <w:delText xml:space="preserve">decreasing </w:delText>
        </w:r>
      </w:del>
      <w:ins w:id="91" w:author="Nickelberry, Marshae" w:date="2026-01-24T16:30:00Z" w16du:dateUtc="2026-01-24T21:30:00Z">
        <w:r w:rsidR="00D41F63">
          <w:t>reduced</w:t>
        </w:r>
        <w:r w:rsidR="00D41F63" w:rsidRPr="00DF5CEE">
          <w:t xml:space="preserve"> </w:t>
        </w:r>
        <w:r w:rsidR="00D41F63">
          <w:t xml:space="preserve">household </w:t>
        </w:r>
      </w:ins>
      <w:r w:rsidR="00DF5CEE" w:rsidRPr="00DF5CEE">
        <w:lastRenderedPageBreak/>
        <w:t xml:space="preserve">food </w:t>
      </w:r>
      <w:commentRangeEnd w:id="89"/>
      <w:r w:rsidR="00D41F63" w:rsidRPr="00DF5CEE">
        <w:rPr>
          <w:rStyle w:val="CommentReference"/>
          <w:sz w:val="24"/>
          <w:szCs w:val="24"/>
        </w:rPr>
        <w:commentReference w:id="89"/>
      </w:r>
      <w:r w:rsidR="00DF5CEE" w:rsidRPr="00DF5CEE">
        <w:t xml:space="preserve">security will be associated with increased urinary phenol metabolite </w:t>
      </w:r>
      <w:r w:rsidR="0031401C">
        <w:t>concentrations</w:t>
      </w:r>
      <w:r w:rsidR="00DF5CEE" w:rsidRPr="00DF5CEE">
        <w:t xml:space="preserve"> among adults, and that sex and race/ethnicity will modify these associations.</w:t>
      </w:r>
    </w:p>
    <w:p w14:paraId="0C33DABD" w14:textId="77777777" w:rsidR="00D11D2F" w:rsidRDefault="00D11D2F" w:rsidP="00DE60D5">
      <w:pPr>
        <w:pStyle w:val="NormalWeb"/>
        <w:spacing w:before="0" w:beforeAutospacing="0" w:after="0" w:afterAutospacing="0"/>
        <w:rPr>
          <w:ins w:id="92" w:author="Nickelberry, Marshae" w:date="2026-01-24T16:00:00Z" w16du:dateUtc="2026-01-24T21:00:00Z"/>
          <w:b/>
          <w:bCs/>
        </w:rPr>
      </w:pPr>
    </w:p>
    <w:p w14:paraId="3D1087BE" w14:textId="77777777" w:rsidR="00D11D2F" w:rsidRDefault="00D11D2F" w:rsidP="00DE60D5">
      <w:pPr>
        <w:pStyle w:val="NormalWeb"/>
        <w:spacing w:before="0" w:beforeAutospacing="0" w:after="0" w:afterAutospacing="0"/>
        <w:rPr>
          <w:ins w:id="93" w:author="Nickelberry, Marshae" w:date="2026-01-24T16:00:00Z" w16du:dateUtc="2026-01-24T21:00:00Z"/>
          <w:b/>
          <w:bCs/>
        </w:rPr>
      </w:pPr>
    </w:p>
    <w:p w14:paraId="36EE6253" w14:textId="09C09B3F" w:rsidR="00DE60D5" w:rsidRPr="00D11D2F" w:rsidRDefault="00DE60D5" w:rsidP="00DE60D5">
      <w:pPr>
        <w:pStyle w:val="NormalWeb"/>
        <w:spacing w:before="0" w:beforeAutospacing="0" w:after="0" w:afterAutospacing="0"/>
        <w:rPr>
          <w:b/>
          <w:bCs/>
          <w:sz w:val="28"/>
          <w:szCs w:val="28"/>
          <w:rPrChange w:id="94" w:author="Nickelberry, Marshae" w:date="2026-01-24T16:00:00Z" w16du:dateUtc="2026-01-24T21:00:00Z">
            <w:rPr>
              <w:b/>
              <w:bCs/>
            </w:rPr>
          </w:rPrChange>
        </w:rPr>
      </w:pPr>
      <w:r w:rsidRPr="00D11D2F">
        <w:rPr>
          <w:b/>
          <w:bCs/>
          <w:sz w:val="28"/>
          <w:szCs w:val="28"/>
          <w:rPrChange w:id="95" w:author="Nickelberry, Marshae" w:date="2026-01-24T16:00:00Z" w16du:dateUtc="2026-01-24T21:00:00Z">
            <w:rPr>
              <w:b/>
              <w:bCs/>
            </w:rPr>
          </w:rPrChange>
        </w:rPr>
        <w:t>Methods</w:t>
      </w:r>
    </w:p>
    <w:p w14:paraId="16D22B94" w14:textId="77777777" w:rsidR="00DE60D5" w:rsidRDefault="00DE60D5" w:rsidP="00DE60D5">
      <w:pPr>
        <w:pStyle w:val="NormalWeb"/>
        <w:spacing w:before="0" w:beforeAutospacing="0" w:after="0" w:afterAutospacing="0"/>
      </w:pPr>
    </w:p>
    <w:p w14:paraId="42CF32C5" w14:textId="77777777" w:rsidR="003B10A7" w:rsidRPr="00F1719F" w:rsidRDefault="003B10A7" w:rsidP="003B10A7">
      <w:pPr>
        <w:spacing w:line="240" w:lineRule="auto"/>
        <w:rPr>
          <w:rFonts w:ascii="Times New Roman" w:hAnsi="Times New Roman" w:cs="Times New Roman"/>
          <w:b/>
          <w:bCs/>
          <w:i/>
          <w:iCs/>
        </w:rPr>
      </w:pPr>
      <w:r w:rsidRPr="00F1719F">
        <w:rPr>
          <w:rFonts w:ascii="Times New Roman" w:hAnsi="Times New Roman" w:cs="Times New Roman"/>
          <w:b/>
          <w:bCs/>
          <w:i/>
          <w:iCs/>
        </w:rPr>
        <w:t>Study Design</w:t>
      </w:r>
    </w:p>
    <w:p w14:paraId="21DB83DD" w14:textId="5E9F50F2" w:rsidR="003B10A7" w:rsidRPr="00FC1D1B" w:rsidDel="001D5FBA" w:rsidRDefault="003B10A7" w:rsidP="003B10A7">
      <w:pPr>
        <w:spacing w:line="240" w:lineRule="auto"/>
        <w:rPr>
          <w:del w:id="96" w:author="Nickelberry, Marshae" w:date="2026-01-24T16:43:00Z" w16du:dateUtc="2026-01-24T21:43:00Z"/>
          <w:rFonts w:ascii="Times New Roman" w:hAnsi="Times New Roman" w:cs="Times New Roman"/>
          <w:i/>
          <w:iCs/>
          <w:color w:val="000000" w:themeColor="text1"/>
        </w:rPr>
      </w:pPr>
      <w:r w:rsidRPr="30047C03">
        <w:rPr>
          <w:rFonts w:ascii="Times New Roman" w:hAnsi="Times New Roman" w:cs="Times New Roman"/>
        </w:rPr>
        <w:t>This study utilized cross sectional data from the National Health and Nutrition Examination Survey (NHANES), a US based population.</w:t>
      </w:r>
      <w:r w:rsidR="0093728E">
        <w:rPr>
          <w:rFonts w:ascii="Times New Roman" w:hAnsi="Times New Roman" w:cs="Times New Roman"/>
        </w:rPr>
        <w:fldChar w:fldCharType="begin"/>
      </w:r>
      <w:r w:rsidR="008B2F78">
        <w:rPr>
          <w:rFonts w:ascii="Times New Roman" w:hAnsi="Times New Roman" w:cs="Times New Roman"/>
        </w:rPr>
        <w:instrText xml:space="preserve"> ADDIN ZOTERO_ITEM CSL_CITATION {"citationID":"Y1lAkbuo","properties":{"unsorted":false,"formattedCitation":"\\super 18\\nosupersub{}","plainCitation":"18","noteIndex":0},"citationItems":[{"id":68,"uris":["http://zotero.org/users/local/N9bAOqPz/items/IUFYFIDQ"],"itemData":{"id":68,"type":"report","title":"NHANES - About the National Health and Nutrition Examination Survey","URL":"https://www.cdc.gov/nchs/nhanes/about_nhanes.htm","issued":{"date-parts":[["2023",5]]}}}],"schema":"https://github.com/citation-style-language/schema/raw/master/csl-citation.json"} </w:instrText>
      </w:r>
      <w:r w:rsidR="0093728E">
        <w:rPr>
          <w:rFonts w:ascii="Times New Roman" w:hAnsi="Times New Roman" w:cs="Times New Roman"/>
        </w:rPr>
        <w:fldChar w:fldCharType="separate"/>
      </w:r>
      <w:r w:rsidR="008B2F78" w:rsidRPr="008B2F78">
        <w:rPr>
          <w:rFonts w:ascii="Times New Roman" w:hAnsi="Times New Roman" w:cs="Times New Roman"/>
          <w:kern w:val="0"/>
          <w:vertAlign w:val="superscript"/>
        </w:rPr>
        <w:t>18</w:t>
      </w:r>
      <w:r w:rsidR="0093728E">
        <w:rPr>
          <w:rFonts w:ascii="Times New Roman" w:hAnsi="Times New Roman" w:cs="Times New Roman"/>
        </w:rPr>
        <w:fldChar w:fldCharType="end"/>
      </w:r>
      <w:r w:rsidRPr="30047C03">
        <w:rPr>
          <w:rFonts w:ascii="Times New Roman" w:hAnsi="Times New Roman" w:cs="Times New Roman"/>
        </w:rPr>
        <w:t xml:space="preserve"> </w:t>
      </w:r>
      <w:r w:rsidRPr="004D21B3">
        <w:rPr>
          <w:rFonts w:ascii="Times New Roman" w:hAnsi="Times New Roman" w:cs="Times New Roman"/>
        </w:rPr>
        <w:t>NHANES is administered through the Centers of Disease Control and Prevention (CDC), and conducts interviews, physical examinations and laboratory tests on a random sample of eligible study participants</w:t>
      </w:r>
      <w:r>
        <w:rPr>
          <w:rFonts w:ascii="Times New Roman" w:hAnsi="Times New Roman" w:cs="Times New Roman"/>
        </w:rPr>
        <w:t>, utilizing one participant from each household.</w:t>
      </w:r>
      <w:r w:rsidR="000341DD">
        <w:rPr>
          <w:rFonts w:ascii="Times New Roman" w:hAnsi="Times New Roman" w:cs="Times New Roman"/>
        </w:rPr>
        <w:fldChar w:fldCharType="begin"/>
      </w:r>
      <w:r w:rsidR="003565C2">
        <w:rPr>
          <w:rFonts w:ascii="Times New Roman" w:hAnsi="Times New Roman" w:cs="Times New Roman"/>
        </w:rPr>
        <w:instrText xml:space="preserve"> ADDIN ZOTERO_ITEM CSL_CITATION {"citationID":"mxRFSnwc","properties":{"unsorted":false,"formattedCitation":"\\super 18,19\\nosupersub{}","plainCitation":"18,19","noteIndex":0},"citationItems":[{"id":68,"uris":["http://zotero.org/users/local/N9bAOqPz/items/IUFYFIDQ"],"itemData":{"id":68,"type":"report","title":"NHANES - About the National Health and Nutrition Examination Survey","URL":"https://www.cdc.gov/nchs/nhanes/about_nhanes.htm","issued":{"date-parts":[["2023",5]]}}},{"id":74,"uris":["http://zotero.org/users/local/N9bAOqPz/items/WCDKM47B"],"itemData":{"id":74,"type":"document","genre":"Data Evaluation and Methods Research","publisher":"National Center for Health Statistics","publisher-place":"Hyattsville, Maryland","title":"National Health and Nutrition Examination Survey, 2015−2018: Sample Design and Estimation Procedures","URL":"https://www.cdc.gov/nchs/data/series/sr_02/sr02-184-508.pdf","issued":{"date-parts":[["2020",4]]}}}],"schema":"https://github.com/citation-style-language/schema/raw/master/csl-citation.json"} </w:instrText>
      </w:r>
      <w:r w:rsidR="000341DD">
        <w:rPr>
          <w:rFonts w:ascii="Times New Roman" w:hAnsi="Times New Roman" w:cs="Times New Roman"/>
        </w:rPr>
        <w:fldChar w:fldCharType="separate"/>
      </w:r>
      <w:r w:rsidR="003565C2" w:rsidRPr="003565C2">
        <w:rPr>
          <w:rFonts w:ascii="Times New Roman" w:hAnsi="Times New Roman" w:cs="Times New Roman"/>
          <w:kern w:val="0"/>
          <w:vertAlign w:val="superscript"/>
        </w:rPr>
        <w:t>18,19</w:t>
      </w:r>
      <w:r w:rsidR="000341DD">
        <w:rPr>
          <w:rFonts w:ascii="Times New Roman" w:hAnsi="Times New Roman" w:cs="Times New Roman"/>
        </w:rPr>
        <w:fldChar w:fldCharType="end"/>
      </w:r>
      <w:r>
        <w:rPr>
          <w:rFonts w:ascii="Times New Roman" w:hAnsi="Times New Roman" w:cs="Times New Roman"/>
        </w:rPr>
        <w:t xml:space="preserve"> </w:t>
      </w:r>
      <w:r w:rsidRPr="004D21B3">
        <w:rPr>
          <w:rFonts w:ascii="Times New Roman" w:hAnsi="Times New Roman" w:cs="Times New Roman"/>
          <w:color w:val="000000" w:themeColor="text1"/>
        </w:rPr>
        <w:t>NHANES uses a complex, multistage sampling method with</w:t>
      </w:r>
      <w:r w:rsidRPr="00FC1D1B">
        <w:rPr>
          <w:rFonts w:ascii="Times New Roman" w:hAnsi="Times New Roman" w:cs="Times New Roman"/>
          <w:color w:val="000000" w:themeColor="text1"/>
        </w:rPr>
        <w:t xml:space="preserve"> oversampling of selected population subgroups.</w:t>
      </w:r>
      <w:r w:rsidRPr="00FC1D1B">
        <w:rPr>
          <w:rFonts w:ascii="Times New Roman" w:hAnsi="Times New Roman" w:cs="Times New Roman"/>
          <w:i/>
          <w:iCs/>
          <w:color w:val="000000" w:themeColor="text1"/>
        </w:rPr>
        <w:t xml:space="preserve"> </w:t>
      </w:r>
      <w:r w:rsidRPr="00742108">
        <w:rPr>
          <w:rFonts w:ascii="Times New Roman" w:hAnsi="Times New Roman" w:cs="Times New Roman"/>
        </w:rPr>
        <w:t>Details on data collection is made available elsewhere.</w:t>
      </w:r>
      <w:r w:rsidR="006E63BF">
        <w:rPr>
          <w:rFonts w:ascii="Times New Roman" w:hAnsi="Times New Roman" w:cs="Times New Roman"/>
        </w:rPr>
        <w:fldChar w:fldCharType="begin"/>
      </w:r>
      <w:r w:rsidR="00C854B7">
        <w:rPr>
          <w:rFonts w:ascii="Times New Roman" w:hAnsi="Times New Roman" w:cs="Times New Roman"/>
        </w:rPr>
        <w:instrText xml:space="preserve"> ADDIN ZOTERO_ITEM CSL_CITATION {"citationID":"3PFzaQOB","properties":{"unsorted":false,"formattedCitation":"\\super 18,19\\nosupersub{}","plainCitation":"18,19","noteIndex":0},"citationItems":[{"id":68,"uris":["http://zotero.org/users/local/N9bAOqPz/items/IUFYFIDQ"],"itemData":{"id":68,"type":"report","title":"NHANES - About the National Health and Nutrition Examination Survey","URL":"https://www.cdc.gov/nchs/nhanes/about_nhanes.htm","issued":{"date-parts":[["2023",5]]}}},{"id":74,"uris":["http://zotero.org/users/local/N9bAOqPz/items/WCDKM47B"],"itemData":{"id":74,"type":"document","genre":"Data Evaluation and Methods Research","publisher":"National Center for Health Statistics","publisher-place":"Hyattsville, Maryland","title":"National Health and Nutrition Examination Survey, 2015−2018: Sample Design and Estimation Procedures","URL":"https://www.cdc.gov/nchs/data/series/sr_02/sr02-184-508.pdf","issued":{"date-parts":[["2020",4]]}}}],"schema":"https://github.com/citation-style-language/schema/raw/master/csl-citation.json"} </w:instrText>
      </w:r>
      <w:r w:rsidR="006E63BF">
        <w:rPr>
          <w:rFonts w:ascii="Times New Roman" w:hAnsi="Times New Roman" w:cs="Times New Roman"/>
        </w:rPr>
        <w:fldChar w:fldCharType="separate"/>
      </w:r>
      <w:r w:rsidR="00C854B7" w:rsidRPr="00C854B7">
        <w:rPr>
          <w:rFonts w:ascii="Times New Roman" w:hAnsi="Times New Roman" w:cs="Times New Roman"/>
          <w:kern w:val="0"/>
          <w:vertAlign w:val="superscript"/>
        </w:rPr>
        <w:t>18,19</w:t>
      </w:r>
      <w:r w:rsidR="006E63BF">
        <w:rPr>
          <w:rFonts w:ascii="Times New Roman" w:hAnsi="Times New Roman" w:cs="Times New Roman"/>
        </w:rPr>
        <w:fldChar w:fldCharType="end"/>
      </w:r>
      <w:r w:rsidRPr="00742108">
        <w:rPr>
          <w:rFonts w:ascii="Times New Roman" w:hAnsi="Times New Roman" w:cs="Times New Roman"/>
        </w:rPr>
        <w:t xml:space="preserve"> </w:t>
      </w:r>
    </w:p>
    <w:p w14:paraId="7D5E7605" w14:textId="12E03467" w:rsidR="003B10A7" w:rsidRPr="00A54153" w:rsidRDefault="003B10A7" w:rsidP="003B10A7">
      <w:pPr>
        <w:spacing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We utilized data from the </w:t>
      </w:r>
      <w:r w:rsidRPr="00A54153">
        <w:rPr>
          <w:rFonts w:ascii="Times New Roman" w:hAnsi="Times New Roman" w:cs="Times New Roman"/>
          <w:color w:val="000000" w:themeColor="text1"/>
        </w:rPr>
        <w:t>2005-2016 NHANES cycle years</w:t>
      </w:r>
      <w:r>
        <w:rPr>
          <w:rFonts w:ascii="Times New Roman" w:hAnsi="Times New Roman" w:cs="Times New Roman"/>
          <w:color w:val="000000" w:themeColor="text1"/>
        </w:rPr>
        <w:t>, where phenols of interest were consistently measured</w:t>
      </w:r>
      <w:commentRangeStart w:id="97"/>
      <w:r>
        <w:rPr>
          <w:rFonts w:ascii="Times New Roman" w:hAnsi="Times New Roman" w:cs="Times New Roman"/>
          <w:color w:val="000000" w:themeColor="text1"/>
        </w:rPr>
        <w:t>.</w:t>
      </w:r>
      <w:ins w:id="98" w:author="Nickelberry, Marshae" w:date="2026-01-24T16:44:00Z" w16du:dateUtc="2026-01-24T21:44:00Z">
        <w:r w:rsidR="001D5FBA">
          <w:rPr>
            <w:rFonts w:ascii="Times New Roman" w:hAnsi="Times New Roman" w:cs="Times New Roman"/>
            <w:color w:val="000000" w:themeColor="text1"/>
          </w:rPr>
          <w:t xml:space="preserve"> From our initial n=?, i</w:t>
        </w:r>
      </w:ins>
      <w:del w:id="99" w:author="Nickelberry, Marshae" w:date="2026-01-24T16:44:00Z" w16du:dateUtc="2026-01-24T21:44:00Z">
        <w:r w:rsidDel="001D5FBA">
          <w:rPr>
            <w:rFonts w:ascii="Times New Roman" w:hAnsi="Times New Roman" w:cs="Times New Roman"/>
            <w:color w:val="000000" w:themeColor="text1"/>
          </w:rPr>
          <w:delText xml:space="preserve"> I</w:delText>
        </w:r>
      </w:del>
      <w:r>
        <w:rPr>
          <w:rFonts w:ascii="Times New Roman" w:hAnsi="Times New Roman" w:cs="Times New Roman"/>
          <w:color w:val="000000" w:themeColor="text1"/>
        </w:rPr>
        <w:t>ndividuals were eligible for inclusion in our study if they were</w:t>
      </w:r>
      <w:r w:rsidRPr="00A54153">
        <w:rPr>
          <w:rFonts w:ascii="Times New Roman" w:hAnsi="Times New Roman" w:cs="Times New Roman"/>
          <w:color w:val="000000" w:themeColor="text1"/>
        </w:rPr>
        <w:t xml:space="preserve"> 18 years of age or older</w:t>
      </w:r>
      <w:ins w:id="100" w:author="Nickelberry, Marshae" w:date="2026-01-24T16:44:00Z" w16du:dateUtc="2026-01-24T21:44:00Z">
        <w:r w:rsidR="001D5FBA">
          <w:rPr>
            <w:rFonts w:ascii="Times New Roman" w:hAnsi="Times New Roman" w:cs="Times New Roman"/>
            <w:color w:val="000000" w:themeColor="text1"/>
          </w:rPr>
          <w:t xml:space="preserve"> (n=?)</w:t>
        </w:r>
      </w:ins>
      <w:r>
        <w:rPr>
          <w:rFonts w:ascii="Times New Roman" w:hAnsi="Times New Roman" w:cs="Times New Roman"/>
          <w:color w:val="000000" w:themeColor="text1"/>
        </w:rPr>
        <w:t xml:space="preserve">, had </w:t>
      </w:r>
      <w:r w:rsidRPr="00A54153">
        <w:rPr>
          <w:rFonts w:ascii="Times New Roman" w:hAnsi="Times New Roman" w:cs="Times New Roman"/>
          <w:color w:val="000000" w:themeColor="text1"/>
        </w:rPr>
        <w:t xml:space="preserve">available </w:t>
      </w:r>
      <w:r>
        <w:rPr>
          <w:rFonts w:ascii="Times New Roman" w:hAnsi="Times New Roman" w:cs="Times New Roman"/>
          <w:color w:val="000000" w:themeColor="text1"/>
        </w:rPr>
        <w:t xml:space="preserve">urinary </w:t>
      </w:r>
      <w:r w:rsidRPr="00A54153">
        <w:rPr>
          <w:rFonts w:ascii="Times New Roman" w:hAnsi="Times New Roman" w:cs="Times New Roman"/>
          <w:color w:val="000000" w:themeColor="text1"/>
        </w:rPr>
        <w:t>phenol metabolite</w:t>
      </w:r>
      <w:ins w:id="101" w:author="Nickelberry, Marshae" w:date="2026-01-24T16:43:00Z" w16du:dateUtc="2026-01-24T21:43:00Z">
        <w:r w:rsidR="001D5FBA">
          <w:rPr>
            <w:rFonts w:ascii="Times New Roman" w:hAnsi="Times New Roman" w:cs="Times New Roman"/>
            <w:color w:val="000000" w:themeColor="text1"/>
          </w:rPr>
          <w:t xml:space="preserve"> (n=?)</w:t>
        </w:r>
      </w:ins>
      <w:r w:rsidRPr="00A54153">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household </w:t>
      </w:r>
      <w:r w:rsidRPr="00A54153">
        <w:rPr>
          <w:rFonts w:ascii="Times New Roman" w:hAnsi="Times New Roman" w:cs="Times New Roman"/>
          <w:color w:val="000000" w:themeColor="text1"/>
        </w:rPr>
        <w:t>food security, and sociodemographic information</w:t>
      </w:r>
      <w:ins w:id="102" w:author="Nickelberry, Marshae" w:date="2026-01-24T16:44:00Z" w16du:dateUtc="2026-01-24T21:44:00Z">
        <w:r w:rsidR="001D5FBA">
          <w:rPr>
            <w:rFonts w:ascii="Times New Roman" w:hAnsi="Times New Roman" w:cs="Times New Roman"/>
            <w:color w:val="000000" w:themeColor="text1"/>
          </w:rPr>
          <w:t xml:space="preserve"> (n=?)</w:t>
        </w:r>
      </w:ins>
      <w:r w:rsidRPr="00A54153">
        <w:rPr>
          <w:rFonts w:ascii="Times New Roman" w:hAnsi="Times New Roman" w:cs="Times New Roman"/>
          <w:color w:val="000000" w:themeColor="text1"/>
        </w:rPr>
        <w:t xml:space="preserve">. </w:t>
      </w:r>
      <w:del w:id="103" w:author="Nickelberry, Marshae" w:date="2026-01-24T16:44:00Z" w16du:dateUtc="2026-01-24T21:44:00Z">
        <w:r w:rsidRPr="00A54153" w:rsidDel="001D5FBA">
          <w:rPr>
            <w:rFonts w:ascii="Times New Roman" w:hAnsi="Times New Roman" w:cs="Times New Roman"/>
            <w:color w:val="000000" w:themeColor="text1"/>
          </w:rPr>
          <w:delText xml:space="preserve">The initial study population consisted of 18,961 participants; </w:delText>
        </w:r>
        <w:r w:rsidDel="001D5FBA">
          <w:rPr>
            <w:rFonts w:ascii="Times New Roman" w:hAnsi="Times New Roman" w:cs="Times New Roman"/>
            <w:color w:val="000000" w:themeColor="text1"/>
          </w:rPr>
          <w:delText xml:space="preserve">we excluded children </w:delText>
        </w:r>
        <w:r w:rsidRPr="002C64B7" w:rsidDel="001D5FBA">
          <w:rPr>
            <w:rFonts w:ascii="Times New Roman" w:hAnsi="Times New Roman" w:cs="Times New Roman"/>
            <w:color w:val="000000" w:themeColor="text1"/>
          </w:rPr>
          <w:delText xml:space="preserve">(n=5,754) </w:delText>
        </w:r>
        <w:r w:rsidR="00D0301C" w:rsidDel="001D5FBA">
          <w:rPr>
            <w:rFonts w:ascii="Times New Roman" w:hAnsi="Times New Roman" w:cs="Times New Roman"/>
            <w:color w:val="000000" w:themeColor="text1"/>
          </w:rPr>
          <w:delText xml:space="preserve">with </w:delText>
        </w:r>
      </w:del>
      <w:ins w:id="104" w:author="Nickelberry, Marshae" w:date="2026-01-24T16:44:00Z" w16du:dateUtc="2026-01-24T21:44:00Z">
        <w:r w:rsidR="001D5FBA">
          <w:rPr>
            <w:rFonts w:ascii="Times New Roman" w:hAnsi="Times New Roman" w:cs="Times New Roman"/>
            <w:color w:val="000000" w:themeColor="text1"/>
          </w:rPr>
          <w:t>O</w:t>
        </w:r>
      </w:ins>
      <w:del w:id="105" w:author="Nickelberry, Marshae" w:date="2026-01-24T16:44:00Z" w16du:dateUtc="2026-01-24T21:44:00Z">
        <w:r w:rsidRPr="002C64B7" w:rsidDel="001D5FBA">
          <w:rPr>
            <w:rFonts w:ascii="Times New Roman" w:hAnsi="Times New Roman" w:cs="Times New Roman"/>
            <w:color w:val="000000" w:themeColor="text1"/>
          </w:rPr>
          <w:delText>o</w:delText>
        </w:r>
      </w:del>
      <w:r w:rsidRPr="002C64B7">
        <w:rPr>
          <w:rFonts w:ascii="Times New Roman" w:hAnsi="Times New Roman" w:cs="Times New Roman"/>
          <w:color w:val="000000" w:themeColor="text1"/>
        </w:rPr>
        <w:t xml:space="preserve">ur final analytic study </w:t>
      </w:r>
      <w:del w:id="106" w:author="Nickelberry, Marshae" w:date="2026-01-24T16:44:00Z" w16du:dateUtc="2026-01-24T21:44:00Z">
        <w:r w:rsidRPr="002C64B7" w:rsidDel="001D5FBA">
          <w:rPr>
            <w:rFonts w:ascii="Times New Roman" w:hAnsi="Times New Roman" w:cs="Times New Roman"/>
            <w:color w:val="000000" w:themeColor="text1"/>
          </w:rPr>
          <w:delText xml:space="preserve">cohort </w:delText>
        </w:r>
      </w:del>
      <w:ins w:id="107" w:author="Nickelberry, Marshae" w:date="2026-01-24T16:44:00Z" w16du:dateUtc="2026-01-24T21:44:00Z">
        <w:r w:rsidR="001D5FBA">
          <w:rPr>
            <w:rFonts w:ascii="Times New Roman" w:hAnsi="Times New Roman" w:cs="Times New Roman"/>
            <w:color w:val="000000" w:themeColor="text1"/>
          </w:rPr>
          <w:t xml:space="preserve">population consistested </w:t>
        </w:r>
        <w:r w:rsidR="001D5FBA" w:rsidRPr="002C64B7">
          <w:rPr>
            <w:rFonts w:ascii="Times New Roman" w:hAnsi="Times New Roman" w:cs="Times New Roman"/>
            <w:color w:val="000000" w:themeColor="text1"/>
          </w:rPr>
          <w:t xml:space="preserve"> </w:t>
        </w:r>
      </w:ins>
      <w:r w:rsidR="00D0301C">
        <w:rPr>
          <w:rFonts w:ascii="Times New Roman" w:hAnsi="Times New Roman" w:cs="Times New Roman"/>
          <w:color w:val="000000" w:themeColor="text1"/>
        </w:rPr>
        <w:t>of</w:t>
      </w:r>
      <w:r w:rsidRPr="002C64B7">
        <w:rPr>
          <w:rFonts w:ascii="Times New Roman" w:hAnsi="Times New Roman" w:cs="Times New Roman"/>
          <w:color w:val="000000" w:themeColor="text1"/>
        </w:rPr>
        <w:t xml:space="preserve"> 10,094 adult participants</w:t>
      </w:r>
      <w:ins w:id="108" w:author="Nickelberry, Marshae" w:date="2026-01-24T16:45:00Z" w16du:dateUtc="2026-01-24T21:45:00Z">
        <w:r w:rsidR="001D5FBA">
          <w:rPr>
            <w:rFonts w:ascii="Times New Roman" w:hAnsi="Times New Roman" w:cs="Times New Roman"/>
            <w:color w:val="000000" w:themeColor="text1"/>
          </w:rPr>
          <w:t xml:space="preserve"> with complete exposure, outcome and covariate data.</w:t>
        </w:r>
      </w:ins>
      <w:r w:rsidRPr="002C64B7">
        <w:rPr>
          <w:rFonts w:ascii="Times New Roman" w:hAnsi="Times New Roman" w:cs="Times New Roman"/>
          <w:color w:val="000000" w:themeColor="text1"/>
        </w:rPr>
        <w:t xml:space="preserve"> </w:t>
      </w:r>
      <w:del w:id="109" w:author="Nickelberry, Marshae" w:date="2026-01-24T16:45:00Z" w16du:dateUtc="2026-01-24T21:45:00Z">
        <w:r w:rsidRPr="002C64B7" w:rsidDel="001D5FBA">
          <w:rPr>
            <w:rFonts w:ascii="Times New Roman" w:hAnsi="Times New Roman" w:cs="Times New Roman"/>
            <w:color w:val="000000" w:themeColor="text1"/>
          </w:rPr>
          <w:delText xml:space="preserve">(n=10,094) </w:delText>
        </w:r>
      </w:del>
      <w:r w:rsidRPr="006C0A07">
        <w:rPr>
          <w:rFonts w:ascii="Times New Roman" w:hAnsi="Times New Roman" w:cs="Times New Roman"/>
          <w:color w:val="000000" w:themeColor="text1"/>
        </w:rPr>
        <w:t>(Supplemental Figure 1).</w:t>
      </w:r>
      <w:r w:rsidRPr="002C64B7">
        <w:rPr>
          <w:rFonts w:ascii="Times New Roman" w:hAnsi="Times New Roman" w:cs="Times New Roman"/>
          <w:color w:val="000000" w:themeColor="text1"/>
        </w:rPr>
        <w:t xml:space="preserve"> </w:t>
      </w:r>
      <w:commentRangeEnd w:id="97"/>
      <w:r w:rsidR="001D5FBA" w:rsidRPr="00A54153">
        <w:rPr>
          <w:rStyle w:val="CommentReference"/>
          <w:rFonts w:ascii="Times New Roman" w:hAnsi="Times New Roman" w:cs="Times New Roman"/>
          <w:color w:val="000000" w:themeColor="text1"/>
          <w:sz w:val="24"/>
          <w:szCs w:val="24"/>
        </w:rPr>
        <w:commentReference w:id="97"/>
      </w:r>
    </w:p>
    <w:p w14:paraId="2BE29B9F" w14:textId="77777777" w:rsidR="003B10A7" w:rsidRPr="00B96811" w:rsidRDefault="003B10A7" w:rsidP="003B10A7">
      <w:pPr>
        <w:spacing w:line="240" w:lineRule="auto"/>
        <w:rPr>
          <w:rFonts w:ascii="Times New Roman" w:hAnsi="Times New Roman" w:cs="Times New Roman"/>
          <w:b/>
          <w:bCs/>
          <w:i/>
          <w:iCs/>
        </w:rPr>
      </w:pPr>
      <w:r w:rsidRPr="00B96811">
        <w:rPr>
          <w:rFonts w:ascii="Times New Roman" w:hAnsi="Times New Roman" w:cs="Times New Roman"/>
          <w:b/>
          <w:bCs/>
          <w:i/>
          <w:iCs/>
        </w:rPr>
        <w:t>Household Food Security</w:t>
      </w:r>
    </w:p>
    <w:p w14:paraId="2F78FBB4" w14:textId="46BF4977" w:rsidR="003B10A7" w:rsidRPr="002B021D" w:rsidRDefault="003B10A7" w:rsidP="003B10A7">
      <w:pPr>
        <w:spacing w:line="240" w:lineRule="auto"/>
        <w:rPr>
          <w:rFonts w:ascii="Times New Roman" w:hAnsi="Times New Roman" w:cs="Times New Roman"/>
        </w:rPr>
      </w:pPr>
      <w:r w:rsidRPr="30047C03">
        <w:rPr>
          <w:rFonts w:ascii="Times New Roman" w:hAnsi="Times New Roman" w:cs="Times New Roman"/>
        </w:rPr>
        <w:t>Household food security was measured using the U.S. Department of Agriculture’s (USDA) Food Security Survey Module</w:t>
      </w:r>
      <w:r>
        <w:rPr>
          <w:rFonts w:ascii="Times New Roman" w:hAnsi="Times New Roman" w:cs="Times New Roman"/>
        </w:rPr>
        <w:t xml:space="preserve"> (FSSM)</w:t>
      </w:r>
      <w:r w:rsidRPr="30047C03">
        <w:rPr>
          <w:rFonts w:ascii="Times New Roman" w:hAnsi="Times New Roman" w:cs="Times New Roman"/>
        </w:rPr>
        <w:t>, a well-validated 18-item questionnaire</w:t>
      </w:r>
      <w:r w:rsidR="00C854B7">
        <w:rPr>
          <w:rFonts w:ascii="Times New Roman" w:hAnsi="Times New Roman" w:cs="Times New Roman"/>
        </w:rPr>
        <w:t>.</w:t>
      </w:r>
      <w:r w:rsidR="00C854B7">
        <w:rPr>
          <w:rFonts w:ascii="Times New Roman" w:hAnsi="Times New Roman" w:cs="Times New Roman"/>
        </w:rPr>
        <w:fldChar w:fldCharType="begin"/>
      </w:r>
      <w:r w:rsidR="00CE23C0">
        <w:rPr>
          <w:rFonts w:ascii="Times New Roman" w:hAnsi="Times New Roman" w:cs="Times New Roman"/>
        </w:rPr>
        <w:instrText xml:space="preserve"> ADDIN ZOTERO_ITEM CSL_CITATION {"citationID":"qTM2BsuP","properties":{"unsorted":false,"formattedCitation":"\\super 20\\nosupersub{}","plainCitation":"20","noteIndex":0},"citationItems":[{"id":77,"uris":["http://zotero.org/users/local/N9bAOqPz/items/I3ADENZ4"],"itemData":{"id":77,"type":"report","publisher":"United States Department of Agriculture (USDA)","title":"Food Security in the U.S. - Survey Tools","URL":"https://www.ers.usda.gov/topics/food-nutrition-assistance/food-security-in-the-us/survey-tools","issued":{"date-parts":[["2026"]]}}}],"schema":"https://github.com/citation-style-language/schema/raw/master/csl-citation.json"} </w:instrText>
      </w:r>
      <w:r w:rsidR="00C854B7">
        <w:rPr>
          <w:rFonts w:ascii="Times New Roman" w:hAnsi="Times New Roman" w:cs="Times New Roman"/>
        </w:rPr>
        <w:fldChar w:fldCharType="separate"/>
      </w:r>
      <w:r w:rsidR="00CE23C0" w:rsidRPr="00CE23C0">
        <w:rPr>
          <w:rFonts w:ascii="Times New Roman" w:hAnsi="Times New Roman" w:cs="Times New Roman"/>
          <w:kern w:val="0"/>
          <w:vertAlign w:val="superscript"/>
        </w:rPr>
        <w:t>20</w:t>
      </w:r>
      <w:r w:rsidR="00C854B7">
        <w:rPr>
          <w:rFonts w:ascii="Times New Roman" w:hAnsi="Times New Roman" w:cs="Times New Roman"/>
        </w:rPr>
        <w:fldChar w:fldCharType="end"/>
      </w:r>
      <w:r>
        <w:rPr>
          <w:rFonts w:ascii="Times New Roman" w:hAnsi="Times New Roman" w:cs="Times New Roman"/>
        </w:rPr>
        <w:t xml:space="preserve"> Questionnaires were administered in participant’s home by an NHANES personnel, using computer assisted personal interview technology.</w:t>
      </w:r>
      <w:r w:rsidR="00616893">
        <w:rPr>
          <w:rFonts w:ascii="Times New Roman" w:hAnsi="Times New Roman" w:cs="Times New Roman"/>
        </w:rPr>
        <w:fldChar w:fldCharType="begin"/>
      </w:r>
      <w:r w:rsidR="003B444A">
        <w:rPr>
          <w:rFonts w:ascii="Times New Roman" w:hAnsi="Times New Roman" w:cs="Times New Roman"/>
        </w:rPr>
        <w:instrText xml:space="preserve"> ADDIN ZOTERO_ITEM CSL_CITATION {"citationID":"EIjqiDCF","properties":{"unsorted":false,"formattedCitation":"\\super 18,21\\nosupersub{}","plainCitation":"18,21","noteIndex":0},"citationItems":[{"id":68,"uris":["http://zotero.org/users/local/N9bAOqPz/items/IUFYFIDQ"],"itemData":{"id":68,"type":"report","title":"NHANES - About the National Health and Nutrition Examination Survey","URL":"https://www.cdc.gov/nchs/nhanes/about_nhanes.htm","issued":{"date-parts":[["2023",5]]}}},{"id":78,"uris":["http://zotero.org/users/local/N9bAOqPz/items/UIUAKCG4"],"itemData":{"id":78,"type":"document","publisher":"Center of Disease Control and Prevention","title":"NHANES 2019-2020 Questionnaire Data Overview","URL":"https://wwwn.cdc.gov/nchs/nhanes/continuousnhanes/overviewquex.aspx?BeginYear=2019","issued":{"literal":"National Health and Nutrition Examination"}}}],"schema":"https://github.com/citation-style-language/schema/raw/master/csl-citation.json"} </w:instrText>
      </w:r>
      <w:r w:rsidR="00616893">
        <w:rPr>
          <w:rFonts w:ascii="Times New Roman" w:hAnsi="Times New Roman" w:cs="Times New Roman"/>
        </w:rPr>
        <w:fldChar w:fldCharType="separate"/>
      </w:r>
      <w:r w:rsidR="003B444A" w:rsidRPr="003B444A">
        <w:rPr>
          <w:rFonts w:ascii="Times New Roman" w:hAnsi="Times New Roman" w:cs="Times New Roman"/>
          <w:kern w:val="0"/>
          <w:vertAlign w:val="superscript"/>
        </w:rPr>
        <w:t>18,21</w:t>
      </w:r>
      <w:r w:rsidR="00616893">
        <w:rPr>
          <w:rFonts w:ascii="Times New Roman" w:hAnsi="Times New Roman" w:cs="Times New Roman"/>
        </w:rPr>
        <w:fldChar w:fldCharType="end"/>
      </w:r>
      <w:r>
        <w:rPr>
          <w:rFonts w:ascii="Times New Roman" w:hAnsi="Times New Roman" w:cs="Times New Roman"/>
        </w:rPr>
        <w:t xml:space="preserve"> </w:t>
      </w:r>
      <w:r w:rsidRPr="30047C03">
        <w:rPr>
          <w:rFonts w:ascii="Times New Roman" w:hAnsi="Times New Roman" w:cs="Times New Roman"/>
        </w:rPr>
        <w:t xml:space="preserve">Based on the survey module’s responses, a categorical variable was created with four household food security categories: </w:t>
      </w:r>
      <w:r w:rsidRPr="30047C03">
        <w:rPr>
          <w:rFonts w:ascii="Times New Roman" w:hAnsi="Times New Roman" w:cs="Times New Roman"/>
          <w:i/>
          <w:iCs/>
        </w:rPr>
        <w:t>high food security (reference),</w:t>
      </w:r>
      <w:r w:rsidRPr="30047C03">
        <w:rPr>
          <w:rFonts w:ascii="Times New Roman" w:hAnsi="Times New Roman" w:cs="Times New Roman"/>
        </w:rPr>
        <w:t xml:space="preserve"> </w:t>
      </w:r>
      <w:r w:rsidRPr="30047C03">
        <w:rPr>
          <w:rFonts w:ascii="Times New Roman" w:hAnsi="Times New Roman" w:cs="Times New Roman"/>
          <w:i/>
          <w:iCs/>
        </w:rPr>
        <w:t>marginal food security, low food security, and very low food security.</w:t>
      </w:r>
      <w:r w:rsidR="003B444A" w:rsidRPr="003B444A">
        <w:rPr>
          <w:rFonts w:ascii="Times New Roman" w:hAnsi="Times New Roman" w:cs="Times New Roman"/>
        </w:rPr>
        <w:fldChar w:fldCharType="begin"/>
      </w:r>
      <w:r w:rsidR="003B444A" w:rsidRPr="003B444A">
        <w:rPr>
          <w:rFonts w:ascii="Times New Roman" w:hAnsi="Times New Roman" w:cs="Times New Roman"/>
        </w:rPr>
        <w:instrText xml:space="preserve"> ADDIN ZOTERO_ITEM CSL_CITATION {"citationID":"LbtCaBjv","properties":{"unsorted":false,"formattedCitation":"\\super 20\\nosupersub{}","plainCitation":"20","noteIndex":0},"citationItems":[{"id":77,"uris":["http://zotero.org/users/local/N9bAOqPz/items/I3ADENZ4"],"itemData":{"id":77,"type":"report","publisher":"United States Department of Agriculture (USDA)","title":"Food Security in the U.S. - Survey Tools","URL":"https://www.ers.usda.gov/topics/food-nutrition-assistance/food-security-in-the-us/survey-tools","issued":{"date-parts":[["2026"]]}}}],"schema":"https://github.com/citation-style-language/schema/raw/master/csl-citation.json"} </w:instrText>
      </w:r>
      <w:r w:rsidR="003B444A" w:rsidRPr="003B444A">
        <w:rPr>
          <w:rFonts w:ascii="Times New Roman" w:hAnsi="Times New Roman" w:cs="Times New Roman"/>
        </w:rPr>
        <w:fldChar w:fldCharType="separate"/>
      </w:r>
      <w:r w:rsidR="003B444A" w:rsidRPr="003B444A">
        <w:rPr>
          <w:rFonts w:ascii="Times New Roman" w:hAnsi="Times New Roman" w:cs="Times New Roman"/>
          <w:kern w:val="0"/>
          <w:vertAlign w:val="superscript"/>
        </w:rPr>
        <w:t>20</w:t>
      </w:r>
      <w:r w:rsidR="003B444A" w:rsidRPr="003B444A">
        <w:rPr>
          <w:rFonts w:ascii="Times New Roman" w:hAnsi="Times New Roman" w:cs="Times New Roman"/>
        </w:rPr>
        <w:fldChar w:fldCharType="end"/>
      </w:r>
      <w:r w:rsidR="003B444A">
        <w:rPr>
          <w:rFonts w:ascii="Times New Roman" w:hAnsi="Times New Roman" w:cs="Times New Roman"/>
        </w:rPr>
        <w:t xml:space="preserve"> </w:t>
      </w:r>
      <w:r w:rsidRPr="003B444A">
        <w:rPr>
          <w:rFonts w:ascii="Times New Roman" w:hAnsi="Times New Roman" w:cs="Times New Roman"/>
        </w:rPr>
        <w:t>For</w:t>
      </w:r>
      <w:r w:rsidRPr="30047C03">
        <w:rPr>
          <w:rFonts w:ascii="Times New Roman" w:hAnsi="Times New Roman" w:cs="Times New Roman"/>
        </w:rPr>
        <w:t xml:space="preserve"> the remainder of this paper, we will simply refer to food security levels as high, marginal, low, and very low food security. </w:t>
      </w:r>
    </w:p>
    <w:p w14:paraId="4F5CF32B" w14:textId="77777777" w:rsidR="003B10A7" w:rsidRPr="00B96811" w:rsidRDefault="003B10A7" w:rsidP="003B10A7">
      <w:pPr>
        <w:spacing w:line="240" w:lineRule="auto"/>
        <w:rPr>
          <w:rFonts w:ascii="Times New Roman" w:hAnsi="Times New Roman" w:cs="Times New Roman"/>
          <w:b/>
          <w:bCs/>
          <w:i/>
          <w:iCs/>
        </w:rPr>
      </w:pPr>
      <w:r w:rsidRPr="00B96811">
        <w:rPr>
          <w:rFonts w:ascii="Times New Roman" w:hAnsi="Times New Roman" w:cs="Times New Roman"/>
          <w:b/>
          <w:bCs/>
          <w:i/>
          <w:iCs/>
        </w:rPr>
        <w:t>Urinary Phenol Metabolite Concentrations</w:t>
      </w:r>
    </w:p>
    <w:p w14:paraId="3BE99D1A" w14:textId="386BF5BA" w:rsidR="003B10A7" w:rsidRDefault="003B10A7" w:rsidP="003B10A7">
      <w:pPr>
        <w:pStyle w:val="NormalWeb"/>
        <w:spacing w:before="0" w:beforeAutospacing="0" w:after="0" w:afterAutospacing="0"/>
        <w:rPr>
          <w:color w:val="212121"/>
          <w:sz w:val="22"/>
          <w:szCs w:val="22"/>
        </w:rPr>
      </w:pPr>
      <w:r>
        <w:t xml:space="preserve">NHANES measured urinary phenol metabolite concentrations (ng/mL) by collecting spot urine samples, assayed by the CDC National Center for Environmental Health Laboratory, utilizing </w:t>
      </w:r>
      <w:r w:rsidR="00B87A5F" w:rsidRPr="00B87A5F">
        <w:t>solid phase extraction in conjunction with high performance liquid chromatography electrospray ionization tandem mass spectrometry (HPLC-ESI-MS/MS)27</w:t>
      </w:r>
      <w:r w:rsidR="00B87A5F">
        <w:t>.</w:t>
      </w:r>
      <w:r w:rsidR="00476F3A">
        <w:fldChar w:fldCharType="begin"/>
      </w:r>
      <w:r w:rsidR="00476F3A">
        <w:instrText xml:space="preserve"> ADDIN ZOTERO_ITEM CSL_CITATION {"citationID":"Tii4TpGX","properties":{"unsorted":false,"formattedCitation":"\\super 22\\nosupersub{}","plainCitation":"22","noteIndex":0},"citationItems":[{"id":80,"uris":["http://zotero.org/users/local/N9bAOqPz/items/Y2K7A2JN"],"itemData":{"id":80,"type":"document","genre":"Laboratory Procedure Manual","publisher":"The Centers for Disease Control and Prevention (CDC)","title":"Metabolites of phthalates and phthalate alternatives","URL":"https://wwwn.cdc.gov/nchs/data/nhanes/public/2017/labmethods/PHTHTE-J-MET-508.pdf"}}],"schema":"https://github.com/citation-style-language/schema/raw/master/csl-citation.json"} </w:instrText>
      </w:r>
      <w:r w:rsidR="00476F3A">
        <w:fldChar w:fldCharType="separate"/>
      </w:r>
      <w:r w:rsidR="00476F3A" w:rsidRPr="00476F3A">
        <w:rPr>
          <w:vertAlign w:val="superscript"/>
        </w:rPr>
        <w:t>22</w:t>
      </w:r>
      <w:r w:rsidR="00476F3A">
        <w:fldChar w:fldCharType="end"/>
      </w:r>
      <w:r>
        <w:t xml:space="preserve"> </w:t>
      </w:r>
      <w:r w:rsidR="00B87A5F">
        <w:t xml:space="preserve"> </w:t>
      </w:r>
      <w:ins w:id="110" w:author="Nickelberry, Marshae" w:date="2026-01-24T16:35:00Z" w16du:dateUtc="2026-01-24T21:35:00Z">
        <w:r w:rsidR="00D41F63">
          <w:t xml:space="preserve">Because </w:t>
        </w:r>
      </w:ins>
      <w:del w:id="111" w:author="Nickelberry, Marshae" w:date="2026-01-24T16:33:00Z" w16du:dateUtc="2026-01-24T21:33:00Z">
        <w:r w:rsidR="008A3493" w:rsidRPr="008A3493" w:rsidDel="00D41F63">
          <w:delText>Given the</w:delText>
        </w:r>
      </w:del>
      <w:ins w:id="112" w:author="Nickelberry, Marshae" w:date="2026-01-24T16:35:00Z" w16du:dateUtc="2026-01-24T21:35:00Z">
        <w:r w:rsidR="00D41F63">
          <w:t>p</w:t>
        </w:r>
      </w:ins>
      <w:ins w:id="113" w:author="Nickelberry, Marshae" w:date="2026-01-24T16:33:00Z" w16du:dateUtc="2026-01-24T21:33:00Z">
        <w:r w:rsidR="00D41F63">
          <w:t>henols are rapidly metaboliszed and excreted in urine</w:t>
        </w:r>
      </w:ins>
      <w:ins w:id="114" w:author="Nickelberry, Marshae" w:date="2026-01-24T16:35:00Z" w16du:dateUtc="2026-01-24T21:35:00Z">
        <w:r w:rsidR="00D41F63">
          <w:t>, we utilized</w:t>
        </w:r>
      </w:ins>
      <w:ins w:id="115" w:author="Nickelberry, Marshae" w:date="2026-01-24T16:33:00Z" w16du:dateUtc="2026-01-24T21:33:00Z">
        <w:r w:rsidR="00D41F63">
          <w:t xml:space="preserve"> urinary phenol metabolites as biomarkers of exposure rather than parent compounds to minimize </w:t>
        </w:r>
      </w:ins>
      <w:ins w:id="116" w:author="Nickelberry, Marshae" w:date="2026-01-24T16:34:00Z" w16du:dateUtc="2026-01-24T21:34:00Z">
        <w:r w:rsidR="00D41F63">
          <w:t xml:space="preserve">potential </w:t>
        </w:r>
      </w:ins>
      <w:del w:id="117" w:author="Nickelberry, Marshae" w:date="2026-01-24T16:33:00Z" w16du:dateUtc="2026-01-24T21:33:00Z">
        <w:r w:rsidR="008A3493" w:rsidRPr="008A3493" w:rsidDel="00D41F63">
          <w:delText xml:space="preserve"> rapid metabolism and urinary excretion of phenols, urinary</w:delText>
        </w:r>
        <w:r w:rsidR="008A3493" w:rsidDel="00D41F63">
          <w:delText xml:space="preserve"> phenol </w:delText>
        </w:r>
        <w:r w:rsidR="008A3493" w:rsidRPr="008A3493" w:rsidDel="00D41F63">
          <w:delText xml:space="preserve">metabolites were assessed as biomarkers of exposure to the parent compounds, thereby minimizing </w:delText>
        </w:r>
      </w:del>
      <w:r w:rsidR="008A3493" w:rsidRPr="008A3493">
        <w:t>exposure misclassification.</w:t>
      </w:r>
      <w:r w:rsidR="0093307D">
        <w:fldChar w:fldCharType="begin"/>
      </w:r>
      <w:r w:rsidR="00342810">
        <w:instrText xml:space="preserve"> ADDIN ZOTERO_ITEM CSL_CITATION {"citationID":"PumhkMa0","properties":{"unsorted":false,"formattedCitation":"\\super 11,23,24\\nosupersub{}","plainCitation":"11,23,24","noteIndex":0},"citationItems":[{"id":61,"uris":["http://zotero.org/users/local/N9bAOqPz/items/CXZAPW5Z"],"itemData":{"id":61,"type":"report","genre":"Toxic Substances Portal","publisher":"Agency for Toxic Substances and Disease Registry","title":"Phenols/phenoxy acids","URL":"https://wwwn.cdc.gov/tsp/substances/ToxChemicalListing.aspx?toxid=40","issued":{"date-parts":[["2008"]]}}},{"id":81,"uris":["http://zotero.org/users/local/N9bAOqPz/items/D5ZZR3IE"],"itemData":{"id":81,"type":"document","genre":"2007-2008 Data Documentation, Codebook, and Frequencies","publisher":"National Health and Nutrition Examination Survey","title":"Environmental Phenols (EPH_E)","URL":"https://wwwn.cdc.gov/Nchs/Data/Nhanes/Public/2007/DataFiles/EPH_E.htm","issued":{"date-parts":[["2011"]]}}},{"id":65,"uris":["http://zotero.org/users/local/N9bAOqPz/items/JLPMC5HF"],"itemData":{"id":65,"type":"article-journal","abstract":"BACKGROUND: Previous studies have shown that women have higher urinary concentrations of several phthalate metabolites than do men, possibly because of a higher use of personal care products. Few studies have evaluated the association between phthalate metabolites, diabetes, and diabetes-related risk factors among women.\nOBJECTIVE: We explored the association between urinary phthalate metabolite concentrations and diabetes among women who participated in a cross-sectional study.\nMETHODS: We used urinary concentrations of phthalate metabolites, analyzed by the Centers for Disease Control and Prevention, and self-reported diabetes of 2,350 women between 20 and 79 years of age who participated in the NHANES (2001-2008). We used multiple logistic regression to estimate odds ratios (ORs) and 95% confidence intervals (CIs) and adjusted for urinary creatinine, sociodemographic characteristics, dietary factors, and body size. A secondary analysis was conducted for women who did not have diabetes to evaluate the association between phthalate metabolite concentrations and fasting blood glucose (FBG), homeostasis model assessment-estimated insulin resistance, and glycosylated hemoglobin A1c.\nRESULTS: After adjusting for potential confounders, women with higher levels of mono-n-butyl phthalate (MnBP), mono-isobutyl phthalate (MiBP), monobenzyl phthalate (MBzP), mono-(3-carboxypropyl) phthalate (MCPP), and three di-(2-ethylhexyl) phthalate metabolites (ΣDEHP) had an increased odds of diabetes compared with women with the lowest levels of these phthalates. Women in the highest quartile for MBzP and MiBP had almost twice the odds of diabetes [OR = 1.96 (95% CI: 1.11, 3.47) and OR = 1.95 (95% CI: 0.99, 3.85), respectively] compared with women in the lowest quartile. Nonmonotonic, positive associations were found for MnBP and ΣDEHP, whereas MCPP appeared to have a threshold effect. Certain phthalate metabolites were positively associated with FBG and insulin resistance.\nDISCUSSION: Urinary levels of several phthalates were associated with prevalent diabetes. Future prospective studies are needed to further explore these associations to determine whether phthalate exposure can alter glucose metabolism and increase the risk of insulin resistance and diabetes.","container-title":"Environmental Health Perspectives","DOI":"10.1289/ehp.1104717","ISSN":"1552-9924","issue":"9","journalAbbreviation":"Environ Health Perspect","language":"eng","page":"1307-1313","PMID":"22796563","PMCID":"PMC3440117","source":"PubMed","title":"Urinary phthalate metabolite concentrations and diabetes among women in the National Health and Nutrition Examination Survey (NHANES) 2001-2008","volume":"120","author":[{"family":"James-Todd","given":"Tamarra"},{"family":"Stahlhut","given":"Richard"},{"family":"Meeker","given":"John D."},{"family":"Powell","given":"Sheena-Gail"},{"family":"Hauser","given":"Russ"},{"family":"Huang","given":"Tianyi"},{"family":"Rich-Edwards","given":"Janet"}],"issued":{"date-parts":[["2012",9]]}}}],"schema":"https://github.com/citation-style-language/schema/raw/master/csl-citation.json"} </w:instrText>
      </w:r>
      <w:r w:rsidR="0093307D">
        <w:fldChar w:fldCharType="separate"/>
      </w:r>
      <w:r w:rsidR="00342810" w:rsidRPr="00342810">
        <w:rPr>
          <w:vertAlign w:val="superscript"/>
        </w:rPr>
        <w:t>11,23,24</w:t>
      </w:r>
      <w:r w:rsidR="0093307D">
        <w:fldChar w:fldCharType="end"/>
      </w:r>
      <w:r w:rsidR="008A3493">
        <w:t xml:space="preserve"> </w:t>
      </w:r>
      <w:r>
        <w:t xml:space="preserve">We </w:t>
      </w:r>
      <w:r w:rsidR="00155940">
        <w:t xml:space="preserve">initially </w:t>
      </w:r>
      <w:r>
        <w:t xml:space="preserve">identified </w:t>
      </w:r>
      <w:r w:rsidR="00F9615E">
        <w:t>nine</w:t>
      </w:r>
      <w:r>
        <w:t xml:space="preserve"> urinary phenol metabolites for the study analysis and removed metabolites that were not consistently found across cycle years or had detection frequencies below 50%. </w:t>
      </w:r>
      <w:del w:id="118" w:author="Nickelberry, Marshae" w:date="2026-01-24T16:34:00Z" w16du:dateUtc="2026-01-24T21:34:00Z">
        <w:r w:rsidDel="00D41F63">
          <w:delText xml:space="preserve">As a result </w:delText>
        </w:r>
      </w:del>
      <w:ins w:id="119" w:author="Nickelberry, Marshae" w:date="2026-01-24T16:34:00Z" w16du:dateUtc="2026-01-24T21:34:00Z">
        <w:r w:rsidR="00D41F63">
          <w:t>W</w:t>
        </w:r>
      </w:ins>
      <w:del w:id="120" w:author="Nickelberry, Marshae" w:date="2026-01-24T16:34:00Z" w16du:dateUtc="2026-01-24T21:34:00Z">
        <w:r w:rsidDel="00D41F63">
          <w:delText>w</w:delText>
        </w:r>
      </w:del>
      <w:r>
        <w:t xml:space="preserve">e restricted </w:t>
      </w:r>
      <w:del w:id="121" w:author="Nickelberry, Marshae" w:date="2026-01-24T16:34:00Z" w16du:dateUtc="2026-01-24T21:34:00Z">
        <w:r w:rsidDel="00D41F63">
          <w:delText xml:space="preserve">to </w:delText>
        </w:r>
      </w:del>
      <w:ins w:id="122" w:author="Nickelberry, Marshae" w:date="2026-01-24T16:34:00Z" w16du:dateUtc="2026-01-24T21:34:00Z">
        <w:r w:rsidR="00D41F63">
          <w:t xml:space="preserve">our analysis to </w:t>
        </w:r>
        <w:r w:rsidR="00D41F63">
          <w:t xml:space="preserve"> </w:t>
        </w:r>
      </w:ins>
      <w:r>
        <w:t xml:space="preserve">six urinary phenol metabolites measured across 2005-2016 cycle years: </w:t>
      </w:r>
      <w:r w:rsidRPr="30047C03">
        <w:rPr>
          <w:i/>
          <w:iCs/>
        </w:rPr>
        <w:t xml:space="preserve">urinary Bisphenol A (BPA), urinary 2-Hydroxy-4-methoxybenzophenone or benzophenone-3 (BP3), urinary 2,4,4’-Trichloro-2’-hydroxyphenyl ether or Triclosan (TRS), urinary Ethyl Paraben (EPB), urinary Methyl Paraben (MPB), and urinary Propyl Paraben (PPB). </w:t>
      </w:r>
      <w:ins w:id="123" w:author="Nickelberry, Marshae" w:date="2026-01-24T16:34:00Z" w16du:dateUtc="2026-01-24T21:34:00Z">
        <w:r w:rsidR="00D41F63">
          <w:rPr>
            <w:i/>
            <w:iCs/>
          </w:rPr>
          <w:t>We used limit of detection values across cycle years reported by NHANES [</w:t>
        </w:r>
      </w:ins>
      <w:ins w:id="124" w:author="Nickelberry, Marshae" w:date="2026-01-24T16:35:00Z" w16du:dateUtc="2026-01-24T21:35:00Z">
        <w:r w:rsidR="00D41F63">
          <w:rPr>
            <w:i/>
            <w:iCs/>
          </w:rPr>
          <w:t xml:space="preserve">cite one of the survey years with NHANES documentation for phenols LOD), for each urinary phenol. </w:t>
        </w:r>
      </w:ins>
      <w:r>
        <w:t xml:space="preserve">Values </w:t>
      </w:r>
      <w:r>
        <w:lastRenderedPageBreak/>
        <w:t>below the</w:t>
      </w:r>
      <w:ins w:id="125" w:author="Nickelberry, Marshae" w:date="2026-01-24T16:34:00Z" w16du:dateUtc="2026-01-24T21:34:00Z">
        <w:r w:rsidR="00D41F63">
          <w:t xml:space="preserve"> lower</w:t>
        </w:r>
      </w:ins>
      <w:r>
        <w:t xml:space="preserve"> </w:t>
      </w:r>
      <w:del w:id="126" w:author="Nickelberry, Marshae" w:date="2026-01-24T16:34:00Z" w16du:dateUtc="2026-01-24T21:34:00Z">
        <w:r w:rsidDel="00D41F63">
          <w:delText xml:space="preserve">LOD </w:delText>
        </w:r>
      </w:del>
      <w:ins w:id="127" w:author="Nickelberry, Marshae" w:date="2026-01-24T16:34:00Z" w16du:dateUtc="2026-01-24T21:34:00Z">
        <w:r w:rsidR="00D41F63">
          <w:t>limit of detection (LLOD)</w:t>
        </w:r>
      </w:ins>
      <w:r>
        <w:t xml:space="preserve">were substituted with </w:t>
      </w:r>
      <w:r>
        <w:rPr>
          <w:color w:val="212121"/>
          <w:sz w:val="22"/>
          <w:szCs w:val="22"/>
          <w:shd w:val="clear" w:color="auto" w:fill="FFFFFF"/>
        </w:rPr>
        <w:t>LLOD</w:t>
      </w:r>
      <m:oMath>
        <m:r>
          <w:rPr>
            <w:rFonts w:ascii="Cambria Math" w:hAnsi="Cambria Math"/>
            <w:color w:val="212121"/>
            <w:sz w:val="22"/>
            <w:szCs w:val="22"/>
            <w:shd w:val="clear" w:color="auto" w:fill="FFFFFF"/>
          </w:rPr>
          <m:t>√</m:t>
        </m:r>
      </m:oMath>
      <w:r>
        <w:rPr>
          <w:color w:val="212121"/>
          <w:sz w:val="22"/>
          <w:szCs w:val="22"/>
          <w:shd w:val="clear" w:color="auto" w:fill="FFFFFF"/>
        </w:rPr>
        <w:t>2 by NHANES.</w:t>
      </w:r>
      <w:ins w:id="128" w:author="Nickelberry, Marshae" w:date="2026-01-24T16:34:00Z" w16du:dateUtc="2026-01-24T21:34:00Z">
        <w:r w:rsidR="00D41F63">
          <w:rPr>
            <w:color w:val="212121"/>
            <w:sz w:val="22"/>
            <w:szCs w:val="22"/>
            <w:shd w:val="clear" w:color="auto" w:fill="FFFFFF"/>
          </w:rPr>
          <w:t xml:space="preserve"> [cite]</w:t>
        </w:r>
      </w:ins>
      <w:ins w:id="129" w:author="Nickelberry, Marshae" w:date="2026-01-24T16:35:00Z" w16du:dateUtc="2026-01-24T21:35:00Z">
        <w:r w:rsidR="00D41F63">
          <w:rPr>
            <w:color w:val="212121"/>
            <w:sz w:val="22"/>
            <w:szCs w:val="22"/>
            <w:shd w:val="clear" w:color="auto" w:fill="FFFFFF"/>
          </w:rPr>
          <w:t xml:space="preserve"> </w:t>
        </w:r>
      </w:ins>
      <w:ins w:id="130" w:author="Nickelberry, Marshae" w:date="2026-01-24T16:36:00Z" w16du:dateUtc="2026-01-24T21:36:00Z">
        <w:r w:rsidR="00D41F63" w:rsidRPr="00D41F63">
          <w:rPr>
            <w:color w:val="212121"/>
            <w:sz w:val="22"/>
            <w:szCs w:val="22"/>
            <w:shd w:val="clear" w:color="auto" w:fill="FFFFFF"/>
          </w:rPr>
          <w:t>Urinary phenol concentrations were corrected for specific gravity to account for urine dilution.</w:t>
        </w:r>
        <w:r w:rsidR="00D41F63">
          <w:rPr>
            <w:color w:val="212121"/>
            <w:sz w:val="22"/>
            <w:szCs w:val="22"/>
            <w:shd w:val="clear" w:color="auto" w:fill="FFFFFF"/>
          </w:rPr>
          <w:t xml:space="preserve"> [cite]</w:t>
        </w:r>
      </w:ins>
    </w:p>
    <w:p w14:paraId="0C3CB82E" w14:textId="77777777" w:rsidR="003B10A7" w:rsidRDefault="003B10A7" w:rsidP="003B10A7">
      <w:pPr>
        <w:pStyle w:val="NormalWeb"/>
        <w:spacing w:before="0" w:beforeAutospacing="0" w:after="0" w:afterAutospacing="0"/>
        <w:textAlignment w:val="baseline"/>
        <w:rPr>
          <w:color w:val="212121"/>
          <w:sz w:val="22"/>
          <w:szCs w:val="22"/>
          <w:shd w:val="clear" w:color="auto" w:fill="FFFFFF"/>
        </w:rPr>
      </w:pPr>
    </w:p>
    <w:p w14:paraId="0E8F3E02" w14:textId="77777777" w:rsidR="000B7464" w:rsidRDefault="000B7464" w:rsidP="003B10A7">
      <w:pPr>
        <w:pStyle w:val="NormalWeb"/>
        <w:spacing w:before="0" w:beforeAutospacing="0" w:after="0" w:afterAutospacing="0"/>
        <w:textAlignment w:val="baseline"/>
        <w:rPr>
          <w:b/>
          <w:bCs/>
          <w:i/>
          <w:iCs/>
          <w:color w:val="212121"/>
          <w:shd w:val="clear" w:color="auto" w:fill="FFFFFF"/>
        </w:rPr>
      </w:pPr>
    </w:p>
    <w:p w14:paraId="4EF42016" w14:textId="77777777" w:rsidR="000B7464" w:rsidRDefault="000B7464" w:rsidP="003B10A7">
      <w:pPr>
        <w:pStyle w:val="NormalWeb"/>
        <w:spacing w:before="0" w:beforeAutospacing="0" w:after="0" w:afterAutospacing="0"/>
        <w:textAlignment w:val="baseline"/>
        <w:rPr>
          <w:b/>
          <w:bCs/>
          <w:i/>
          <w:iCs/>
          <w:color w:val="212121"/>
          <w:shd w:val="clear" w:color="auto" w:fill="FFFFFF"/>
        </w:rPr>
      </w:pPr>
    </w:p>
    <w:p w14:paraId="10726600" w14:textId="284A8C46" w:rsidR="003B10A7" w:rsidDel="00D41F63" w:rsidRDefault="003B10A7" w:rsidP="00D41F63">
      <w:pPr>
        <w:pStyle w:val="NormalWeb"/>
        <w:spacing w:before="0" w:beforeAutospacing="0" w:after="0" w:afterAutospacing="0"/>
        <w:textAlignment w:val="baseline"/>
        <w:rPr>
          <w:del w:id="131" w:author="Nickelberry, Marshae" w:date="2026-01-24T16:36:00Z" w16du:dateUtc="2026-01-24T21:36:00Z"/>
          <w:b/>
          <w:bCs/>
          <w:i/>
          <w:iCs/>
          <w:color w:val="212121"/>
        </w:rPr>
      </w:pPr>
      <w:r w:rsidRPr="00FA5EC8">
        <w:rPr>
          <w:b/>
          <w:bCs/>
          <w:i/>
          <w:iCs/>
          <w:color w:val="212121"/>
          <w:shd w:val="clear" w:color="auto" w:fill="FFFFFF"/>
        </w:rPr>
        <w:t xml:space="preserve">Covariates </w:t>
      </w:r>
    </w:p>
    <w:p w14:paraId="28761F72" w14:textId="77777777" w:rsidR="00D41F63" w:rsidRDefault="00D41F63" w:rsidP="003B10A7">
      <w:pPr>
        <w:pStyle w:val="NormalWeb"/>
        <w:spacing w:before="0" w:beforeAutospacing="0" w:after="0" w:afterAutospacing="0"/>
        <w:textAlignment w:val="baseline"/>
        <w:rPr>
          <w:ins w:id="132" w:author="Nickelberry, Marshae" w:date="2026-01-24T16:36:00Z" w16du:dateUtc="2026-01-24T21:36:00Z"/>
          <w:b/>
          <w:bCs/>
          <w:i/>
          <w:iCs/>
          <w:color w:val="212121"/>
          <w:shd w:val="clear" w:color="auto" w:fill="FFFFFF"/>
        </w:rPr>
      </w:pPr>
    </w:p>
    <w:p w14:paraId="0FBFC4B3" w14:textId="77777777" w:rsidR="003B10A7" w:rsidRDefault="003B10A7" w:rsidP="00D41F63">
      <w:pPr>
        <w:pStyle w:val="NormalWeb"/>
        <w:spacing w:before="0" w:beforeAutospacing="0" w:after="0" w:afterAutospacing="0"/>
        <w:textAlignment w:val="baseline"/>
        <w:rPr>
          <w:b/>
          <w:bCs/>
          <w:i/>
          <w:iCs/>
          <w:color w:val="212121"/>
        </w:rPr>
        <w:pPrChange w:id="133" w:author="Nickelberry, Marshae" w:date="2026-01-24T16:36:00Z" w16du:dateUtc="2026-01-24T21:36:00Z">
          <w:pPr>
            <w:pStyle w:val="NormalWeb"/>
            <w:spacing w:before="0" w:beforeAutospacing="0" w:after="0" w:afterAutospacing="0"/>
          </w:pPr>
        </w:pPrChange>
      </w:pPr>
    </w:p>
    <w:p w14:paraId="4AE9D16E" w14:textId="08609AE1" w:rsidR="003B10A7" w:rsidRDefault="003B10A7" w:rsidP="003B10A7">
      <w:pPr>
        <w:pStyle w:val="NormalWeb"/>
        <w:spacing w:before="0" w:beforeAutospacing="0" w:after="0" w:afterAutospacing="0"/>
        <w:textAlignment w:val="baseline"/>
      </w:pPr>
      <w:r w:rsidRPr="00A22C97">
        <w:t xml:space="preserve">Covariates were identified </w:t>
      </w:r>
      <w:r>
        <w:t xml:space="preserve">a priori </w:t>
      </w:r>
      <w:r w:rsidRPr="00A22C97">
        <w:t>using existing literature</w:t>
      </w:r>
      <w:r w:rsidR="00F15130">
        <w:fldChar w:fldCharType="begin"/>
      </w:r>
      <w:r w:rsidR="001D7C4B">
        <w:instrText xml:space="preserve"> ADDIN ZOTERO_ITEM CSL_CITATION {"citationID":"SC1xJY5w","properties":{"unsorted":false,"formattedCitation":"\\super 10,24,25\\nosupersub{}","plainCitation":"10,24,25","noteIndex":0},"citationItems":[{"id":42,"uris":["http://zotero.org/users/local/N9bAOqPz/items/67LM76YC"],"itemData":{"id":42,"type":"article-journal","abstract":"BACKGROUND: Ultra-processed food has low nutritional quality, is associated with development of chronic diseases, and may increase exposure to chemicals used in food packaging and production.\nOBJECTIVES: To assess associations of ultra-processed food consumption with exposure to phthalates and bisphenols, including newer replacements, in the general U.S.\nMETHODS: Among 2212 National Health and Nutrition Examination Survey (NHANES) 2013-2014 participants (≥6 years), we classified items reported in a 24-h dietary recall according to the NOVA food processing classification system and calculated energy intake from ultra-processed food. Urinary concentrations of mono-benzyl (MBzP), mono-(3-carboxypropyl) (MCPP), mono-(carboxyisononyl) (MCNP), mono-(carboxyisoctyl) (MCOP), and four metabolites of di(2-ethylhexyl) (∑DEHP) phthalates and bisphenols A, F, and S were measured in spot urine samples. We estimated percent changes in natural log creatinine-standardized concentrations per 10% higher energy from ultra-processed food in covariate-adjusted multivariable linear regression models. We examined effect measure modification by age group, race/ethnicity, and poverty:income ratio and assessed associations with minimally processed food intake.\nRESULTS: In adjusted models, higher energy from ultra-processed food was associated with higher urinary concentrations of MCPP, MCNP, and MCOP but not MBzP, ∑DEHP, or bisphenols. Each 10% higher energy from ultra-processed food was associated with 8.0% (95% CI: 5.6%, 10.3%) higher urinary MCOP concentrations, with a stronger association among children than adolescents or adults. Ultra-processed sandwiches/hamburgers, French fries/other potato products, and ice cream/pops were associated with higher concentrations of multiple chemicals. Higher energy from minimally processed food was associated with lower concentrations of MCPP, MCNP, MCOP, and bisphenols A and F.\nDISCUSSION: Ultra-processed food consumption may increase exposure to currently used phthalates. Additional research is needed to determine whether minimally processed food diets or changes in food production practices can reduce phthalate and bisphenol exposures and related health effects, particularly among children who are more vulnerable to toxicants and tend to consume more ultra-processed food than adults.","container-title":"Environment International","DOI":"10.1016/j.envint.2019.105057","ISSN":"1873-6750","journalAbbreviation":"Environ Int","language":"eng","page":"105057","PMID":"31398592","PMCID":"PMC6728187","source":"PubMed","title":"Ultra-processed food consumption and exposure to phthalates and bisphenols in the US National Health and Nutrition Examination Survey, 2013-2014","volume":"131","author":[{"family":"Buckley","given":"Jessie P."},{"family":"Kim","given":"Hyunju"},{"family":"Wong","given":"Eugenia"},{"family":"Rebholz","given":"Casey M."}],"issued":{"date-parts":[["2019",10]]}}},{"id":65,"uris":["http://zotero.org/users/local/N9bAOqPz/items/JLPMC5HF"],"itemData":{"id":65,"type":"article-journal","abstract":"BACKGROUND: Previous studies have shown that women have higher urinary concentrations of several phthalate metabolites than do men, possibly because of a higher use of personal care products. Few studies have evaluated the association between phthalate metabolites, diabetes, and diabetes-related risk factors among women.\nOBJECTIVE: We explored the association between urinary phthalate metabolite concentrations and diabetes among women who participated in a cross-sectional study.\nMETHODS: We used urinary concentrations of phthalate metabolites, analyzed by the Centers for Disease Control and Prevention, and self-reported diabetes of 2,350 women between 20 and 79 years of age who participated in the NHANES (2001-2008). We used multiple logistic regression to estimate odds ratios (ORs) and 95% confidence intervals (CIs) and adjusted for urinary creatinine, sociodemographic characteristics, dietary factors, and body size. A secondary analysis was conducted for women who did not have diabetes to evaluate the association between phthalate metabolite concentrations and fasting blood glucose (FBG), homeostasis model assessment-estimated insulin resistance, and glycosylated hemoglobin A1c.\nRESULTS: After adjusting for potential confounders, women with higher levels of mono-n-butyl phthalate (MnBP), mono-isobutyl phthalate (MiBP), monobenzyl phthalate (MBzP), mono-(3-carboxypropyl) phthalate (MCPP), and three di-(2-ethylhexyl) phthalate metabolites (ΣDEHP) had an increased odds of diabetes compared with women with the lowest levels of these phthalates. Women in the highest quartile for MBzP and MiBP had almost twice the odds of diabetes [OR = 1.96 (95% CI: 1.11, 3.47) and OR = 1.95 (95% CI: 0.99, 3.85), respectively] compared with women in the lowest quartile. Nonmonotonic, positive associations were found for MnBP and ΣDEHP, whereas MCPP appeared to have a threshold effect. Certain phthalate metabolites were positively associated with FBG and insulin resistance.\nDISCUSSION: Urinary levels of several phthalates were associated with prevalent diabetes. Future prospective studies are needed to further explore these associations to determine whether phthalate exposure can alter glucose metabolism and increase the risk of insulin resistance and diabetes.","container-title":"Environmental Health Perspectives","DOI":"10.1289/ehp.1104717","ISSN":"1552-9924","issue":"9","journalAbbreviation":"Environ Health Perspect","language":"eng","page":"1307-1313","PMID":"22796563","PMCID":"PMC3440117","source":"PubMed","title":"Urinary phthalate metabolite concentrations and diabetes among women in the National Health and Nutrition Examination Survey (NHANES) 2001-2008","volume":"120","author":[{"family":"James-Todd","given":"Tamarra"},{"family":"Stahlhut","given":"Richard"},{"family":"Meeker","given":"John D."},{"family":"Powell","given":"Sheena-Gail"},{"family":"Hauser","given":"Russ"},{"family":"Huang","given":"Tianyi"},{"family":"Rich-Edwards","given":"Janet"}],"issued":{"date-parts":[["2012",9]]}}},{"id":82,"uris":["http://zotero.org/users/local/N9bAOqPz/items/VPPNTEDI"],"itemData":{"id":82,"type":"article-journal","abstract":"BACKGROUND: Exposure to Bisphenol A (BPA) is ubiquitous and includes dietary and environmental pathways. BPA is rapidly glucuronidated in the body, and both BPA and its conjugates can be readily measured in urine.\nOBJECTIVES: To investigate the contribution of canned food and beverages, known sources of BPA contamination, to BPA biomarkers of exposure using dietary and urinary BPA concentration information in a representative sample of the U.S.\nMETHODS: We evaluated 7669 NHANES 2003-2008 participants 6 years and older with 24-h dietary recall information and urinary BPA concentrations available. Using linear regression models, we evaluated the associations between recent canned food and beverage consumption and urinary BPA concentrations, adjusting for potential confounders.\nRESULTS: We found 9% of our participants consumed one canned food in the past 24h and 2% consumed two or more canned foods. The consumption of one canned food vs. none was associated with 24% (95% CI 1.11, 1.38) higher urinary BPA concentrations. The consumption of two or more canned foods vs. none was associated with 54% (95% CI 1.27, 1.88) higher urinary BPA concentrations. The consumption of one or more of some specific types of canned foods vs. none were associated with higher urinary BPA concentrations: 41% (95% CI 1.23, 1.63) higher BPA for vegetable and fruit, 70% (95% CI 1.18, 2.44) higher for canned pasta, and 229% (95% CI 1.22, 4.30) higher for canned soup. Canned beverages were not associated with urinary BPA concentrations.\nCONCLUSIONS: Canned food, including some specific types such as canned vegetable and fruit, canned pasta, and canned soup were associated with higher levels of urinary BPA concentrations.","container-title":"Environmental Research","DOI":"10.1016/j.envres.2016.06.008","ISSN":"1096-0953","journalAbbreviation":"Environ Res","language":"eng","page":"375-382","PMID":"27362993","PMCID":"PMC5003675","source":"PubMed","title":"The consumption of canned food and beverages and urinary Bisphenol A concentrations in NHANES 2003-2008","volume":"150","author":[{"family":"Hartle","given":"Jennifer C."},{"family":"Navas-Acien","given":"Ana"},{"family":"Lawrence","given":"Robert S."}],"issued":{"date-parts":[["2016",10]]}}}],"schema":"https://github.com/citation-style-language/schema/raw/master/csl-citation.json"} </w:instrText>
      </w:r>
      <w:r w:rsidR="00F15130">
        <w:fldChar w:fldCharType="separate"/>
      </w:r>
      <w:r w:rsidR="001D7C4B" w:rsidRPr="001D7C4B">
        <w:rPr>
          <w:vertAlign w:val="superscript"/>
        </w:rPr>
        <w:t>10,24,25</w:t>
      </w:r>
      <w:r w:rsidR="00F15130">
        <w:fldChar w:fldCharType="end"/>
      </w:r>
      <w:r w:rsidRPr="00A22C97">
        <w:t xml:space="preserve"> and directed acyclic graphs (DAGs) to identify potential confounders of the association between urinary phenol metabolite concentrations and household food security. Covariate data were obtained from computer-assisted demographic questionnaires administered by NHANES personnel.</w:t>
      </w:r>
      <w:r w:rsidR="008731CE">
        <w:fldChar w:fldCharType="begin"/>
      </w:r>
      <w:r w:rsidR="008731CE">
        <w:instrText xml:space="preserve"> ADDIN ZOTERO_ITEM CSL_CITATION {"citationID":"LS0sWBvG","properties":{"unsorted":false,"formattedCitation":"\\super 18\\nosupersub{}","plainCitation":"18","noteIndex":0},"citationItems":[{"id":68,"uris":["http://zotero.org/users/local/N9bAOqPz/items/IUFYFIDQ"],"itemData":{"id":68,"type":"report","title":"NHANES - About the National Health and Nutrition Examination Survey","URL":"https://www.cdc.gov/nchs/nhanes/about_nhanes.htm","issued":{"date-parts":[["2023",5]]}}}],"schema":"https://github.com/citation-style-language/schema/raw/master/csl-citation.json"} </w:instrText>
      </w:r>
      <w:r w:rsidR="008731CE">
        <w:fldChar w:fldCharType="separate"/>
      </w:r>
      <w:r w:rsidR="008731CE" w:rsidRPr="008731CE">
        <w:rPr>
          <w:vertAlign w:val="superscript"/>
        </w:rPr>
        <w:t>18</w:t>
      </w:r>
      <w:r w:rsidR="008731CE">
        <w:fldChar w:fldCharType="end"/>
      </w:r>
      <w:r w:rsidRPr="00A22C97">
        <w:t xml:space="preserve"> </w:t>
      </w:r>
      <w:r>
        <w:t>W</w:t>
      </w:r>
      <w:r w:rsidRPr="00A22C97">
        <w:t xml:space="preserve">e included </w:t>
      </w:r>
      <w:ins w:id="134" w:author="Nickelberry, Marshae" w:date="2026-01-24T16:36:00Z" w16du:dateUtc="2026-01-24T21:36:00Z">
        <w:r w:rsidR="00D41F63">
          <w:t xml:space="preserve">self-reported </w:t>
        </w:r>
      </w:ins>
      <w:r w:rsidRPr="00A22C97">
        <w:t xml:space="preserve">age, sex, race/ethnicity, highest educational attainment, and poverty income ratio (PIR) as </w:t>
      </w:r>
      <w:r>
        <w:t xml:space="preserve">covariates of </w:t>
      </w:r>
      <w:r w:rsidR="00CF00EB">
        <w:t>interest</w:t>
      </w:r>
      <w:r w:rsidRPr="00A22C97">
        <w:t xml:space="preserve">. </w:t>
      </w:r>
      <w:ins w:id="135" w:author="Nickelberry, Marshae" w:date="2026-01-24T16:37:00Z" w16du:dateUtc="2026-01-24T21:37:00Z">
        <w:r w:rsidR="00D41F63">
          <w:t xml:space="preserve">Self-reported age was </w:t>
        </w:r>
        <w:r w:rsidR="001D5FBA">
          <w:t xml:space="preserve">measured continuously, and later categorized in quartiles according to the sample distribution. </w:t>
        </w:r>
      </w:ins>
      <w:commentRangeStart w:id="136"/>
      <w:ins w:id="137" w:author="Nickelberry, Marshae" w:date="2026-01-24T16:39:00Z" w16du:dateUtc="2026-01-24T21:39:00Z">
        <w:r w:rsidR="001D5FBA" w:rsidRPr="001D5FBA">
          <w:t>Highest educational attainment was initially categorized as [INITIAL CATEGORIES] and was later recategorized as [FINAL CATEGORIES] due to small stratum sizes. Sex</w:t>
        </w:r>
        <w:r w:rsidR="001D5FBA">
          <w:t xml:space="preserve"> (male/female)</w:t>
        </w:r>
        <w:r w:rsidR="001D5FBA" w:rsidRPr="001D5FBA">
          <w:t xml:space="preserve"> and race/ethnicity</w:t>
        </w:r>
        <w:r w:rsidR="001D5FBA">
          <w:t xml:space="preserve"> (categories?)</w:t>
        </w:r>
        <w:r w:rsidR="001D5FBA" w:rsidRPr="001D5FBA">
          <w:t xml:space="preserve"> were measured as categorical variables, and analytic categories were consistent with NHANES categorizations</w:t>
        </w:r>
        <w:r w:rsidR="001D5FBA">
          <w:t xml:space="preserve">. </w:t>
        </w:r>
      </w:ins>
      <w:commentRangeEnd w:id="136"/>
      <w:r w:rsidR="001D5FBA">
        <w:rPr>
          <w:rStyle w:val="CommentReference"/>
          <w:sz w:val="24"/>
          <w:szCs w:val="24"/>
        </w:rPr>
        <w:commentReference w:id="136"/>
      </w:r>
      <w:ins w:id="138" w:author="Nickelberry, Marshae" w:date="2026-01-24T16:38:00Z" w16du:dateUtc="2026-01-24T21:38:00Z">
        <w:r w:rsidR="001D5FBA">
          <w:t xml:space="preserve">Similarly, </w:t>
        </w:r>
      </w:ins>
      <w:r w:rsidRPr="00A22C97">
        <w:t>PIR is calculated by NHANES using U.S. Department of Health and Human Services poverty guidelines</w:t>
      </w:r>
      <w:r w:rsidR="00CF00EB">
        <w:fldChar w:fldCharType="begin"/>
      </w:r>
      <w:r w:rsidR="00CF00EB">
        <w:instrText xml:space="preserve"> ADDIN ZOTERO_ITEM CSL_CITATION {"citationID":"ibaN8K0R","properties":{"unsorted":false,"formattedCitation":"\\super 18\\nosupersub{}","plainCitation":"18","noteIndex":0},"citationItems":[{"id":68,"uris":["http://zotero.org/users/local/N9bAOqPz/items/IUFYFIDQ"],"itemData":{"id":68,"type":"report","title":"NHANES - About the National Health and Nutrition Examination Survey","URL":"https://www.cdc.gov/nchs/nhanes/about_nhanes.htm","issued":{"date-parts":[["2023",5]]}}}],"schema":"https://github.com/citation-style-language/schema/raw/master/csl-citation.json"} </w:instrText>
      </w:r>
      <w:r w:rsidR="00CF00EB">
        <w:fldChar w:fldCharType="separate"/>
      </w:r>
      <w:r w:rsidR="00CF00EB" w:rsidRPr="00CF00EB">
        <w:rPr>
          <w:vertAlign w:val="superscript"/>
        </w:rPr>
        <w:t>18</w:t>
      </w:r>
      <w:r w:rsidR="00CF00EB">
        <w:fldChar w:fldCharType="end"/>
      </w:r>
      <w:r w:rsidRPr="00A22C97">
        <w:t xml:space="preserve">. We additionally </w:t>
      </w:r>
      <w:r>
        <w:t>created</w:t>
      </w:r>
      <w:r w:rsidRPr="00A22C97">
        <w:t xml:space="preserve"> survey cycle year as a categorical variable to account for temporal differences across cycles.</w:t>
      </w:r>
      <w:r w:rsidR="004A0E96">
        <w:fldChar w:fldCharType="begin"/>
      </w:r>
      <w:r w:rsidR="001D7C4B">
        <w:instrText xml:space="preserve"> ADDIN ZOTERO_ITEM CSL_CITATION {"citationID":"Vf8vlAuB","properties":{"unsorted":false,"formattedCitation":"\\super 26\\nosupersub{}","plainCitation":"26","noteIndex":0},"citationItems":[{"id":79,"uris":["http://zotero.org/users/local/N9bAOqPz/items/RBY9WJAN"],"itemData":{"id":79,"type":"document","publisher":"Center of Disease Control and Prevention","title":"NHANES Demographics Variable List","URL":"https://wwwn.cdc.gov/nchs/nhanes/search/variablelist.aspx?Component=Demographics&amp;Cycle="}}],"schema":"https://github.com/citation-style-language/schema/raw/master/csl-citation.json"} </w:instrText>
      </w:r>
      <w:r w:rsidR="004A0E96">
        <w:fldChar w:fldCharType="separate"/>
      </w:r>
      <w:r w:rsidR="001D7C4B" w:rsidRPr="001D7C4B">
        <w:rPr>
          <w:vertAlign w:val="superscript"/>
        </w:rPr>
        <w:t>26</w:t>
      </w:r>
      <w:r w:rsidR="004A0E96">
        <w:fldChar w:fldCharType="end"/>
      </w:r>
      <w:r w:rsidRPr="00A22C97">
        <w:t xml:space="preserve"> Urinary creatinine concentration (ng/mL) was</w:t>
      </w:r>
      <w:r>
        <w:t xml:space="preserve"> included to adjust for </w:t>
      </w:r>
      <w:r w:rsidRPr="00A22C97">
        <w:t>urinary dilution, consistent with prior NHANES-based analyses.</w:t>
      </w:r>
      <w:r w:rsidR="000B7464">
        <w:fldChar w:fldCharType="begin"/>
      </w:r>
      <w:r w:rsidR="000B7464">
        <w:instrText xml:space="preserve"> ADDIN ZOTERO_ITEM CSL_CITATION {"citationID":"WRtonIT9","properties":{"unsorted":false,"formattedCitation":"\\super 23\\nosupersub{}","plainCitation":"23","noteIndex":0},"citationItems":[{"id":81,"uris":["http://zotero.org/users/local/N9bAOqPz/items/D5ZZR3IE"],"itemData":{"id":81,"type":"document","genre":"2007-2008 Data Documentation, Codebook, and Frequencies","publisher":"National Health and Nutrition Examination Survey","title":"Environmental Phenols (EPH_E)","URL":"https://wwwn.cdc.gov/Nchs/Data/Nhanes/Public/2007/DataFiles/EPH_E.htm","issued":{"date-parts":[["2011"]]}}}],"schema":"https://github.com/citation-style-language/schema/raw/master/csl-citation.json"} </w:instrText>
      </w:r>
      <w:r w:rsidR="000B7464">
        <w:fldChar w:fldCharType="separate"/>
      </w:r>
      <w:r w:rsidR="000B7464" w:rsidRPr="000B7464">
        <w:rPr>
          <w:vertAlign w:val="superscript"/>
        </w:rPr>
        <w:t>23</w:t>
      </w:r>
      <w:r w:rsidR="000B7464">
        <w:fldChar w:fldCharType="end"/>
      </w:r>
    </w:p>
    <w:p w14:paraId="071450F7" w14:textId="77777777" w:rsidR="003B10A7" w:rsidRDefault="003B10A7" w:rsidP="003B10A7">
      <w:pPr>
        <w:pStyle w:val="NormalWeb"/>
        <w:spacing w:before="0" w:beforeAutospacing="0" w:after="0" w:afterAutospacing="0"/>
        <w:textAlignment w:val="baseline"/>
      </w:pPr>
    </w:p>
    <w:p w14:paraId="3172CBB4" w14:textId="77777777" w:rsidR="003B10A7" w:rsidRPr="003277C6" w:rsidRDefault="003B10A7" w:rsidP="003B10A7">
      <w:pPr>
        <w:pStyle w:val="NormalWeb"/>
        <w:spacing w:before="0" w:beforeAutospacing="0" w:after="0" w:afterAutospacing="0" w:line="276" w:lineRule="auto"/>
        <w:textAlignment w:val="baseline"/>
        <w:rPr>
          <w:b/>
          <w:bCs/>
          <w:i/>
          <w:iCs/>
        </w:rPr>
      </w:pPr>
      <w:r w:rsidRPr="004D21B3">
        <w:rPr>
          <w:b/>
          <w:bCs/>
          <w:i/>
          <w:iCs/>
        </w:rPr>
        <w:t>Statistical Analysis</w:t>
      </w:r>
    </w:p>
    <w:p w14:paraId="1BFD862B" w14:textId="5757E29A" w:rsidR="003B10A7" w:rsidRPr="004D21B3" w:rsidRDefault="003B10A7" w:rsidP="003B10A7">
      <w:pPr>
        <w:spacing w:after="0" w:line="276" w:lineRule="auto"/>
        <w:ind w:firstLine="360"/>
        <w:rPr>
          <w:rFonts w:ascii="Times New Roman" w:hAnsi="Times New Roman" w:cs="Times New Roman"/>
          <w:color w:val="000000" w:themeColor="text1"/>
        </w:rPr>
      </w:pPr>
      <w:r w:rsidRPr="00056E3D">
        <w:rPr>
          <w:rFonts w:ascii="Times New Roman" w:hAnsi="Times New Roman" w:cs="Times New Roman"/>
          <w:color w:val="000000" w:themeColor="text1"/>
        </w:rPr>
        <w:t xml:space="preserve">Descriptive statistics including frequencies (percentages) and means were calculated to analyze the analytic study populations’ sociodemographic factors and other covariate groups by </w:t>
      </w:r>
      <w:ins w:id="139" w:author="Nickelberry, Marshae" w:date="2026-01-24T16:40:00Z" w16du:dateUtc="2026-01-24T21:40:00Z">
        <w:r w:rsidR="001D5FBA">
          <w:rPr>
            <w:rFonts w:ascii="Times New Roman" w:hAnsi="Times New Roman" w:cs="Times New Roman"/>
            <w:color w:val="000000" w:themeColor="text1"/>
          </w:rPr>
          <w:t xml:space="preserve">household </w:t>
        </w:r>
      </w:ins>
      <w:r w:rsidRPr="00056E3D">
        <w:rPr>
          <w:rFonts w:ascii="Times New Roman" w:hAnsi="Times New Roman" w:cs="Times New Roman"/>
          <w:color w:val="000000" w:themeColor="text1"/>
        </w:rPr>
        <w:t xml:space="preserve">food security status. Urinary phenol metabolite concentrations were </w:t>
      </w:r>
      <w:r>
        <w:rPr>
          <w:rFonts w:ascii="Times New Roman" w:hAnsi="Times New Roman" w:cs="Times New Roman"/>
          <w:color w:val="000000" w:themeColor="text1"/>
        </w:rPr>
        <w:t xml:space="preserve">log normally distributed and </w:t>
      </w:r>
      <w:del w:id="140" w:author="Nickelberry, Marshae" w:date="2026-01-24T16:40:00Z" w16du:dateUtc="2026-01-24T21:40:00Z">
        <w:r w:rsidDel="001D5FBA">
          <w:rPr>
            <w:rFonts w:ascii="Times New Roman" w:hAnsi="Times New Roman" w:cs="Times New Roman"/>
            <w:color w:val="000000" w:themeColor="text1"/>
          </w:rPr>
          <w:delText xml:space="preserve">were </w:delText>
        </w:r>
      </w:del>
      <w:ins w:id="141" w:author="Nickelberry, Marshae" w:date="2026-01-24T16:40:00Z" w16du:dateUtc="2026-01-24T21:40:00Z">
        <w:r w:rsidR="001D5FBA">
          <w:rPr>
            <w:rFonts w:ascii="Times New Roman" w:hAnsi="Times New Roman" w:cs="Times New Roman"/>
            <w:color w:val="000000" w:themeColor="text1"/>
          </w:rPr>
          <w:t>later</w:t>
        </w:r>
        <w:r w:rsidR="001D5FBA">
          <w:rPr>
            <w:rFonts w:ascii="Times New Roman" w:hAnsi="Times New Roman" w:cs="Times New Roman"/>
            <w:color w:val="000000" w:themeColor="text1"/>
          </w:rPr>
          <w:t xml:space="preserve"> </w:t>
        </w:r>
      </w:ins>
      <w:r w:rsidRPr="00056E3D">
        <w:rPr>
          <w:rFonts w:ascii="Times New Roman" w:hAnsi="Times New Roman" w:cs="Times New Roman"/>
          <w:color w:val="000000" w:themeColor="text1"/>
        </w:rPr>
        <w:t>natural log transformed</w:t>
      </w:r>
      <w:r>
        <w:rPr>
          <w:rFonts w:ascii="Times New Roman" w:hAnsi="Times New Roman" w:cs="Times New Roman"/>
          <w:color w:val="000000" w:themeColor="text1"/>
        </w:rPr>
        <w:t xml:space="preserve">.  </w:t>
      </w:r>
      <w:r w:rsidRPr="00056E3D">
        <w:rPr>
          <w:rFonts w:ascii="Times New Roman" w:hAnsi="Times New Roman" w:cs="Times New Roman"/>
          <w:color w:val="000000" w:themeColor="text1"/>
        </w:rPr>
        <w:t xml:space="preserve"> </w:t>
      </w:r>
      <w:r>
        <w:rPr>
          <w:rFonts w:ascii="Times New Roman" w:hAnsi="Times New Roman" w:cs="Times New Roman"/>
          <w:color w:val="000000" w:themeColor="text1"/>
        </w:rPr>
        <w:t>D</w:t>
      </w:r>
      <w:r w:rsidRPr="00056E3D">
        <w:rPr>
          <w:rFonts w:ascii="Times New Roman" w:hAnsi="Times New Roman" w:cs="Times New Roman"/>
          <w:color w:val="000000" w:themeColor="text1"/>
        </w:rPr>
        <w:t>etection percentages</w:t>
      </w:r>
      <w:r>
        <w:rPr>
          <w:rFonts w:ascii="Times New Roman" w:hAnsi="Times New Roman" w:cs="Times New Roman"/>
          <w:color w:val="000000" w:themeColor="text1"/>
        </w:rPr>
        <w:t xml:space="preserve">, geometric means (GM) and the </w:t>
      </w:r>
      <w:r w:rsidRPr="00056E3D">
        <w:rPr>
          <w:rFonts w:ascii="Times New Roman" w:hAnsi="Times New Roman" w:cs="Times New Roman"/>
          <w:color w:val="000000" w:themeColor="text1"/>
        </w:rPr>
        <w:t>25</w:t>
      </w:r>
      <w:r w:rsidRPr="00056E3D">
        <w:rPr>
          <w:rFonts w:ascii="Times New Roman" w:hAnsi="Times New Roman" w:cs="Times New Roman"/>
          <w:color w:val="000000" w:themeColor="text1"/>
          <w:vertAlign w:val="superscript"/>
        </w:rPr>
        <w:t>th</w:t>
      </w:r>
      <w:r>
        <w:rPr>
          <w:rFonts w:ascii="Times New Roman" w:hAnsi="Times New Roman" w:cs="Times New Roman"/>
          <w:color w:val="000000" w:themeColor="text1"/>
          <w:vertAlign w:val="superscript"/>
        </w:rPr>
        <w:t xml:space="preserve"> </w:t>
      </w:r>
      <w:r>
        <w:rPr>
          <w:rFonts w:ascii="Times New Roman" w:hAnsi="Times New Roman" w:cs="Times New Roman"/>
          <w:color w:val="000000" w:themeColor="text1"/>
        </w:rPr>
        <w:t xml:space="preserve">and </w:t>
      </w:r>
      <w:r w:rsidRPr="00056E3D">
        <w:rPr>
          <w:rFonts w:ascii="Times New Roman" w:hAnsi="Times New Roman" w:cs="Times New Roman"/>
          <w:color w:val="000000" w:themeColor="text1"/>
        </w:rPr>
        <w:t>75</w:t>
      </w:r>
      <w:r w:rsidRPr="00056E3D">
        <w:rPr>
          <w:rFonts w:ascii="Times New Roman" w:hAnsi="Times New Roman" w:cs="Times New Roman"/>
          <w:color w:val="000000" w:themeColor="text1"/>
          <w:vertAlign w:val="superscript"/>
        </w:rPr>
        <w:t>th</w:t>
      </w:r>
      <w:r w:rsidRPr="00056E3D">
        <w:rPr>
          <w:rFonts w:ascii="Times New Roman" w:hAnsi="Times New Roman" w:cs="Times New Roman"/>
          <w:color w:val="000000" w:themeColor="text1"/>
        </w:rPr>
        <w:t xml:space="preserve"> percentile</w:t>
      </w:r>
      <w:r>
        <w:rPr>
          <w:rFonts w:ascii="Times New Roman" w:hAnsi="Times New Roman" w:cs="Times New Roman"/>
          <w:color w:val="000000" w:themeColor="text1"/>
        </w:rPr>
        <w:t xml:space="preserve"> were reported</w:t>
      </w:r>
      <w:r w:rsidRPr="00056E3D">
        <w:rPr>
          <w:rFonts w:ascii="Times New Roman" w:hAnsi="Times New Roman" w:cs="Times New Roman"/>
          <w:color w:val="000000" w:themeColor="text1"/>
        </w:rPr>
        <w:t xml:space="preserve">. Spearman correlation coefficients were </w:t>
      </w:r>
      <w:r>
        <w:rPr>
          <w:rFonts w:ascii="Times New Roman" w:hAnsi="Times New Roman" w:cs="Times New Roman"/>
          <w:color w:val="000000" w:themeColor="text1"/>
        </w:rPr>
        <w:t xml:space="preserve">used </w:t>
      </w:r>
      <w:r w:rsidRPr="00056E3D">
        <w:rPr>
          <w:rFonts w:ascii="Times New Roman" w:hAnsi="Times New Roman" w:cs="Times New Roman"/>
          <w:color w:val="000000" w:themeColor="text1"/>
        </w:rPr>
        <w:t xml:space="preserve">to assess correlations between individual metabolites. </w:t>
      </w:r>
      <w:r>
        <w:rPr>
          <w:rFonts w:ascii="Times New Roman" w:hAnsi="Times New Roman" w:cs="Times New Roman"/>
          <w:color w:val="000000" w:themeColor="text1"/>
        </w:rPr>
        <w:t>For our main analysis we used m</w:t>
      </w:r>
      <w:r w:rsidRPr="00056E3D">
        <w:rPr>
          <w:rFonts w:ascii="Times New Roman" w:hAnsi="Times New Roman" w:cs="Times New Roman"/>
          <w:color w:val="000000" w:themeColor="text1"/>
        </w:rPr>
        <w:t xml:space="preserve">ultivariable linear regression models </w:t>
      </w:r>
      <w:r>
        <w:rPr>
          <w:rFonts w:ascii="Times New Roman" w:hAnsi="Times New Roman" w:cs="Times New Roman"/>
          <w:color w:val="000000" w:themeColor="text1"/>
        </w:rPr>
        <w:t xml:space="preserve">to </w:t>
      </w:r>
      <w:r w:rsidRPr="00056E3D">
        <w:rPr>
          <w:rFonts w:ascii="Times New Roman" w:hAnsi="Times New Roman" w:cs="Times New Roman"/>
          <w:color w:val="000000" w:themeColor="text1"/>
        </w:rPr>
        <w:t>evaluate the</w:t>
      </w:r>
      <w:r>
        <w:rPr>
          <w:rFonts w:ascii="Times New Roman" w:hAnsi="Times New Roman" w:cs="Times New Roman"/>
          <w:color w:val="000000" w:themeColor="text1"/>
        </w:rPr>
        <w:t xml:space="preserve"> association between </w:t>
      </w:r>
      <w:r w:rsidRPr="00056E3D">
        <w:rPr>
          <w:rFonts w:ascii="Times New Roman" w:hAnsi="Times New Roman" w:cs="Times New Roman"/>
          <w:color w:val="000000" w:themeColor="text1"/>
        </w:rPr>
        <w:t>log transformed urinary phenol concentrations and food security levels.</w:t>
      </w:r>
      <w:r>
        <w:rPr>
          <w:rFonts w:ascii="Times New Roman" w:hAnsi="Times New Roman" w:cs="Times New Roman"/>
          <w:color w:val="000000" w:themeColor="text1"/>
        </w:rPr>
        <w:t xml:space="preserve"> We first ran urinary creatinine-adjusted models only followed by </w:t>
      </w:r>
      <w:r w:rsidRPr="00056E3D">
        <w:rPr>
          <w:rFonts w:ascii="Times New Roman" w:hAnsi="Times New Roman" w:cs="Times New Roman"/>
          <w:color w:val="000000" w:themeColor="text1"/>
        </w:rPr>
        <w:t>models adjusted for</w:t>
      </w:r>
      <w:r>
        <w:rPr>
          <w:rFonts w:ascii="Times New Roman" w:hAnsi="Times New Roman" w:cs="Times New Roman"/>
          <w:color w:val="000000" w:themeColor="text1"/>
        </w:rPr>
        <w:t xml:space="preserve"> our confounders of interest. C</w:t>
      </w:r>
      <w:r w:rsidRPr="00056E3D">
        <w:rPr>
          <w:rFonts w:ascii="Times New Roman" w:hAnsi="Times New Roman" w:cs="Times New Roman"/>
          <w:color w:val="000000" w:themeColor="text1"/>
        </w:rPr>
        <w:t xml:space="preserve">ovariates in fully adjusted models were </w:t>
      </w:r>
      <w:r>
        <w:rPr>
          <w:rFonts w:ascii="Times New Roman" w:hAnsi="Times New Roman" w:cs="Times New Roman"/>
          <w:color w:val="000000" w:themeColor="text1"/>
        </w:rPr>
        <w:t xml:space="preserve">defined according to their </w:t>
      </w:r>
      <w:r w:rsidRPr="00056E3D">
        <w:rPr>
          <w:rFonts w:ascii="Times New Roman" w:hAnsi="Times New Roman" w:cs="Times New Roman"/>
          <w:color w:val="000000" w:themeColor="text1"/>
        </w:rPr>
        <w:t>NHANES categorization: sex (female (ref), male), education level (&lt; 9</w:t>
      </w:r>
      <w:r w:rsidRPr="00056E3D">
        <w:rPr>
          <w:rFonts w:ascii="Times New Roman" w:hAnsi="Times New Roman" w:cs="Times New Roman"/>
          <w:color w:val="000000" w:themeColor="text1"/>
          <w:vertAlign w:val="superscript"/>
        </w:rPr>
        <w:t>th</w:t>
      </w:r>
      <w:r w:rsidRPr="00056E3D">
        <w:rPr>
          <w:rFonts w:ascii="Times New Roman" w:hAnsi="Times New Roman" w:cs="Times New Roman"/>
          <w:color w:val="000000" w:themeColor="text1"/>
        </w:rPr>
        <w:t xml:space="preserve"> grade, high school graduate or equivalent, some college, ≥ college), </w:t>
      </w:r>
      <w:r>
        <w:rPr>
          <w:rFonts w:ascii="Times New Roman" w:hAnsi="Times New Roman" w:cs="Times New Roman"/>
          <w:color w:val="000000" w:themeColor="text1"/>
        </w:rPr>
        <w:t xml:space="preserve">age (continuous), </w:t>
      </w:r>
      <w:r w:rsidRPr="00056E3D">
        <w:rPr>
          <w:rFonts w:ascii="Times New Roman" w:hAnsi="Times New Roman" w:cs="Times New Roman"/>
          <w:color w:val="000000" w:themeColor="text1"/>
        </w:rPr>
        <w:t xml:space="preserve"> race/ethnicity (non-Hispanic White (ref), non-Hispanic Black, Mexican American, other Hispanic, Other including Multi-Racial), poverty income ratio (</w:t>
      </w:r>
      <w:r w:rsidR="00A648CB">
        <w:rPr>
          <w:rFonts w:ascii="Times New Roman" w:hAnsi="Times New Roman" w:cs="Times New Roman"/>
          <w:color w:val="000000" w:themeColor="text1"/>
        </w:rPr>
        <w:t>0-0.99, 1-1.99, 2-2.99</w:t>
      </w:r>
      <w:r w:rsidR="00484F2E">
        <w:rPr>
          <w:rFonts w:ascii="Times New Roman" w:hAnsi="Times New Roman" w:cs="Times New Roman"/>
          <w:color w:val="000000" w:themeColor="text1"/>
        </w:rPr>
        <w:t>, 3-4.99, and 5.0 or greater)</w:t>
      </w:r>
      <w:r w:rsidRPr="00056E3D">
        <w:rPr>
          <w:rFonts w:ascii="Times New Roman" w:hAnsi="Times New Roman" w:cs="Times New Roman"/>
          <w:color w:val="000000" w:themeColor="text1"/>
        </w:rPr>
        <w:t>.</w:t>
      </w:r>
      <w:r>
        <w:rPr>
          <w:rFonts w:ascii="Times New Roman" w:hAnsi="Times New Roman" w:cs="Times New Roman"/>
          <w:color w:val="000000" w:themeColor="text1"/>
        </w:rPr>
        <w:t xml:space="preserve"> We also included a generated cycle year variable (</w:t>
      </w:r>
      <w:r w:rsidRPr="00056E3D">
        <w:rPr>
          <w:rFonts w:ascii="Times New Roman" w:hAnsi="Times New Roman" w:cs="Times New Roman"/>
          <w:color w:val="000000" w:themeColor="text1"/>
        </w:rPr>
        <w:t>2005-2006, 2007-2008, 2009-2010, 2011-2012, 2013-2014, and 2015-2016)</w:t>
      </w:r>
      <w:r>
        <w:rPr>
          <w:rFonts w:ascii="Times New Roman" w:hAnsi="Times New Roman" w:cs="Times New Roman"/>
          <w:color w:val="000000" w:themeColor="text1"/>
        </w:rPr>
        <w:t xml:space="preserve"> as well as measured urinary creatinine</w:t>
      </w:r>
      <w:r w:rsidRPr="00056E3D">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056E3D">
        <w:rPr>
          <w:rFonts w:ascii="Times New Roman" w:hAnsi="Times New Roman" w:cs="Times New Roman"/>
          <w:color w:val="000000" w:themeColor="text1"/>
        </w:rPr>
        <w:t>Exponentiated estimated coefficients were presented as the percent (%) difference, computed as 100*(exp(β)-1). Higher concentrations in the comparison group (marginal, low, and very low food security) to the reference group (high food security) indicated a positive percent differenc</w:t>
      </w:r>
      <w:r>
        <w:rPr>
          <w:rFonts w:ascii="Times New Roman" w:hAnsi="Times New Roman" w:cs="Times New Roman"/>
          <w:color w:val="000000" w:themeColor="text1"/>
        </w:rPr>
        <w:t>es; n</w:t>
      </w:r>
      <w:r w:rsidRPr="00056E3D">
        <w:rPr>
          <w:rFonts w:ascii="Times New Roman" w:hAnsi="Times New Roman" w:cs="Times New Roman"/>
          <w:color w:val="000000" w:themeColor="text1"/>
        </w:rPr>
        <w:t xml:space="preserve">egative percent differences indicated lower concentrations. </w:t>
      </w:r>
      <w:r w:rsidRPr="00056E3D">
        <w:rPr>
          <w:rFonts w:ascii="Times New Roman" w:hAnsi="Times New Roman" w:cs="Times New Roman"/>
          <w:color w:val="000000" w:themeColor="text1"/>
          <w:kern w:val="0"/>
        </w:rPr>
        <w:t xml:space="preserve"> </w:t>
      </w:r>
    </w:p>
    <w:p w14:paraId="6810E7ED" w14:textId="497FC886" w:rsidR="003B10A7" w:rsidRPr="004D21B3" w:rsidRDefault="003B10A7" w:rsidP="003B10A7">
      <w:pPr>
        <w:spacing w:after="0" w:line="276" w:lineRule="auto"/>
        <w:ind w:firstLine="360"/>
        <w:rPr>
          <w:rFonts w:ascii="Times New Roman" w:hAnsi="Times New Roman" w:cs="Times New Roman"/>
        </w:rPr>
      </w:pPr>
      <w:r w:rsidRPr="004D21B3">
        <w:rPr>
          <w:rFonts w:ascii="Times New Roman" w:hAnsi="Times New Roman" w:cs="Times New Roman"/>
        </w:rPr>
        <w:lastRenderedPageBreak/>
        <w:t xml:space="preserve">To assess potential effect measure modification by sex, race, and ethnicity, </w:t>
      </w:r>
      <w:r w:rsidR="009F4A91">
        <w:rPr>
          <w:rFonts w:ascii="Times New Roman" w:hAnsi="Times New Roman" w:cs="Times New Roman"/>
        </w:rPr>
        <w:t xml:space="preserve">household </w:t>
      </w:r>
      <w:r w:rsidRPr="004D21B3">
        <w:rPr>
          <w:rFonts w:ascii="Times New Roman" w:hAnsi="Times New Roman" w:cs="Times New Roman"/>
        </w:rPr>
        <w:t xml:space="preserve">food security was modeled categorically </w:t>
      </w:r>
      <w:r>
        <w:rPr>
          <w:rFonts w:ascii="Times New Roman" w:hAnsi="Times New Roman" w:cs="Times New Roman"/>
        </w:rPr>
        <w:t xml:space="preserve">as a nominal variable </w:t>
      </w:r>
      <w:r w:rsidRPr="004D21B3">
        <w:rPr>
          <w:rFonts w:ascii="Times New Roman" w:hAnsi="Times New Roman" w:cs="Times New Roman"/>
        </w:rPr>
        <w:t xml:space="preserve">with </w:t>
      </w:r>
      <w:r>
        <w:rPr>
          <w:rFonts w:ascii="Times New Roman" w:hAnsi="Times New Roman" w:cs="Times New Roman"/>
        </w:rPr>
        <w:t>a product term for</w:t>
      </w:r>
      <w:r w:rsidRPr="004D21B3">
        <w:rPr>
          <w:rFonts w:ascii="Times New Roman" w:hAnsi="Times New Roman" w:cs="Times New Roman"/>
        </w:rPr>
        <w:t xml:space="preserve"> household food security status*sex and </w:t>
      </w:r>
      <w:r w:rsidR="009F4A91">
        <w:rPr>
          <w:rFonts w:ascii="Times New Roman" w:hAnsi="Times New Roman" w:cs="Times New Roman"/>
        </w:rPr>
        <w:t xml:space="preserve">household </w:t>
      </w:r>
      <w:r w:rsidRPr="004D21B3">
        <w:rPr>
          <w:rFonts w:ascii="Times New Roman" w:hAnsi="Times New Roman" w:cs="Times New Roman"/>
        </w:rPr>
        <w:t>food security*race and ethnicity</w:t>
      </w:r>
      <w:r>
        <w:rPr>
          <w:rFonts w:ascii="Times New Roman" w:hAnsi="Times New Roman" w:cs="Times New Roman"/>
        </w:rPr>
        <w:t xml:space="preserve"> respectively. Estimated adjusted marginal means were extracted and reported as percent differences by sex or race and ethnicity.  Next, to test for overall interaction, and obtain a p</w:t>
      </w:r>
      <w:r>
        <w:rPr>
          <w:rFonts w:ascii="Times New Roman" w:hAnsi="Times New Roman" w:cs="Times New Roman"/>
          <w:vertAlign w:val="subscript"/>
        </w:rPr>
        <w:t xml:space="preserve">interaction </w:t>
      </w:r>
      <w:r>
        <w:rPr>
          <w:rFonts w:ascii="Times New Roman" w:hAnsi="Times New Roman" w:cs="Times New Roman"/>
        </w:rPr>
        <w:t>for each analyte, we modeled</w:t>
      </w:r>
      <w:r w:rsidRPr="004D21B3">
        <w:rPr>
          <w:rFonts w:ascii="Times New Roman" w:hAnsi="Times New Roman" w:cs="Times New Roman"/>
        </w:rPr>
        <w:t xml:space="preserve"> the four-level </w:t>
      </w:r>
      <w:r w:rsidR="004D01B5">
        <w:rPr>
          <w:rFonts w:ascii="Times New Roman" w:hAnsi="Times New Roman" w:cs="Times New Roman"/>
        </w:rPr>
        <w:t xml:space="preserve">household </w:t>
      </w:r>
      <w:r w:rsidRPr="004D21B3">
        <w:rPr>
          <w:rFonts w:ascii="Times New Roman" w:hAnsi="Times New Roman" w:cs="Times New Roman"/>
        </w:rPr>
        <w:t>food security variable as an ordinal variable</w:t>
      </w:r>
      <w:r>
        <w:rPr>
          <w:rFonts w:ascii="Times New Roman" w:hAnsi="Times New Roman" w:cs="Times New Roman"/>
        </w:rPr>
        <w:t>, with a single cross-product term</w:t>
      </w:r>
      <w:r w:rsidRPr="004D21B3">
        <w:rPr>
          <w:rFonts w:ascii="Times New Roman" w:hAnsi="Times New Roman" w:cs="Times New Roman"/>
        </w:rPr>
        <w:t>, assuming equal spacing between categories</w:t>
      </w:r>
      <w:r>
        <w:rPr>
          <w:rFonts w:ascii="Times New Roman" w:hAnsi="Times New Roman" w:cs="Times New Roman"/>
        </w:rPr>
        <w:t xml:space="preserve"> and linear trends across categories.  </w:t>
      </w:r>
      <w:r w:rsidRPr="004D21B3">
        <w:rPr>
          <w:rFonts w:ascii="Times New Roman" w:hAnsi="Times New Roman" w:cs="Times New Roman"/>
        </w:rPr>
        <w:t>We</w:t>
      </w:r>
      <w:r>
        <w:rPr>
          <w:rFonts w:ascii="Times New Roman" w:hAnsi="Times New Roman" w:cs="Times New Roman"/>
        </w:rPr>
        <w:t xml:space="preserve"> then</w:t>
      </w:r>
      <w:r w:rsidRPr="004D21B3">
        <w:rPr>
          <w:rFonts w:ascii="Times New Roman" w:hAnsi="Times New Roman" w:cs="Times New Roman"/>
        </w:rPr>
        <w:t xml:space="preserve"> examined whether</w:t>
      </w:r>
      <w:r>
        <w:rPr>
          <w:rFonts w:ascii="Times New Roman" w:hAnsi="Times New Roman" w:cs="Times New Roman"/>
        </w:rPr>
        <w:t xml:space="preserve"> these linear</w:t>
      </w:r>
      <w:r w:rsidRPr="004D21B3">
        <w:rPr>
          <w:rFonts w:ascii="Times New Roman" w:hAnsi="Times New Roman" w:cs="Times New Roman"/>
        </w:rPr>
        <w:t xml:space="preserve"> </w:t>
      </w:r>
      <w:r>
        <w:rPr>
          <w:rFonts w:ascii="Times New Roman" w:hAnsi="Times New Roman" w:cs="Times New Roman"/>
        </w:rPr>
        <w:t xml:space="preserve">trends across ordinal categories of </w:t>
      </w:r>
      <w:r w:rsidR="004D01B5">
        <w:rPr>
          <w:rFonts w:ascii="Times New Roman" w:hAnsi="Times New Roman" w:cs="Times New Roman"/>
        </w:rPr>
        <w:t xml:space="preserve">household </w:t>
      </w:r>
      <w:r>
        <w:rPr>
          <w:rFonts w:ascii="Times New Roman" w:hAnsi="Times New Roman" w:cs="Times New Roman"/>
        </w:rPr>
        <w:t xml:space="preserve">food security, differed by </w:t>
      </w:r>
      <w:r w:rsidRPr="004D21B3">
        <w:rPr>
          <w:rFonts w:ascii="Times New Roman" w:hAnsi="Times New Roman" w:cs="Times New Roman"/>
        </w:rPr>
        <w:t>sex or race and ethnicity</w:t>
      </w:r>
      <w:r>
        <w:rPr>
          <w:rFonts w:ascii="Times New Roman" w:hAnsi="Times New Roman" w:cs="Times New Roman"/>
        </w:rPr>
        <w:t xml:space="preserve"> for each analyte. </w:t>
      </w:r>
      <w:r w:rsidRPr="004D21B3">
        <w:rPr>
          <w:rFonts w:ascii="Times New Roman" w:hAnsi="Times New Roman" w:cs="Times New Roman"/>
        </w:rPr>
        <w:t xml:space="preserve"> </w:t>
      </w:r>
      <w:r>
        <w:rPr>
          <w:rFonts w:ascii="Times New Roman" w:hAnsi="Times New Roman" w:cs="Times New Roman"/>
        </w:rPr>
        <w:t xml:space="preserve">We </w:t>
      </w:r>
      <w:r w:rsidRPr="004D21B3">
        <w:rPr>
          <w:rFonts w:ascii="Times New Roman" w:hAnsi="Times New Roman" w:cs="Times New Roman"/>
        </w:rPr>
        <w:t xml:space="preserve">used a conservative p-value of </w:t>
      </w:r>
      <m:oMath>
        <m:r>
          <w:rPr>
            <w:rFonts w:ascii="Cambria Math" w:hAnsi="Cambria Math" w:cs="Times New Roman"/>
          </w:rPr>
          <m:t>&lt;</m:t>
        </m:r>
      </m:oMath>
      <w:r w:rsidRPr="004D21B3">
        <w:rPr>
          <w:rFonts w:ascii="Times New Roman" w:hAnsi="Times New Roman" w:cs="Times New Roman"/>
        </w:rPr>
        <w:t>0.10 for statistical significance.</w:t>
      </w:r>
      <w:r>
        <w:rPr>
          <w:rFonts w:ascii="Times New Roman" w:hAnsi="Times New Roman" w:cs="Times New Roman"/>
        </w:rPr>
        <w:t xml:space="preserve"> All statistical analyses were performed in R studio</w:t>
      </w:r>
      <w:r w:rsidRPr="004802CC">
        <w:rPr>
          <w:rFonts w:ascii="Times New Roman" w:hAnsi="Times New Roman" w:cs="Times New Roman"/>
        </w:rPr>
        <w:t xml:space="preserve"> 4.5.1</w:t>
      </w:r>
      <w:ins w:id="142" w:author="Nickelberry, Marshae" w:date="2026-01-24T16:40:00Z" w16du:dateUtc="2026-01-24T21:40:00Z">
        <w:r w:rsidR="001D5FBA">
          <w:rPr>
            <w:rFonts w:ascii="Times New Roman" w:hAnsi="Times New Roman" w:cs="Times New Roman"/>
          </w:rPr>
          <w:t xml:space="preserve">. </w:t>
        </w:r>
      </w:ins>
      <w:del w:id="143" w:author="Nickelberry, Marshae" w:date="2026-01-24T16:40:00Z" w16du:dateUtc="2026-01-24T21:40:00Z">
        <w:r w:rsidDel="001D5FBA">
          <w:rPr>
            <w:rFonts w:ascii="Times New Roman" w:hAnsi="Times New Roman" w:cs="Times New Roman"/>
          </w:rPr>
          <w:delText>.</w:delText>
        </w:r>
      </w:del>
    </w:p>
    <w:p w14:paraId="4ED091D9" w14:textId="77777777" w:rsidR="00DE60D5" w:rsidRDefault="00DE60D5" w:rsidP="00DE60D5">
      <w:pPr>
        <w:pStyle w:val="NormalWeb"/>
        <w:spacing w:before="0" w:beforeAutospacing="0" w:after="0" w:afterAutospacing="0"/>
      </w:pPr>
    </w:p>
    <w:p w14:paraId="71F86E92" w14:textId="77777777" w:rsidR="000B7464" w:rsidRDefault="000B7464" w:rsidP="00DE60D5">
      <w:pPr>
        <w:pStyle w:val="NormalWeb"/>
        <w:spacing w:before="0" w:beforeAutospacing="0" w:after="0" w:afterAutospacing="0"/>
      </w:pPr>
    </w:p>
    <w:tbl>
      <w:tblPr>
        <w:tblStyle w:val="TableGrid"/>
        <w:tblpPr w:leftFromText="180" w:rightFromText="180" w:vertAnchor="text" w:horzAnchor="margin" w:tblpXSpec="center" w:tblpY="412"/>
        <w:tblOverlap w:val="never"/>
        <w:tblW w:w="10905" w:type="dxa"/>
        <w:tblBorders>
          <w:insideH w:val="none" w:sz="0" w:space="0" w:color="auto"/>
          <w:insideV w:val="none" w:sz="0" w:space="0" w:color="auto"/>
        </w:tblBorders>
        <w:tblLook w:val="04A0" w:firstRow="1" w:lastRow="0" w:firstColumn="1" w:lastColumn="0" w:noHBand="0" w:noVBand="1"/>
      </w:tblPr>
      <w:tblGrid>
        <w:gridCol w:w="2894"/>
        <w:gridCol w:w="1627"/>
        <w:gridCol w:w="1565"/>
        <w:gridCol w:w="1566"/>
        <w:gridCol w:w="1569"/>
        <w:gridCol w:w="1684"/>
      </w:tblGrid>
      <w:tr w:rsidR="0086036C" w:rsidRPr="001C2628" w14:paraId="68F2CE95" w14:textId="77777777" w:rsidTr="002903D1">
        <w:trPr>
          <w:trHeight w:val="285"/>
        </w:trPr>
        <w:tc>
          <w:tcPr>
            <w:tcW w:w="2894" w:type="dxa"/>
            <w:shd w:val="clear" w:color="auto" w:fill="000000" w:themeFill="text1"/>
            <w:noWrap/>
          </w:tcPr>
          <w:p w14:paraId="77238A84" w14:textId="77777777" w:rsidR="0086036C" w:rsidRPr="00616452" w:rsidRDefault="001D5FBA" w:rsidP="002903D1">
            <w:pPr>
              <w:jc w:val="center"/>
              <w:rPr>
                <w:rFonts w:ascii="Times New Roman" w:hAnsi="Times New Roman" w:cs="Times New Roman"/>
                <w:b/>
                <w:bCs/>
                <w:sz w:val="28"/>
                <w:szCs w:val="28"/>
              </w:rPr>
            </w:pPr>
            <w:commentRangeStart w:id="144"/>
            <w:commentRangeEnd w:id="144"/>
            <w:r w:rsidRPr="00616452">
              <w:rPr>
                <w:rStyle w:val="CommentReference"/>
                <w:rFonts w:ascii="Times New Roman" w:hAnsi="Times New Roman" w:cs="Times New Roman"/>
                <w:b/>
                <w:bCs/>
                <w:sz w:val="28"/>
                <w:szCs w:val="28"/>
              </w:rPr>
              <w:commentReference w:id="144"/>
            </w:r>
          </w:p>
        </w:tc>
        <w:tc>
          <w:tcPr>
            <w:tcW w:w="1627" w:type="dxa"/>
            <w:shd w:val="clear" w:color="auto" w:fill="000000" w:themeFill="text1"/>
            <w:noWrap/>
            <w:vAlign w:val="center"/>
          </w:tcPr>
          <w:p w14:paraId="2985E85C"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Full (Ref)</w:t>
            </w:r>
          </w:p>
          <w:p w14:paraId="112FD563"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N=7,019</w:t>
            </w:r>
          </w:p>
        </w:tc>
        <w:tc>
          <w:tcPr>
            <w:tcW w:w="1565" w:type="dxa"/>
            <w:shd w:val="clear" w:color="auto" w:fill="000000" w:themeFill="text1"/>
            <w:noWrap/>
            <w:vAlign w:val="center"/>
          </w:tcPr>
          <w:p w14:paraId="7319E0C6" w14:textId="77777777" w:rsidR="0086036C" w:rsidRPr="001C2628" w:rsidRDefault="0086036C" w:rsidP="002903D1">
            <w:pPr>
              <w:jc w:val="center"/>
              <w:rPr>
                <w:rFonts w:ascii="Times New Roman" w:hAnsi="Times New Roman" w:cs="Times New Roman"/>
                <w:sz w:val="22"/>
                <w:szCs w:val="22"/>
              </w:rPr>
            </w:pPr>
          </w:p>
          <w:p w14:paraId="42D0F368"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Marginal</w:t>
            </w:r>
          </w:p>
          <w:p w14:paraId="6516B0C6"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N=1,136</w:t>
            </w:r>
          </w:p>
          <w:p w14:paraId="32888D86" w14:textId="77777777" w:rsidR="0086036C" w:rsidRPr="001C2628" w:rsidRDefault="0086036C" w:rsidP="002903D1">
            <w:pPr>
              <w:jc w:val="center"/>
              <w:rPr>
                <w:rFonts w:ascii="Times New Roman" w:hAnsi="Times New Roman" w:cs="Times New Roman"/>
                <w:sz w:val="22"/>
                <w:szCs w:val="22"/>
              </w:rPr>
            </w:pPr>
          </w:p>
        </w:tc>
        <w:tc>
          <w:tcPr>
            <w:tcW w:w="1566" w:type="dxa"/>
            <w:shd w:val="clear" w:color="auto" w:fill="000000" w:themeFill="text1"/>
            <w:vAlign w:val="center"/>
          </w:tcPr>
          <w:p w14:paraId="3BAA0F3E" w14:textId="77777777" w:rsidR="0086036C" w:rsidRPr="001C2628" w:rsidRDefault="0086036C" w:rsidP="002903D1">
            <w:pPr>
              <w:jc w:val="center"/>
              <w:rPr>
                <w:rFonts w:ascii="Times New Roman" w:hAnsi="Times New Roman" w:cs="Times New Roman"/>
                <w:sz w:val="22"/>
                <w:szCs w:val="22"/>
              </w:rPr>
            </w:pPr>
          </w:p>
          <w:p w14:paraId="061794E5"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Low</w:t>
            </w:r>
          </w:p>
          <w:p w14:paraId="51B7C0B9"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N=1,218</w:t>
            </w:r>
          </w:p>
          <w:p w14:paraId="11696781" w14:textId="77777777" w:rsidR="0086036C" w:rsidRPr="001C2628" w:rsidRDefault="0086036C" w:rsidP="002903D1">
            <w:pPr>
              <w:jc w:val="center"/>
              <w:rPr>
                <w:rFonts w:ascii="Times New Roman" w:hAnsi="Times New Roman" w:cs="Times New Roman"/>
                <w:sz w:val="22"/>
                <w:szCs w:val="22"/>
              </w:rPr>
            </w:pPr>
          </w:p>
        </w:tc>
        <w:tc>
          <w:tcPr>
            <w:tcW w:w="1569" w:type="dxa"/>
            <w:shd w:val="clear" w:color="auto" w:fill="000000" w:themeFill="text1"/>
            <w:noWrap/>
            <w:vAlign w:val="center"/>
          </w:tcPr>
          <w:p w14:paraId="13B481BA"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Very Low</w:t>
            </w:r>
          </w:p>
          <w:p w14:paraId="0EE18973"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N=721</w:t>
            </w:r>
          </w:p>
        </w:tc>
        <w:tc>
          <w:tcPr>
            <w:tcW w:w="1684" w:type="dxa"/>
            <w:shd w:val="clear" w:color="auto" w:fill="000000" w:themeFill="text1"/>
          </w:tcPr>
          <w:p w14:paraId="7D62C230" w14:textId="77777777" w:rsidR="0086036C" w:rsidRPr="001C2628" w:rsidRDefault="0086036C" w:rsidP="002903D1">
            <w:pPr>
              <w:jc w:val="center"/>
              <w:rPr>
                <w:rFonts w:ascii="Times New Roman" w:hAnsi="Times New Roman" w:cs="Times New Roman"/>
                <w:sz w:val="22"/>
                <w:szCs w:val="22"/>
              </w:rPr>
            </w:pPr>
          </w:p>
          <w:p w14:paraId="50C09B3B"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Overall</w:t>
            </w:r>
          </w:p>
          <w:p w14:paraId="08100093"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(N=10,094)</w:t>
            </w:r>
          </w:p>
        </w:tc>
      </w:tr>
      <w:tr w:rsidR="0086036C" w:rsidRPr="001C2628" w14:paraId="741F97A3" w14:textId="77777777" w:rsidTr="002903D1">
        <w:trPr>
          <w:trHeight w:val="285"/>
        </w:trPr>
        <w:tc>
          <w:tcPr>
            <w:tcW w:w="2894" w:type="dxa"/>
            <w:shd w:val="clear" w:color="auto" w:fill="000000" w:themeFill="text1"/>
            <w:noWrap/>
          </w:tcPr>
          <w:p w14:paraId="45EC1966" w14:textId="77777777" w:rsidR="0086036C" w:rsidRPr="001C2628" w:rsidRDefault="0086036C" w:rsidP="002903D1">
            <w:pPr>
              <w:rPr>
                <w:rFonts w:ascii="Times New Roman" w:hAnsi="Times New Roman" w:cs="Times New Roman"/>
                <w:b/>
                <w:bCs/>
                <w:sz w:val="28"/>
                <w:szCs w:val="28"/>
              </w:rPr>
            </w:pPr>
          </w:p>
        </w:tc>
        <w:tc>
          <w:tcPr>
            <w:tcW w:w="1627" w:type="dxa"/>
            <w:shd w:val="clear" w:color="auto" w:fill="000000" w:themeFill="text1"/>
            <w:noWrap/>
            <w:vAlign w:val="center"/>
          </w:tcPr>
          <w:p w14:paraId="0D972DC8"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 (%)</w:t>
            </w:r>
          </w:p>
        </w:tc>
        <w:tc>
          <w:tcPr>
            <w:tcW w:w="1565" w:type="dxa"/>
            <w:shd w:val="clear" w:color="auto" w:fill="000000" w:themeFill="text1"/>
            <w:noWrap/>
            <w:vAlign w:val="center"/>
          </w:tcPr>
          <w:p w14:paraId="7BC40F52"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 (%)</w:t>
            </w:r>
          </w:p>
        </w:tc>
        <w:tc>
          <w:tcPr>
            <w:tcW w:w="1566" w:type="dxa"/>
            <w:shd w:val="clear" w:color="auto" w:fill="000000" w:themeFill="text1"/>
            <w:vAlign w:val="center"/>
          </w:tcPr>
          <w:p w14:paraId="2B8CA970"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 (%)</w:t>
            </w:r>
          </w:p>
        </w:tc>
        <w:tc>
          <w:tcPr>
            <w:tcW w:w="1569" w:type="dxa"/>
            <w:shd w:val="clear" w:color="auto" w:fill="000000" w:themeFill="text1"/>
            <w:noWrap/>
            <w:vAlign w:val="center"/>
          </w:tcPr>
          <w:p w14:paraId="4E4CEFB3"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 (%)</w:t>
            </w:r>
          </w:p>
        </w:tc>
        <w:tc>
          <w:tcPr>
            <w:tcW w:w="1684" w:type="dxa"/>
            <w:shd w:val="clear" w:color="auto" w:fill="000000" w:themeFill="text1"/>
          </w:tcPr>
          <w:p w14:paraId="789480D6" w14:textId="77777777" w:rsidR="0086036C" w:rsidRPr="001C2628" w:rsidRDefault="0086036C" w:rsidP="002903D1">
            <w:pPr>
              <w:jc w:val="center"/>
              <w:rPr>
                <w:rFonts w:ascii="Times New Roman" w:hAnsi="Times New Roman" w:cs="Times New Roman"/>
                <w:sz w:val="22"/>
                <w:szCs w:val="22"/>
              </w:rPr>
            </w:pPr>
            <w:r w:rsidRPr="001C2628">
              <w:rPr>
                <w:rFonts w:ascii="Times New Roman" w:hAnsi="Times New Roman" w:cs="Times New Roman"/>
                <w:sz w:val="22"/>
                <w:szCs w:val="22"/>
              </w:rPr>
              <w:t>N (%)</w:t>
            </w:r>
          </w:p>
        </w:tc>
      </w:tr>
      <w:tr w:rsidR="0086036C" w:rsidRPr="001C2628" w14:paraId="50373E93" w14:textId="77777777" w:rsidTr="002903D1">
        <w:trPr>
          <w:trHeight w:val="285"/>
        </w:trPr>
        <w:tc>
          <w:tcPr>
            <w:tcW w:w="2894" w:type="dxa"/>
            <w:noWrap/>
            <w:vAlign w:val="bottom"/>
          </w:tcPr>
          <w:p w14:paraId="7B0938D4" w14:textId="77777777" w:rsidR="0086036C" w:rsidRPr="001C2628" w:rsidRDefault="0086036C" w:rsidP="002903D1">
            <w:pPr>
              <w:rPr>
                <w:rFonts w:ascii="Times New Roman" w:hAnsi="Times New Roman" w:cs="Times New Roman"/>
                <w:i/>
                <w:iCs/>
              </w:rPr>
            </w:pPr>
            <w:r w:rsidRPr="001C2628">
              <w:rPr>
                <w:rStyle w:val="Strong"/>
                <w:rFonts w:ascii="Times New Roman" w:hAnsi="Times New Roman" w:cs="Times New Roman"/>
                <w:color w:val="424242"/>
                <w:sz w:val="21"/>
                <w:szCs w:val="21"/>
                <w:bdr w:val="single" w:sz="2" w:space="0" w:color="E3E3E3" w:frame="1"/>
              </w:rPr>
              <w:t>Sex</w:t>
            </w:r>
          </w:p>
        </w:tc>
        <w:tc>
          <w:tcPr>
            <w:tcW w:w="8011" w:type="dxa"/>
            <w:gridSpan w:val="5"/>
            <w:noWrap/>
            <w:vAlign w:val="bottom"/>
          </w:tcPr>
          <w:p w14:paraId="2BD61D85" w14:textId="77777777" w:rsidR="0086036C" w:rsidRPr="001C2628" w:rsidRDefault="0086036C" w:rsidP="002903D1">
            <w:pPr>
              <w:jc w:val="center"/>
              <w:rPr>
                <w:rFonts w:ascii="Times New Roman" w:hAnsi="Times New Roman" w:cs="Times New Roman"/>
                <w:color w:val="333333"/>
              </w:rPr>
            </w:pPr>
          </w:p>
        </w:tc>
      </w:tr>
      <w:tr w:rsidR="0086036C" w:rsidRPr="001C2628" w14:paraId="4BF95FFF" w14:textId="77777777" w:rsidTr="002903D1">
        <w:trPr>
          <w:trHeight w:val="285"/>
        </w:trPr>
        <w:tc>
          <w:tcPr>
            <w:tcW w:w="2894" w:type="dxa"/>
            <w:noWrap/>
            <w:vAlign w:val="bottom"/>
            <w:hideMark/>
          </w:tcPr>
          <w:p w14:paraId="72685D46"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Male</w:t>
            </w:r>
          </w:p>
        </w:tc>
        <w:tc>
          <w:tcPr>
            <w:tcW w:w="1627" w:type="dxa"/>
            <w:noWrap/>
            <w:vAlign w:val="bottom"/>
            <w:hideMark/>
          </w:tcPr>
          <w:p w14:paraId="28CF3866"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3509 (50)</w:t>
            </w:r>
          </w:p>
        </w:tc>
        <w:tc>
          <w:tcPr>
            <w:tcW w:w="1565" w:type="dxa"/>
            <w:noWrap/>
            <w:vAlign w:val="bottom"/>
            <w:hideMark/>
          </w:tcPr>
          <w:p w14:paraId="30B35F2C"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533 (46.9)</w:t>
            </w:r>
          </w:p>
        </w:tc>
        <w:tc>
          <w:tcPr>
            <w:tcW w:w="1566" w:type="dxa"/>
            <w:vAlign w:val="bottom"/>
          </w:tcPr>
          <w:p w14:paraId="6C56E4B6"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569 (51.5)</w:t>
            </w:r>
          </w:p>
        </w:tc>
        <w:tc>
          <w:tcPr>
            <w:tcW w:w="1569" w:type="dxa"/>
            <w:noWrap/>
            <w:vAlign w:val="bottom"/>
            <w:hideMark/>
          </w:tcPr>
          <w:p w14:paraId="5C911021"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569 (46.7)</w:t>
            </w:r>
          </w:p>
        </w:tc>
        <w:tc>
          <w:tcPr>
            <w:tcW w:w="1684" w:type="dxa"/>
            <w:vAlign w:val="bottom"/>
          </w:tcPr>
          <w:p w14:paraId="44249F20"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4,954 (49.1)</w:t>
            </w:r>
          </w:p>
        </w:tc>
      </w:tr>
      <w:tr w:rsidR="0086036C" w:rsidRPr="001C2628" w14:paraId="353723DC" w14:textId="77777777" w:rsidTr="002903D1">
        <w:trPr>
          <w:trHeight w:val="285"/>
        </w:trPr>
        <w:tc>
          <w:tcPr>
            <w:tcW w:w="2894" w:type="dxa"/>
            <w:noWrap/>
            <w:vAlign w:val="bottom"/>
            <w:hideMark/>
          </w:tcPr>
          <w:p w14:paraId="38E49D84"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Female</w:t>
            </w:r>
          </w:p>
        </w:tc>
        <w:tc>
          <w:tcPr>
            <w:tcW w:w="1627" w:type="dxa"/>
            <w:noWrap/>
            <w:vAlign w:val="bottom"/>
            <w:hideMark/>
          </w:tcPr>
          <w:p w14:paraId="357BAFAA"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3,510 (50.0)</w:t>
            </w:r>
          </w:p>
        </w:tc>
        <w:tc>
          <w:tcPr>
            <w:tcW w:w="1565" w:type="dxa"/>
            <w:noWrap/>
            <w:vAlign w:val="bottom"/>
            <w:hideMark/>
          </w:tcPr>
          <w:p w14:paraId="650ED703"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603 (53.1)</w:t>
            </w:r>
          </w:p>
        </w:tc>
        <w:tc>
          <w:tcPr>
            <w:tcW w:w="1566" w:type="dxa"/>
            <w:vAlign w:val="bottom"/>
          </w:tcPr>
          <w:p w14:paraId="055B6828"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649 (53.3)</w:t>
            </w:r>
          </w:p>
        </w:tc>
        <w:tc>
          <w:tcPr>
            <w:tcW w:w="1569" w:type="dxa"/>
            <w:noWrap/>
            <w:vAlign w:val="bottom"/>
            <w:hideMark/>
          </w:tcPr>
          <w:p w14:paraId="1EB786BF"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378 (52.4)</w:t>
            </w:r>
          </w:p>
        </w:tc>
        <w:tc>
          <w:tcPr>
            <w:tcW w:w="1684" w:type="dxa"/>
            <w:vAlign w:val="bottom"/>
          </w:tcPr>
          <w:p w14:paraId="01B91A6B"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5,140 (50.9)</w:t>
            </w:r>
          </w:p>
        </w:tc>
      </w:tr>
      <w:tr w:rsidR="0086036C" w:rsidRPr="001C2628" w14:paraId="72541CBF" w14:textId="77777777" w:rsidTr="002903D1">
        <w:trPr>
          <w:trHeight w:val="285"/>
        </w:trPr>
        <w:tc>
          <w:tcPr>
            <w:tcW w:w="2894" w:type="dxa"/>
            <w:noWrap/>
            <w:vAlign w:val="bottom"/>
          </w:tcPr>
          <w:p w14:paraId="1F67701D" w14:textId="77777777" w:rsidR="0086036C" w:rsidRPr="001C2628" w:rsidRDefault="0086036C" w:rsidP="002903D1">
            <w:pPr>
              <w:rPr>
                <w:rFonts w:ascii="Times New Roman" w:hAnsi="Times New Roman" w:cs="Times New Roman"/>
                <w:i/>
                <w:iCs/>
              </w:rPr>
            </w:pPr>
            <w:r w:rsidRPr="001C2628">
              <w:rPr>
                <w:rStyle w:val="Strong"/>
                <w:rFonts w:ascii="Times New Roman" w:hAnsi="Times New Roman" w:cs="Times New Roman"/>
                <w:color w:val="424242"/>
                <w:sz w:val="21"/>
                <w:szCs w:val="21"/>
                <w:bdr w:val="single" w:sz="2" w:space="0" w:color="E3E3E3" w:frame="1"/>
              </w:rPr>
              <w:t>Age (years)</w:t>
            </w:r>
          </w:p>
        </w:tc>
        <w:tc>
          <w:tcPr>
            <w:tcW w:w="1627" w:type="dxa"/>
            <w:noWrap/>
            <w:vAlign w:val="bottom"/>
          </w:tcPr>
          <w:p w14:paraId="5E44D410" w14:textId="77777777" w:rsidR="0086036C" w:rsidRPr="001C2628" w:rsidRDefault="0086036C" w:rsidP="002903D1">
            <w:pPr>
              <w:jc w:val="center"/>
              <w:rPr>
                <w:rFonts w:ascii="Times New Roman" w:hAnsi="Times New Roman" w:cs="Times New Roman"/>
                <w:color w:val="424242"/>
                <w:sz w:val="20"/>
                <w:szCs w:val="20"/>
              </w:rPr>
            </w:pPr>
            <w:r w:rsidRPr="001C2628">
              <w:rPr>
                <w:rFonts w:ascii="Times New Roman" w:hAnsi="Times New Roman" w:cs="Times New Roman"/>
                <w:color w:val="424242"/>
                <w:sz w:val="20"/>
                <w:szCs w:val="20"/>
              </w:rPr>
              <w:t>49 (19)</w:t>
            </w:r>
          </w:p>
        </w:tc>
        <w:tc>
          <w:tcPr>
            <w:tcW w:w="1565" w:type="dxa"/>
            <w:noWrap/>
            <w:vAlign w:val="bottom"/>
          </w:tcPr>
          <w:p w14:paraId="11884740" w14:textId="77777777" w:rsidR="0086036C" w:rsidRPr="001C2628" w:rsidRDefault="0086036C" w:rsidP="002903D1">
            <w:pPr>
              <w:jc w:val="center"/>
              <w:rPr>
                <w:rFonts w:ascii="Times New Roman" w:hAnsi="Times New Roman" w:cs="Times New Roman"/>
                <w:color w:val="424242"/>
                <w:sz w:val="20"/>
                <w:szCs w:val="20"/>
              </w:rPr>
            </w:pPr>
            <w:r w:rsidRPr="001C2628">
              <w:rPr>
                <w:rFonts w:ascii="Times New Roman" w:hAnsi="Times New Roman" w:cs="Times New Roman"/>
                <w:color w:val="424242"/>
                <w:sz w:val="20"/>
                <w:szCs w:val="20"/>
              </w:rPr>
              <w:t>42 (18)</w:t>
            </w:r>
          </w:p>
        </w:tc>
        <w:tc>
          <w:tcPr>
            <w:tcW w:w="1566" w:type="dxa"/>
            <w:vAlign w:val="bottom"/>
          </w:tcPr>
          <w:p w14:paraId="34222922" w14:textId="77777777" w:rsidR="0086036C" w:rsidRPr="001C2628" w:rsidRDefault="0086036C" w:rsidP="002903D1">
            <w:pPr>
              <w:jc w:val="center"/>
              <w:rPr>
                <w:rFonts w:ascii="Times New Roman" w:hAnsi="Times New Roman" w:cs="Times New Roman"/>
                <w:color w:val="424242"/>
                <w:sz w:val="20"/>
                <w:szCs w:val="20"/>
              </w:rPr>
            </w:pPr>
            <w:r w:rsidRPr="001C2628">
              <w:rPr>
                <w:rFonts w:ascii="Times New Roman" w:hAnsi="Times New Roman" w:cs="Times New Roman"/>
                <w:color w:val="424242"/>
                <w:sz w:val="20"/>
                <w:szCs w:val="20"/>
              </w:rPr>
              <w:t>42 (17)</w:t>
            </w:r>
          </w:p>
        </w:tc>
        <w:tc>
          <w:tcPr>
            <w:tcW w:w="1569" w:type="dxa"/>
            <w:noWrap/>
            <w:vAlign w:val="bottom"/>
          </w:tcPr>
          <w:p w14:paraId="1D90D0C0" w14:textId="77777777" w:rsidR="0086036C" w:rsidRPr="001C2628" w:rsidRDefault="0086036C" w:rsidP="002903D1">
            <w:pPr>
              <w:jc w:val="center"/>
              <w:rPr>
                <w:rFonts w:ascii="Times New Roman" w:hAnsi="Times New Roman" w:cs="Times New Roman"/>
                <w:color w:val="424242"/>
                <w:sz w:val="20"/>
                <w:szCs w:val="20"/>
              </w:rPr>
            </w:pPr>
            <w:r w:rsidRPr="001C2628">
              <w:rPr>
                <w:rFonts w:ascii="Times New Roman" w:hAnsi="Times New Roman" w:cs="Times New Roman"/>
                <w:color w:val="424242"/>
                <w:sz w:val="20"/>
                <w:szCs w:val="20"/>
              </w:rPr>
              <w:t>42 (16)</w:t>
            </w:r>
          </w:p>
        </w:tc>
        <w:tc>
          <w:tcPr>
            <w:tcW w:w="1684" w:type="dxa"/>
            <w:vAlign w:val="bottom"/>
          </w:tcPr>
          <w:p w14:paraId="57A50F98" w14:textId="77777777" w:rsidR="0086036C" w:rsidRPr="001C2628" w:rsidRDefault="0086036C" w:rsidP="002903D1">
            <w:pPr>
              <w:jc w:val="center"/>
              <w:rPr>
                <w:rFonts w:ascii="Times New Roman" w:hAnsi="Times New Roman" w:cs="Times New Roman"/>
                <w:color w:val="424242"/>
                <w:sz w:val="20"/>
                <w:szCs w:val="20"/>
              </w:rPr>
            </w:pPr>
            <w:r w:rsidRPr="001C2628">
              <w:rPr>
                <w:rFonts w:ascii="Times New Roman" w:hAnsi="Times New Roman" w:cs="Times New Roman"/>
                <w:color w:val="424242"/>
                <w:sz w:val="20"/>
                <w:szCs w:val="20"/>
              </w:rPr>
              <w:t>47 (19)</w:t>
            </w:r>
          </w:p>
        </w:tc>
      </w:tr>
      <w:tr w:rsidR="0086036C" w:rsidRPr="001C2628" w14:paraId="7C6EAF69" w14:textId="77777777" w:rsidTr="002903D1">
        <w:trPr>
          <w:trHeight w:val="285"/>
        </w:trPr>
        <w:tc>
          <w:tcPr>
            <w:tcW w:w="2894" w:type="dxa"/>
            <w:noWrap/>
            <w:vAlign w:val="bottom"/>
          </w:tcPr>
          <w:p w14:paraId="1FDFC61F" w14:textId="77777777" w:rsidR="0086036C" w:rsidRPr="001C2628" w:rsidRDefault="0086036C" w:rsidP="002903D1">
            <w:pPr>
              <w:rPr>
                <w:rFonts w:ascii="Times New Roman" w:hAnsi="Times New Roman" w:cs="Times New Roman"/>
                <w:i/>
                <w:iCs/>
                <w:color w:val="000000"/>
              </w:rPr>
            </w:pPr>
            <w:r w:rsidRPr="001C2628">
              <w:rPr>
                <w:rStyle w:val="Strong"/>
                <w:rFonts w:ascii="Times New Roman" w:hAnsi="Times New Roman" w:cs="Times New Roman"/>
                <w:color w:val="424242"/>
                <w:sz w:val="21"/>
                <w:szCs w:val="21"/>
                <w:bdr w:val="single" w:sz="2" w:space="0" w:color="E3E3E3" w:frame="1"/>
              </w:rPr>
              <w:t>Race/Ethnicity</w:t>
            </w:r>
          </w:p>
        </w:tc>
        <w:tc>
          <w:tcPr>
            <w:tcW w:w="8011" w:type="dxa"/>
            <w:gridSpan w:val="5"/>
            <w:noWrap/>
            <w:vAlign w:val="bottom"/>
          </w:tcPr>
          <w:p w14:paraId="66C05AF7" w14:textId="77777777" w:rsidR="0086036C" w:rsidRPr="001C2628" w:rsidRDefault="0086036C" w:rsidP="002903D1">
            <w:pPr>
              <w:jc w:val="center"/>
              <w:rPr>
                <w:rFonts w:ascii="Times New Roman" w:hAnsi="Times New Roman" w:cs="Times New Roman"/>
                <w:color w:val="333333"/>
              </w:rPr>
            </w:pPr>
          </w:p>
        </w:tc>
      </w:tr>
      <w:tr w:rsidR="0086036C" w:rsidRPr="001C2628" w14:paraId="3DBC599C" w14:textId="77777777" w:rsidTr="002903D1">
        <w:trPr>
          <w:trHeight w:val="476"/>
        </w:trPr>
        <w:tc>
          <w:tcPr>
            <w:tcW w:w="2894" w:type="dxa"/>
            <w:noWrap/>
            <w:vAlign w:val="bottom"/>
            <w:hideMark/>
          </w:tcPr>
          <w:p w14:paraId="3D4C4EBF"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NH White</w:t>
            </w:r>
          </w:p>
        </w:tc>
        <w:tc>
          <w:tcPr>
            <w:tcW w:w="1627" w:type="dxa"/>
            <w:noWrap/>
            <w:vAlign w:val="bottom"/>
            <w:hideMark/>
          </w:tcPr>
          <w:p w14:paraId="3375DC1D"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3,412 (48.6)</w:t>
            </w:r>
          </w:p>
        </w:tc>
        <w:tc>
          <w:tcPr>
            <w:tcW w:w="1565" w:type="dxa"/>
            <w:noWrap/>
            <w:vAlign w:val="bottom"/>
            <w:hideMark/>
          </w:tcPr>
          <w:p w14:paraId="4B8A1F7F"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345 (30.4)</w:t>
            </w:r>
          </w:p>
        </w:tc>
        <w:tc>
          <w:tcPr>
            <w:tcW w:w="1566" w:type="dxa"/>
            <w:vAlign w:val="bottom"/>
          </w:tcPr>
          <w:p w14:paraId="0CE7389C"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318 (26.1)</w:t>
            </w:r>
          </w:p>
        </w:tc>
        <w:tc>
          <w:tcPr>
            <w:tcW w:w="1569" w:type="dxa"/>
            <w:noWrap/>
            <w:vAlign w:val="bottom"/>
            <w:hideMark/>
          </w:tcPr>
          <w:p w14:paraId="1D737A9C"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250 (34.7)</w:t>
            </w:r>
          </w:p>
        </w:tc>
        <w:tc>
          <w:tcPr>
            <w:tcW w:w="1684" w:type="dxa"/>
            <w:vAlign w:val="bottom"/>
          </w:tcPr>
          <w:p w14:paraId="72338684"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4,325 (42.8)</w:t>
            </w:r>
          </w:p>
        </w:tc>
      </w:tr>
      <w:tr w:rsidR="0086036C" w:rsidRPr="001C2628" w14:paraId="5887DAFC" w14:textId="77777777" w:rsidTr="002903D1">
        <w:trPr>
          <w:trHeight w:val="285"/>
        </w:trPr>
        <w:tc>
          <w:tcPr>
            <w:tcW w:w="2894" w:type="dxa"/>
            <w:noWrap/>
            <w:vAlign w:val="bottom"/>
            <w:hideMark/>
          </w:tcPr>
          <w:p w14:paraId="7DC67F79" w14:textId="77777777" w:rsidR="0086036C" w:rsidRPr="001C2628" w:rsidRDefault="0086036C" w:rsidP="002903D1">
            <w:pPr>
              <w:rPr>
                <w:rFonts w:ascii="Times New Roman" w:hAnsi="Times New Roman" w:cs="Times New Roman"/>
                <w:i/>
              </w:rPr>
            </w:pPr>
            <w:r w:rsidRPr="001C2628">
              <w:rPr>
                <w:rFonts w:ascii="Times New Roman" w:hAnsi="Times New Roman" w:cs="Times New Roman"/>
                <w:color w:val="424242"/>
                <w:sz w:val="21"/>
                <w:szCs w:val="21"/>
              </w:rPr>
              <w:t>NH Black</w:t>
            </w:r>
          </w:p>
        </w:tc>
        <w:tc>
          <w:tcPr>
            <w:tcW w:w="1627" w:type="dxa"/>
            <w:noWrap/>
            <w:vAlign w:val="bottom"/>
            <w:hideMark/>
          </w:tcPr>
          <w:p w14:paraId="431541F0"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1,441 (20.5)</w:t>
            </w:r>
          </w:p>
        </w:tc>
        <w:tc>
          <w:tcPr>
            <w:tcW w:w="1565" w:type="dxa"/>
            <w:noWrap/>
            <w:vAlign w:val="bottom"/>
            <w:hideMark/>
          </w:tcPr>
          <w:p w14:paraId="218F6D21"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297 (26.1)</w:t>
            </w:r>
          </w:p>
        </w:tc>
        <w:tc>
          <w:tcPr>
            <w:tcW w:w="1566" w:type="dxa"/>
            <w:vAlign w:val="bottom"/>
          </w:tcPr>
          <w:p w14:paraId="165A55C5"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331 (27.2)</w:t>
            </w:r>
          </w:p>
        </w:tc>
        <w:tc>
          <w:tcPr>
            <w:tcW w:w="1569" w:type="dxa"/>
            <w:noWrap/>
            <w:vAlign w:val="bottom"/>
            <w:hideMark/>
          </w:tcPr>
          <w:p w14:paraId="229924AF"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194 (26.9)</w:t>
            </w:r>
          </w:p>
        </w:tc>
        <w:tc>
          <w:tcPr>
            <w:tcW w:w="1684" w:type="dxa"/>
            <w:vAlign w:val="bottom"/>
          </w:tcPr>
          <w:p w14:paraId="6821174D"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2,263 (22.4)</w:t>
            </w:r>
          </w:p>
        </w:tc>
      </w:tr>
      <w:tr w:rsidR="0086036C" w:rsidRPr="001C2628" w14:paraId="702EA805" w14:textId="77777777" w:rsidTr="002903D1">
        <w:trPr>
          <w:trHeight w:val="285"/>
        </w:trPr>
        <w:tc>
          <w:tcPr>
            <w:tcW w:w="2894" w:type="dxa"/>
            <w:noWrap/>
            <w:vAlign w:val="bottom"/>
            <w:hideMark/>
          </w:tcPr>
          <w:p w14:paraId="6EE8D29B" w14:textId="77777777" w:rsidR="0086036C" w:rsidRPr="001C2628" w:rsidRDefault="0086036C" w:rsidP="002903D1">
            <w:pPr>
              <w:rPr>
                <w:rFonts w:ascii="Times New Roman" w:hAnsi="Times New Roman" w:cs="Times New Roman"/>
                <w:i/>
              </w:rPr>
            </w:pPr>
            <w:r w:rsidRPr="001C2628">
              <w:rPr>
                <w:rFonts w:ascii="Times New Roman" w:hAnsi="Times New Roman" w:cs="Times New Roman"/>
                <w:color w:val="424242"/>
                <w:sz w:val="21"/>
                <w:szCs w:val="21"/>
              </w:rPr>
              <w:t>Mexican-American</w:t>
            </w:r>
          </w:p>
        </w:tc>
        <w:tc>
          <w:tcPr>
            <w:tcW w:w="1627" w:type="dxa"/>
            <w:noWrap/>
            <w:vAlign w:val="bottom"/>
            <w:hideMark/>
          </w:tcPr>
          <w:p w14:paraId="74E47513"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868 (12.4)</w:t>
            </w:r>
          </w:p>
        </w:tc>
        <w:tc>
          <w:tcPr>
            <w:tcW w:w="1565" w:type="dxa"/>
            <w:noWrap/>
            <w:vAlign w:val="bottom"/>
            <w:hideMark/>
          </w:tcPr>
          <w:p w14:paraId="7B6C41F9"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267 (23.5)</w:t>
            </w:r>
          </w:p>
        </w:tc>
        <w:tc>
          <w:tcPr>
            <w:tcW w:w="1566" w:type="dxa"/>
            <w:vAlign w:val="bottom"/>
          </w:tcPr>
          <w:p w14:paraId="032BF934"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294 (24.1)</w:t>
            </w:r>
          </w:p>
        </w:tc>
        <w:tc>
          <w:tcPr>
            <w:tcW w:w="1569" w:type="dxa"/>
            <w:noWrap/>
            <w:vAlign w:val="bottom"/>
            <w:hideMark/>
          </w:tcPr>
          <w:p w14:paraId="4903EA3A"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139 (19.3)</w:t>
            </w:r>
          </w:p>
        </w:tc>
        <w:tc>
          <w:tcPr>
            <w:tcW w:w="1684" w:type="dxa"/>
            <w:vAlign w:val="bottom"/>
          </w:tcPr>
          <w:p w14:paraId="363D7E9A"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1,568 (15.5)</w:t>
            </w:r>
          </w:p>
        </w:tc>
      </w:tr>
      <w:tr w:rsidR="0086036C" w:rsidRPr="001C2628" w14:paraId="4C8929DF" w14:textId="77777777" w:rsidTr="002903D1">
        <w:trPr>
          <w:trHeight w:val="285"/>
        </w:trPr>
        <w:tc>
          <w:tcPr>
            <w:tcW w:w="2894" w:type="dxa"/>
            <w:noWrap/>
            <w:vAlign w:val="bottom"/>
            <w:hideMark/>
          </w:tcPr>
          <w:p w14:paraId="48F0ABFF"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Other Hispanic</w:t>
            </w:r>
          </w:p>
        </w:tc>
        <w:tc>
          <w:tcPr>
            <w:tcW w:w="1627" w:type="dxa"/>
            <w:noWrap/>
            <w:vAlign w:val="bottom"/>
            <w:hideMark/>
          </w:tcPr>
          <w:p w14:paraId="540329EE"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520 (7.4)</w:t>
            </w:r>
          </w:p>
        </w:tc>
        <w:tc>
          <w:tcPr>
            <w:tcW w:w="1565" w:type="dxa"/>
            <w:noWrap/>
            <w:vAlign w:val="bottom"/>
            <w:hideMark/>
          </w:tcPr>
          <w:p w14:paraId="186C7691"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126 (11.1)</w:t>
            </w:r>
          </w:p>
        </w:tc>
        <w:tc>
          <w:tcPr>
            <w:tcW w:w="1566" w:type="dxa"/>
            <w:vAlign w:val="bottom"/>
          </w:tcPr>
          <w:p w14:paraId="140D49C2"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165 (13.5)</w:t>
            </w:r>
          </w:p>
        </w:tc>
        <w:tc>
          <w:tcPr>
            <w:tcW w:w="1569" w:type="dxa"/>
            <w:noWrap/>
            <w:vAlign w:val="bottom"/>
            <w:hideMark/>
          </w:tcPr>
          <w:p w14:paraId="5CD349FA"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95 (13.2)</w:t>
            </w:r>
          </w:p>
        </w:tc>
        <w:tc>
          <w:tcPr>
            <w:tcW w:w="1684" w:type="dxa"/>
            <w:vAlign w:val="bottom"/>
          </w:tcPr>
          <w:p w14:paraId="30C9E5FF"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906 (9.0)</w:t>
            </w:r>
          </w:p>
        </w:tc>
      </w:tr>
      <w:tr w:rsidR="0086036C" w:rsidRPr="001C2628" w14:paraId="671D6BA2" w14:textId="77777777" w:rsidTr="002903D1">
        <w:trPr>
          <w:trHeight w:val="285"/>
        </w:trPr>
        <w:tc>
          <w:tcPr>
            <w:tcW w:w="2894" w:type="dxa"/>
            <w:noWrap/>
            <w:vAlign w:val="bottom"/>
          </w:tcPr>
          <w:p w14:paraId="45183FBB"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Other, incl. Multi-Racial</w:t>
            </w:r>
          </w:p>
        </w:tc>
        <w:tc>
          <w:tcPr>
            <w:tcW w:w="1627" w:type="dxa"/>
            <w:noWrap/>
            <w:vAlign w:val="bottom"/>
          </w:tcPr>
          <w:p w14:paraId="4E51BC1A" w14:textId="77777777" w:rsidR="0086036C" w:rsidRPr="001C2628" w:rsidRDefault="0086036C" w:rsidP="002903D1">
            <w:pPr>
              <w:rPr>
                <w:rFonts w:ascii="Times New Roman" w:hAnsi="Times New Roman" w:cs="Times New Roman"/>
                <w:sz w:val="20"/>
                <w:szCs w:val="20"/>
              </w:rPr>
            </w:pPr>
            <w:r w:rsidRPr="001C2628">
              <w:rPr>
                <w:rFonts w:ascii="Times New Roman" w:hAnsi="Times New Roman" w:cs="Times New Roman"/>
                <w:color w:val="424242"/>
                <w:sz w:val="20"/>
                <w:szCs w:val="20"/>
              </w:rPr>
              <w:t xml:space="preserve">     778 (11.1)</w:t>
            </w:r>
          </w:p>
        </w:tc>
        <w:tc>
          <w:tcPr>
            <w:tcW w:w="1565" w:type="dxa"/>
            <w:noWrap/>
            <w:vAlign w:val="bottom"/>
          </w:tcPr>
          <w:p w14:paraId="30AA231D"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101 (8.9)</w:t>
            </w:r>
          </w:p>
        </w:tc>
        <w:tc>
          <w:tcPr>
            <w:tcW w:w="1566" w:type="dxa"/>
            <w:vAlign w:val="bottom"/>
          </w:tcPr>
          <w:p w14:paraId="0A11D812"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110 (9.0)</w:t>
            </w:r>
          </w:p>
        </w:tc>
        <w:tc>
          <w:tcPr>
            <w:tcW w:w="1569" w:type="dxa"/>
            <w:noWrap/>
            <w:vAlign w:val="bottom"/>
          </w:tcPr>
          <w:p w14:paraId="699AD76B"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43 (6.0)</w:t>
            </w:r>
          </w:p>
        </w:tc>
        <w:tc>
          <w:tcPr>
            <w:tcW w:w="1684" w:type="dxa"/>
            <w:vAlign w:val="bottom"/>
          </w:tcPr>
          <w:p w14:paraId="74471C81"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1,032 (10.3)</w:t>
            </w:r>
          </w:p>
        </w:tc>
      </w:tr>
      <w:tr w:rsidR="0086036C" w:rsidRPr="001C2628" w14:paraId="0250035E" w14:textId="77777777" w:rsidTr="002903D1">
        <w:trPr>
          <w:trHeight w:val="285"/>
        </w:trPr>
        <w:tc>
          <w:tcPr>
            <w:tcW w:w="10905" w:type="dxa"/>
            <w:gridSpan w:val="6"/>
            <w:noWrap/>
            <w:vAlign w:val="bottom"/>
          </w:tcPr>
          <w:p w14:paraId="6EB71FE8" w14:textId="77777777" w:rsidR="0086036C" w:rsidRPr="001C2628" w:rsidRDefault="0086036C" w:rsidP="002903D1">
            <w:pPr>
              <w:rPr>
                <w:rFonts w:ascii="Times New Roman" w:hAnsi="Times New Roman" w:cs="Times New Roman"/>
                <w:color w:val="333333"/>
              </w:rPr>
            </w:pPr>
            <w:r w:rsidRPr="001C2628">
              <w:rPr>
                <w:rStyle w:val="Strong"/>
                <w:rFonts w:ascii="Times New Roman" w:hAnsi="Times New Roman" w:cs="Times New Roman"/>
                <w:color w:val="424242"/>
                <w:sz w:val="21"/>
                <w:szCs w:val="21"/>
                <w:bdr w:val="single" w:sz="2" w:space="0" w:color="E3E3E3" w:frame="1"/>
              </w:rPr>
              <w:t>Highest Educational Attainment</w:t>
            </w:r>
          </w:p>
        </w:tc>
      </w:tr>
      <w:tr w:rsidR="0086036C" w:rsidRPr="001C2628" w14:paraId="29542E17" w14:textId="77777777" w:rsidTr="002903D1">
        <w:trPr>
          <w:trHeight w:val="285"/>
        </w:trPr>
        <w:tc>
          <w:tcPr>
            <w:tcW w:w="2894" w:type="dxa"/>
            <w:noWrap/>
            <w:vAlign w:val="bottom"/>
            <w:hideMark/>
          </w:tcPr>
          <w:p w14:paraId="529DD8D5"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Less than 9</w:t>
            </w:r>
            <w:r w:rsidRPr="001C2628">
              <w:rPr>
                <w:rFonts w:ascii="Times New Roman" w:hAnsi="Times New Roman" w:cs="Times New Roman"/>
                <w:color w:val="424242"/>
                <w:sz w:val="21"/>
                <w:szCs w:val="21"/>
                <w:vertAlign w:val="superscript"/>
              </w:rPr>
              <w:t>th</w:t>
            </w:r>
            <w:r w:rsidRPr="001C2628">
              <w:rPr>
                <w:rFonts w:ascii="Times New Roman" w:hAnsi="Times New Roman" w:cs="Times New Roman"/>
                <w:color w:val="424242"/>
                <w:sz w:val="21"/>
                <w:szCs w:val="21"/>
              </w:rPr>
              <w:t xml:space="preserve"> Grade</w:t>
            </w:r>
          </w:p>
        </w:tc>
        <w:tc>
          <w:tcPr>
            <w:tcW w:w="1627" w:type="dxa"/>
            <w:noWrap/>
            <w:vAlign w:val="bottom"/>
            <w:hideMark/>
          </w:tcPr>
          <w:p w14:paraId="0C943941"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1,382 (19.7)</w:t>
            </w:r>
          </w:p>
        </w:tc>
        <w:tc>
          <w:tcPr>
            <w:tcW w:w="1565" w:type="dxa"/>
            <w:noWrap/>
            <w:vAlign w:val="bottom"/>
            <w:hideMark/>
          </w:tcPr>
          <w:p w14:paraId="2D651CE0"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396 (34.9)</w:t>
            </w:r>
          </w:p>
        </w:tc>
        <w:tc>
          <w:tcPr>
            <w:tcW w:w="1566" w:type="dxa"/>
            <w:vAlign w:val="bottom"/>
          </w:tcPr>
          <w:p w14:paraId="1B1181F0"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504 (41.4)</w:t>
            </w:r>
          </w:p>
        </w:tc>
        <w:tc>
          <w:tcPr>
            <w:tcW w:w="1569" w:type="dxa"/>
            <w:noWrap/>
            <w:vAlign w:val="bottom"/>
            <w:hideMark/>
          </w:tcPr>
          <w:p w14:paraId="09B28F62"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284 (39.4)</w:t>
            </w:r>
          </w:p>
        </w:tc>
        <w:tc>
          <w:tcPr>
            <w:tcW w:w="1684" w:type="dxa"/>
            <w:vAlign w:val="bottom"/>
          </w:tcPr>
          <w:p w14:paraId="2233691C"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2,566 (25.4)</w:t>
            </w:r>
          </w:p>
        </w:tc>
      </w:tr>
      <w:tr w:rsidR="0086036C" w:rsidRPr="001C2628" w14:paraId="00A6AED5" w14:textId="77777777" w:rsidTr="002903D1">
        <w:trPr>
          <w:trHeight w:val="360"/>
        </w:trPr>
        <w:tc>
          <w:tcPr>
            <w:tcW w:w="2894" w:type="dxa"/>
            <w:noWrap/>
            <w:vAlign w:val="bottom"/>
            <w:hideMark/>
          </w:tcPr>
          <w:p w14:paraId="1D78F6CF"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High School Graduate or Equivalent</w:t>
            </w:r>
          </w:p>
        </w:tc>
        <w:tc>
          <w:tcPr>
            <w:tcW w:w="1627" w:type="dxa"/>
            <w:noWrap/>
            <w:vAlign w:val="bottom"/>
            <w:hideMark/>
          </w:tcPr>
          <w:p w14:paraId="44A11D7E"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1,730 (24.6)</w:t>
            </w:r>
          </w:p>
        </w:tc>
        <w:tc>
          <w:tcPr>
            <w:tcW w:w="1565" w:type="dxa"/>
            <w:noWrap/>
            <w:vAlign w:val="center"/>
            <w:hideMark/>
          </w:tcPr>
          <w:p w14:paraId="73F550BF" w14:textId="77777777" w:rsidR="0086036C" w:rsidRPr="001C2628" w:rsidRDefault="0086036C" w:rsidP="002903D1">
            <w:pPr>
              <w:jc w:val="center"/>
              <w:rPr>
                <w:rFonts w:ascii="Times New Roman" w:hAnsi="Times New Roman" w:cs="Times New Roman"/>
                <w:color w:val="333333"/>
                <w:sz w:val="20"/>
                <w:szCs w:val="20"/>
              </w:rPr>
            </w:pPr>
          </w:p>
          <w:p w14:paraId="2527B7C2"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320 (28.2)</w:t>
            </w:r>
          </w:p>
        </w:tc>
        <w:tc>
          <w:tcPr>
            <w:tcW w:w="1566" w:type="dxa"/>
            <w:vAlign w:val="center"/>
          </w:tcPr>
          <w:p w14:paraId="7FC1576D" w14:textId="77777777" w:rsidR="0086036C" w:rsidRPr="001C2628" w:rsidRDefault="0086036C" w:rsidP="002903D1">
            <w:pPr>
              <w:jc w:val="center"/>
              <w:rPr>
                <w:rFonts w:ascii="Times New Roman" w:hAnsi="Times New Roman" w:cs="Times New Roman"/>
                <w:color w:val="333333"/>
                <w:sz w:val="20"/>
                <w:szCs w:val="20"/>
              </w:rPr>
            </w:pPr>
          </w:p>
          <w:p w14:paraId="3743FB84"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327 (26.8)</w:t>
            </w:r>
          </w:p>
        </w:tc>
        <w:tc>
          <w:tcPr>
            <w:tcW w:w="1569" w:type="dxa"/>
            <w:noWrap/>
            <w:vAlign w:val="center"/>
            <w:hideMark/>
          </w:tcPr>
          <w:p w14:paraId="4614C7A7" w14:textId="77777777" w:rsidR="0086036C" w:rsidRPr="001C2628" w:rsidRDefault="0086036C" w:rsidP="002903D1">
            <w:pPr>
              <w:jc w:val="center"/>
              <w:rPr>
                <w:rFonts w:ascii="Times New Roman" w:hAnsi="Times New Roman" w:cs="Times New Roman"/>
                <w:color w:val="333333"/>
                <w:sz w:val="20"/>
                <w:szCs w:val="20"/>
              </w:rPr>
            </w:pPr>
          </w:p>
          <w:p w14:paraId="263C1D33"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197 (27.3)</w:t>
            </w:r>
          </w:p>
        </w:tc>
        <w:tc>
          <w:tcPr>
            <w:tcW w:w="1684" w:type="dxa"/>
            <w:vAlign w:val="bottom"/>
          </w:tcPr>
          <w:p w14:paraId="6B38E499"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2,574 (25.5)</w:t>
            </w:r>
          </w:p>
        </w:tc>
      </w:tr>
      <w:tr w:rsidR="0086036C" w:rsidRPr="001C2628" w14:paraId="7FAAA7AF" w14:textId="77777777" w:rsidTr="002903D1">
        <w:trPr>
          <w:trHeight w:val="285"/>
        </w:trPr>
        <w:tc>
          <w:tcPr>
            <w:tcW w:w="2894" w:type="dxa"/>
            <w:noWrap/>
            <w:vAlign w:val="bottom"/>
            <w:hideMark/>
          </w:tcPr>
          <w:p w14:paraId="158DCE6A"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Some College</w:t>
            </w:r>
          </w:p>
        </w:tc>
        <w:tc>
          <w:tcPr>
            <w:tcW w:w="1627" w:type="dxa"/>
            <w:noWrap/>
            <w:vAlign w:val="bottom"/>
            <w:hideMark/>
          </w:tcPr>
          <w:p w14:paraId="7C34725A"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1,939 (27.6)</w:t>
            </w:r>
          </w:p>
        </w:tc>
        <w:tc>
          <w:tcPr>
            <w:tcW w:w="1565" w:type="dxa"/>
            <w:noWrap/>
            <w:vAlign w:val="center"/>
            <w:hideMark/>
          </w:tcPr>
          <w:p w14:paraId="0313D4BB"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313 (27.6)</w:t>
            </w:r>
          </w:p>
        </w:tc>
        <w:tc>
          <w:tcPr>
            <w:tcW w:w="1566" w:type="dxa"/>
            <w:vAlign w:val="center"/>
          </w:tcPr>
          <w:p w14:paraId="2AD4C68D"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303 (24.9)</w:t>
            </w:r>
          </w:p>
        </w:tc>
        <w:tc>
          <w:tcPr>
            <w:tcW w:w="1569" w:type="dxa"/>
            <w:noWrap/>
            <w:vAlign w:val="center"/>
            <w:hideMark/>
          </w:tcPr>
          <w:p w14:paraId="3FD1E70B"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210 (29.1)</w:t>
            </w:r>
          </w:p>
        </w:tc>
        <w:tc>
          <w:tcPr>
            <w:tcW w:w="1684" w:type="dxa"/>
            <w:vAlign w:val="bottom"/>
          </w:tcPr>
          <w:p w14:paraId="729956FA"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2,756 (27.4)</w:t>
            </w:r>
          </w:p>
        </w:tc>
      </w:tr>
      <w:tr w:rsidR="0086036C" w:rsidRPr="001C2628" w14:paraId="0C62A7A6" w14:textId="77777777" w:rsidTr="002903D1">
        <w:trPr>
          <w:trHeight w:val="285"/>
        </w:trPr>
        <w:tc>
          <w:tcPr>
            <w:tcW w:w="2894" w:type="dxa"/>
            <w:noWrap/>
            <w:vAlign w:val="bottom"/>
            <w:hideMark/>
          </w:tcPr>
          <w:p w14:paraId="50EFCFF2"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College or Above</w:t>
            </w:r>
          </w:p>
        </w:tc>
        <w:tc>
          <w:tcPr>
            <w:tcW w:w="1627" w:type="dxa"/>
            <w:noWrap/>
            <w:vAlign w:val="bottom"/>
            <w:hideMark/>
          </w:tcPr>
          <w:p w14:paraId="1B095BFF"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1,968 (28.0)</w:t>
            </w:r>
          </w:p>
        </w:tc>
        <w:tc>
          <w:tcPr>
            <w:tcW w:w="1565" w:type="dxa"/>
            <w:noWrap/>
            <w:vAlign w:val="bottom"/>
            <w:hideMark/>
          </w:tcPr>
          <w:p w14:paraId="511AFA63"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107 (9.4)</w:t>
            </w:r>
          </w:p>
        </w:tc>
        <w:tc>
          <w:tcPr>
            <w:tcW w:w="1566" w:type="dxa"/>
            <w:vAlign w:val="bottom"/>
          </w:tcPr>
          <w:p w14:paraId="13047D03"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84 (6.9)</w:t>
            </w:r>
          </w:p>
        </w:tc>
        <w:tc>
          <w:tcPr>
            <w:tcW w:w="1569" w:type="dxa"/>
            <w:noWrap/>
            <w:vAlign w:val="bottom"/>
            <w:hideMark/>
          </w:tcPr>
          <w:p w14:paraId="2E3C95C9"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30 (4.2)</w:t>
            </w:r>
          </w:p>
        </w:tc>
        <w:tc>
          <w:tcPr>
            <w:tcW w:w="1684" w:type="dxa"/>
            <w:vAlign w:val="bottom"/>
          </w:tcPr>
          <w:p w14:paraId="654B149D"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424242"/>
                <w:sz w:val="20"/>
                <w:szCs w:val="20"/>
              </w:rPr>
              <w:t>2,189 (21.7)</w:t>
            </w:r>
          </w:p>
        </w:tc>
      </w:tr>
      <w:tr w:rsidR="0086036C" w:rsidRPr="001C2628" w14:paraId="364EAEB4" w14:textId="77777777" w:rsidTr="002903D1">
        <w:trPr>
          <w:trHeight w:val="285"/>
        </w:trPr>
        <w:tc>
          <w:tcPr>
            <w:tcW w:w="10905" w:type="dxa"/>
            <w:gridSpan w:val="6"/>
            <w:noWrap/>
            <w:vAlign w:val="bottom"/>
          </w:tcPr>
          <w:p w14:paraId="3FC65243" w14:textId="77777777" w:rsidR="0086036C" w:rsidRPr="001C2628" w:rsidRDefault="0086036C" w:rsidP="002903D1">
            <w:pPr>
              <w:rPr>
                <w:rFonts w:ascii="Times New Roman" w:hAnsi="Times New Roman" w:cs="Times New Roman"/>
                <w:b/>
                <w:bCs/>
                <w:color w:val="333333"/>
                <w:sz w:val="21"/>
                <w:szCs w:val="21"/>
              </w:rPr>
            </w:pPr>
            <w:r w:rsidRPr="001C2628">
              <w:rPr>
                <w:rFonts w:ascii="Times New Roman" w:hAnsi="Times New Roman" w:cs="Times New Roman"/>
                <w:b/>
                <w:bCs/>
                <w:color w:val="333333"/>
                <w:sz w:val="21"/>
                <w:szCs w:val="21"/>
              </w:rPr>
              <w:t>Poverty Income Ratio</w:t>
            </w:r>
          </w:p>
        </w:tc>
      </w:tr>
      <w:tr w:rsidR="0086036C" w:rsidRPr="001C2628" w14:paraId="1BDEB3EC" w14:textId="77777777" w:rsidTr="002903D1">
        <w:trPr>
          <w:trHeight w:val="285"/>
        </w:trPr>
        <w:tc>
          <w:tcPr>
            <w:tcW w:w="2894" w:type="dxa"/>
            <w:noWrap/>
            <w:vAlign w:val="bottom"/>
            <w:hideMark/>
          </w:tcPr>
          <w:p w14:paraId="03910B7B"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Low Poverty</w:t>
            </w:r>
          </w:p>
        </w:tc>
        <w:tc>
          <w:tcPr>
            <w:tcW w:w="1627" w:type="dxa"/>
            <w:noWrap/>
            <w:vAlign w:val="center"/>
            <w:hideMark/>
          </w:tcPr>
          <w:p w14:paraId="6E722A39"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993 (14.1%)</w:t>
            </w:r>
          </w:p>
        </w:tc>
        <w:tc>
          <w:tcPr>
            <w:tcW w:w="1565" w:type="dxa"/>
            <w:noWrap/>
            <w:vAlign w:val="center"/>
            <w:hideMark/>
          </w:tcPr>
          <w:p w14:paraId="2CCAC3EB"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397 (34.9%)</w:t>
            </w:r>
          </w:p>
        </w:tc>
        <w:tc>
          <w:tcPr>
            <w:tcW w:w="1566" w:type="dxa"/>
            <w:vAlign w:val="center"/>
          </w:tcPr>
          <w:p w14:paraId="79CAE7E8"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528 (43.3%)</w:t>
            </w:r>
          </w:p>
        </w:tc>
        <w:tc>
          <w:tcPr>
            <w:tcW w:w="1569" w:type="dxa"/>
            <w:noWrap/>
            <w:vAlign w:val="center"/>
            <w:hideMark/>
          </w:tcPr>
          <w:p w14:paraId="782FB1CE"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375 (52.0%)</w:t>
            </w:r>
          </w:p>
        </w:tc>
        <w:tc>
          <w:tcPr>
            <w:tcW w:w="1684" w:type="dxa"/>
            <w:vAlign w:val="bottom"/>
          </w:tcPr>
          <w:p w14:paraId="58C515B5"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shd w:val="clear" w:color="auto" w:fill="FFFFFF"/>
              </w:rPr>
              <w:t>2,293 (22.7%)</w:t>
            </w:r>
          </w:p>
        </w:tc>
      </w:tr>
      <w:tr w:rsidR="0086036C" w:rsidRPr="001C2628" w14:paraId="139A13E3" w14:textId="77777777" w:rsidTr="002903D1">
        <w:trPr>
          <w:trHeight w:val="285"/>
        </w:trPr>
        <w:tc>
          <w:tcPr>
            <w:tcW w:w="2894" w:type="dxa"/>
            <w:noWrap/>
            <w:vAlign w:val="bottom"/>
            <w:hideMark/>
          </w:tcPr>
          <w:p w14:paraId="49A91F2E"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Near Poverty</w:t>
            </w:r>
          </w:p>
        </w:tc>
        <w:tc>
          <w:tcPr>
            <w:tcW w:w="1627" w:type="dxa"/>
            <w:noWrap/>
            <w:vAlign w:val="center"/>
            <w:hideMark/>
          </w:tcPr>
          <w:p w14:paraId="781DF542"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1,560 (22.2%)</w:t>
            </w:r>
          </w:p>
        </w:tc>
        <w:tc>
          <w:tcPr>
            <w:tcW w:w="1565" w:type="dxa"/>
            <w:noWrap/>
            <w:vAlign w:val="center"/>
            <w:hideMark/>
          </w:tcPr>
          <w:p w14:paraId="3056E51B"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405 (35.7%)</w:t>
            </w:r>
          </w:p>
        </w:tc>
        <w:tc>
          <w:tcPr>
            <w:tcW w:w="1566" w:type="dxa"/>
            <w:vAlign w:val="center"/>
          </w:tcPr>
          <w:p w14:paraId="10A00784"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458 (37.6%)</w:t>
            </w:r>
          </w:p>
        </w:tc>
        <w:tc>
          <w:tcPr>
            <w:tcW w:w="1569" w:type="dxa"/>
            <w:noWrap/>
            <w:vAlign w:val="center"/>
            <w:hideMark/>
          </w:tcPr>
          <w:p w14:paraId="664D0A19"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262 (36.3%)</w:t>
            </w:r>
          </w:p>
        </w:tc>
        <w:tc>
          <w:tcPr>
            <w:tcW w:w="1684" w:type="dxa"/>
            <w:vAlign w:val="bottom"/>
          </w:tcPr>
          <w:p w14:paraId="3489554C"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shd w:val="clear" w:color="auto" w:fill="FFFFFF"/>
              </w:rPr>
              <w:t>2,685 (26.6%)</w:t>
            </w:r>
          </w:p>
        </w:tc>
      </w:tr>
      <w:tr w:rsidR="0086036C" w:rsidRPr="001C2628" w14:paraId="51D7EBAE" w14:textId="77777777" w:rsidTr="002903D1">
        <w:trPr>
          <w:trHeight w:val="285"/>
        </w:trPr>
        <w:tc>
          <w:tcPr>
            <w:tcW w:w="2894" w:type="dxa"/>
            <w:noWrap/>
            <w:vAlign w:val="bottom"/>
            <w:hideMark/>
          </w:tcPr>
          <w:p w14:paraId="18F9A5B0"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Middle Income</w:t>
            </w:r>
          </w:p>
        </w:tc>
        <w:tc>
          <w:tcPr>
            <w:tcW w:w="1627" w:type="dxa"/>
            <w:noWrap/>
            <w:vAlign w:val="center"/>
            <w:hideMark/>
          </w:tcPr>
          <w:p w14:paraId="3C560995"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1,085 (15.5%)</w:t>
            </w:r>
          </w:p>
        </w:tc>
        <w:tc>
          <w:tcPr>
            <w:tcW w:w="1565" w:type="dxa"/>
            <w:noWrap/>
            <w:vAlign w:val="center"/>
            <w:hideMark/>
          </w:tcPr>
          <w:p w14:paraId="4BBA7F41"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178 (15.7%)</w:t>
            </w:r>
          </w:p>
        </w:tc>
        <w:tc>
          <w:tcPr>
            <w:tcW w:w="1566" w:type="dxa"/>
            <w:vAlign w:val="center"/>
          </w:tcPr>
          <w:p w14:paraId="4CB0D08E"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127 (10.4%)</w:t>
            </w:r>
          </w:p>
        </w:tc>
        <w:tc>
          <w:tcPr>
            <w:tcW w:w="1569" w:type="dxa"/>
            <w:noWrap/>
            <w:vAlign w:val="center"/>
            <w:hideMark/>
          </w:tcPr>
          <w:p w14:paraId="363DBFAA"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53 (7.4%)</w:t>
            </w:r>
          </w:p>
        </w:tc>
        <w:tc>
          <w:tcPr>
            <w:tcW w:w="1684" w:type="dxa"/>
            <w:vAlign w:val="bottom"/>
          </w:tcPr>
          <w:p w14:paraId="79EE9BB2"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shd w:val="clear" w:color="auto" w:fill="FFFFFF"/>
              </w:rPr>
              <w:t>1,443 (14.3%)</w:t>
            </w:r>
          </w:p>
        </w:tc>
      </w:tr>
      <w:tr w:rsidR="0086036C" w:rsidRPr="001C2628" w14:paraId="5A3F1140" w14:textId="77777777" w:rsidTr="002903D1">
        <w:trPr>
          <w:trHeight w:val="285"/>
        </w:trPr>
        <w:tc>
          <w:tcPr>
            <w:tcW w:w="2894" w:type="dxa"/>
            <w:noWrap/>
            <w:vAlign w:val="bottom"/>
          </w:tcPr>
          <w:p w14:paraId="63796154" w14:textId="77777777" w:rsidR="0086036C" w:rsidRPr="001C2628" w:rsidRDefault="0086036C" w:rsidP="002903D1">
            <w:pPr>
              <w:rPr>
                <w:rFonts w:ascii="Times New Roman" w:hAnsi="Times New Roman" w:cs="Times New Roman"/>
                <w:color w:val="424242"/>
                <w:sz w:val="21"/>
                <w:szCs w:val="21"/>
              </w:rPr>
            </w:pPr>
            <w:r w:rsidRPr="001C2628">
              <w:rPr>
                <w:rFonts w:ascii="Times New Roman" w:hAnsi="Times New Roman" w:cs="Times New Roman"/>
                <w:color w:val="424242"/>
                <w:sz w:val="21"/>
                <w:szCs w:val="21"/>
              </w:rPr>
              <w:t>Upper-Middle Income</w:t>
            </w:r>
          </w:p>
        </w:tc>
        <w:tc>
          <w:tcPr>
            <w:tcW w:w="1627" w:type="dxa"/>
            <w:noWrap/>
            <w:vAlign w:val="center"/>
          </w:tcPr>
          <w:p w14:paraId="4297BBAB"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1,679 (23.9%)</w:t>
            </w:r>
          </w:p>
        </w:tc>
        <w:tc>
          <w:tcPr>
            <w:tcW w:w="1565" w:type="dxa"/>
            <w:noWrap/>
            <w:vAlign w:val="center"/>
          </w:tcPr>
          <w:p w14:paraId="52075507"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124 (10.9%)</w:t>
            </w:r>
          </w:p>
        </w:tc>
        <w:tc>
          <w:tcPr>
            <w:tcW w:w="1566" w:type="dxa"/>
            <w:vAlign w:val="center"/>
          </w:tcPr>
          <w:p w14:paraId="7E55D970"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91 (7.5%)</w:t>
            </w:r>
          </w:p>
        </w:tc>
        <w:tc>
          <w:tcPr>
            <w:tcW w:w="1569" w:type="dxa"/>
            <w:noWrap/>
            <w:vAlign w:val="center"/>
          </w:tcPr>
          <w:p w14:paraId="3E838D1B"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27 (3.7%)</w:t>
            </w:r>
          </w:p>
        </w:tc>
        <w:tc>
          <w:tcPr>
            <w:tcW w:w="1684" w:type="dxa"/>
            <w:vAlign w:val="bottom"/>
          </w:tcPr>
          <w:p w14:paraId="57C9228B" w14:textId="77777777" w:rsidR="0086036C" w:rsidRPr="001C2628" w:rsidRDefault="0086036C" w:rsidP="002903D1">
            <w:pPr>
              <w:jc w:val="center"/>
              <w:rPr>
                <w:rFonts w:ascii="Times New Roman" w:hAnsi="Times New Roman" w:cs="Times New Roman"/>
                <w:color w:val="424242"/>
                <w:sz w:val="20"/>
                <w:szCs w:val="20"/>
              </w:rPr>
            </w:pPr>
            <w:r w:rsidRPr="001C2628">
              <w:rPr>
                <w:rFonts w:ascii="Times New Roman" w:hAnsi="Times New Roman" w:cs="Times New Roman"/>
                <w:color w:val="333333"/>
                <w:sz w:val="20"/>
                <w:szCs w:val="20"/>
                <w:shd w:val="clear" w:color="auto" w:fill="FFFFFF"/>
              </w:rPr>
              <w:t>1,921 (19.0%)</w:t>
            </w:r>
          </w:p>
        </w:tc>
      </w:tr>
      <w:tr w:rsidR="0086036C" w:rsidRPr="001C2628" w14:paraId="09F7C850" w14:textId="77777777" w:rsidTr="002903D1">
        <w:trPr>
          <w:trHeight w:val="285"/>
        </w:trPr>
        <w:tc>
          <w:tcPr>
            <w:tcW w:w="2894" w:type="dxa"/>
            <w:noWrap/>
            <w:vAlign w:val="bottom"/>
          </w:tcPr>
          <w:p w14:paraId="4085AD86" w14:textId="77777777" w:rsidR="0086036C" w:rsidRPr="001C2628" w:rsidRDefault="0086036C" w:rsidP="002903D1">
            <w:pPr>
              <w:rPr>
                <w:rFonts w:ascii="Times New Roman" w:hAnsi="Times New Roman" w:cs="Times New Roman"/>
                <w:color w:val="424242"/>
                <w:sz w:val="21"/>
                <w:szCs w:val="21"/>
              </w:rPr>
            </w:pPr>
            <w:r w:rsidRPr="001C2628">
              <w:rPr>
                <w:rFonts w:ascii="Times New Roman" w:hAnsi="Times New Roman" w:cs="Times New Roman"/>
                <w:color w:val="424242"/>
                <w:sz w:val="21"/>
                <w:szCs w:val="21"/>
              </w:rPr>
              <w:t>High Income</w:t>
            </w:r>
          </w:p>
        </w:tc>
        <w:tc>
          <w:tcPr>
            <w:tcW w:w="1627" w:type="dxa"/>
            <w:noWrap/>
            <w:vAlign w:val="center"/>
          </w:tcPr>
          <w:p w14:paraId="635ECF62"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1,702 (24.2%)</w:t>
            </w:r>
          </w:p>
        </w:tc>
        <w:tc>
          <w:tcPr>
            <w:tcW w:w="1565" w:type="dxa"/>
            <w:noWrap/>
            <w:vAlign w:val="center"/>
          </w:tcPr>
          <w:p w14:paraId="4746DD69"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32 (2.8%)</w:t>
            </w:r>
          </w:p>
        </w:tc>
        <w:tc>
          <w:tcPr>
            <w:tcW w:w="1566" w:type="dxa"/>
            <w:vAlign w:val="center"/>
          </w:tcPr>
          <w:p w14:paraId="04A8D3D3"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14 (1.1%)</w:t>
            </w:r>
          </w:p>
        </w:tc>
        <w:tc>
          <w:tcPr>
            <w:tcW w:w="1569" w:type="dxa"/>
            <w:noWrap/>
            <w:vAlign w:val="center"/>
          </w:tcPr>
          <w:p w14:paraId="5BD2EE7D" w14:textId="77777777" w:rsidR="0086036C" w:rsidRPr="001C2628" w:rsidRDefault="0086036C" w:rsidP="002903D1">
            <w:pPr>
              <w:jc w:val="center"/>
              <w:rPr>
                <w:rFonts w:ascii="Times New Roman" w:hAnsi="Times New Roman" w:cs="Times New Roman"/>
                <w:color w:val="333333"/>
                <w:sz w:val="20"/>
                <w:szCs w:val="20"/>
              </w:rPr>
            </w:pPr>
            <w:r w:rsidRPr="001C2628">
              <w:rPr>
                <w:rFonts w:ascii="Times New Roman" w:hAnsi="Times New Roman" w:cs="Times New Roman"/>
                <w:color w:val="333333"/>
                <w:sz w:val="20"/>
                <w:szCs w:val="20"/>
              </w:rPr>
              <w:t>4 (0.6%)</w:t>
            </w:r>
          </w:p>
        </w:tc>
        <w:tc>
          <w:tcPr>
            <w:tcW w:w="1684" w:type="dxa"/>
            <w:vAlign w:val="bottom"/>
          </w:tcPr>
          <w:p w14:paraId="46140B06" w14:textId="77777777" w:rsidR="0086036C" w:rsidRPr="001C2628" w:rsidRDefault="0086036C" w:rsidP="002903D1">
            <w:pPr>
              <w:jc w:val="center"/>
              <w:rPr>
                <w:rFonts w:ascii="Times New Roman" w:hAnsi="Times New Roman" w:cs="Times New Roman"/>
                <w:color w:val="424242"/>
                <w:sz w:val="20"/>
                <w:szCs w:val="20"/>
              </w:rPr>
            </w:pPr>
            <w:r w:rsidRPr="001C2628">
              <w:rPr>
                <w:rFonts w:ascii="Times New Roman" w:hAnsi="Times New Roman" w:cs="Times New Roman"/>
                <w:color w:val="333333"/>
                <w:sz w:val="20"/>
                <w:szCs w:val="20"/>
                <w:shd w:val="clear" w:color="auto" w:fill="FFFFFF"/>
              </w:rPr>
              <w:t>1,752 (17.4%)</w:t>
            </w:r>
          </w:p>
        </w:tc>
      </w:tr>
      <w:tr w:rsidR="0086036C" w:rsidRPr="001C2628" w14:paraId="5B55B7D8" w14:textId="77777777" w:rsidTr="002903D1">
        <w:trPr>
          <w:trHeight w:val="285"/>
        </w:trPr>
        <w:tc>
          <w:tcPr>
            <w:tcW w:w="2894" w:type="dxa"/>
            <w:noWrap/>
            <w:vAlign w:val="bottom"/>
          </w:tcPr>
          <w:p w14:paraId="01CC6475" w14:textId="77777777" w:rsidR="0086036C" w:rsidRPr="001C2628" w:rsidRDefault="0086036C" w:rsidP="002903D1">
            <w:pPr>
              <w:rPr>
                <w:rFonts w:ascii="Times New Roman" w:hAnsi="Times New Roman" w:cs="Times New Roman"/>
                <w:b/>
                <w:bCs/>
              </w:rPr>
            </w:pPr>
            <w:r w:rsidRPr="001C2628">
              <w:rPr>
                <w:rStyle w:val="Strong"/>
                <w:rFonts w:ascii="Times New Roman" w:hAnsi="Times New Roman" w:cs="Times New Roman"/>
                <w:color w:val="424242"/>
                <w:sz w:val="21"/>
                <w:szCs w:val="21"/>
                <w:bdr w:val="single" w:sz="2" w:space="0" w:color="E3E3E3" w:frame="1"/>
              </w:rPr>
              <w:t>Cycle Year</w:t>
            </w:r>
          </w:p>
        </w:tc>
        <w:tc>
          <w:tcPr>
            <w:tcW w:w="8011" w:type="dxa"/>
            <w:gridSpan w:val="5"/>
            <w:noWrap/>
            <w:vAlign w:val="bottom"/>
          </w:tcPr>
          <w:p w14:paraId="1936833F" w14:textId="77777777" w:rsidR="0086036C" w:rsidRPr="001C2628" w:rsidRDefault="0086036C" w:rsidP="002903D1">
            <w:pPr>
              <w:jc w:val="center"/>
              <w:rPr>
                <w:rFonts w:ascii="Times New Roman" w:hAnsi="Times New Roman" w:cs="Times New Roman"/>
                <w:sz w:val="20"/>
                <w:szCs w:val="20"/>
              </w:rPr>
            </w:pPr>
          </w:p>
        </w:tc>
      </w:tr>
      <w:tr w:rsidR="0086036C" w:rsidRPr="001C2628" w14:paraId="26D01D52" w14:textId="77777777" w:rsidTr="002903D1">
        <w:trPr>
          <w:trHeight w:val="285"/>
        </w:trPr>
        <w:tc>
          <w:tcPr>
            <w:tcW w:w="2894" w:type="dxa"/>
            <w:noWrap/>
            <w:vAlign w:val="bottom"/>
          </w:tcPr>
          <w:p w14:paraId="027AAD8B"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2005–2006</w:t>
            </w:r>
          </w:p>
        </w:tc>
        <w:tc>
          <w:tcPr>
            <w:tcW w:w="1627" w:type="dxa"/>
            <w:noWrap/>
            <w:vAlign w:val="center"/>
          </w:tcPr>
          <w:p w14:paraId="37605954"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1,179 (16.8)</w:t>
            </w:r>
          </w:p>
        </w:tc>
        <w:tc>
          <w:tcPr>
            <w:tcW w:w="1565" w:type="dxa"/>
            <w:noWrap/>
            <w:vAlign w:val="center"/>
          </w:tcPr>
          <w:p w14:paraId="064FCF54"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154 (13.6)</w:t>
            </w:r>
          </w:p>
        </w:tc>
        <w:tc>
          <w:tcPr>
            <w:tcW w:w="1566" w:type="dxa"/>
            <w:vAlign w:val="center"/>
          </w:tcPr>
          <w:p w14:paraId="3ED16B89"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148 (12.2)</w:t>
            </w:r>
          </w:p>
        </w:tc>
        <w:tc>
          <w:tcPr>
            <w:tcW w:w="1569" w:type="dxa"/>
            <w:noWrap/>
            <w:vAlign w:val="center"/>
          </w:tcPr>
          <w:p w14:paraId="03172C15"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70 (9.7)</w:t>
            </w:r>
          </w:p>
        </w:tc>
        <w:tc>
          <w:tcPr>
            <w:tcW w:w="1684" w:type="dxa"/>
            <w:vAlign w:val="bottom"/>
          </w:tcPr>
          <w:p w14:paraId="2B02D5C8"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1,551 (15.4)</w:t>
            </w:r>
          </w:p>
        </w:tc>
      </w:tr>
      <w:tr w:rsidR="0086036C" w:rsidRPr="001C2628" w14:paraId="32776635" w14:textId="77777777" w:rsidTr="002903D1">
        <w:trPr>
          <w:trHeight w:val="285"/>
        </w:trPr>
        <w:tc>
          <w:tcPr>
            <w:tcW w:w="2894" w:type="dxa"/>
            <w:noWrap/>
            <w:vAlign w:val="bottom"/>
          </w:tcPr>
          <w:p w14:paraId="19019E18"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2007–2008</w:t>
            </w:r>
          </w:p>
        </w:tc>
        <w:tc>
          <w:tcPr>
            <w:tcW w:w="1627" w:type="dxa"/>
            <w:noWrap/>
            <w:vAlign w:val="center"/>
          </w:tcPr>
          <w:p w14:paraId="6E1AC73F"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1,313 (18.7)</w:t>
            </w:r>
          </w:p>
        </w:tc>
        <w:tc>
          <w:tcPr>
            <w:tcW w:w="1565" w:type="dxa"/>
            <w:noWrap/>
            <w:vAlign w:val="center"/>
          </w:tcPr>
          <w:p w14:paraId="145AB580"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175 (15.4)</w:t>
            </w:r>
          </w:p>
        </w:tc>
        <w:tc>
          <w:tcPr>
            <w:tcW w:w="1566" w:type="dxa"/>
            <w:vAlign w:val="center"/>
          </w:tcPr>
          <w:p w14:paraId="76F19B7B"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168 (13.8)</w:t>
            </w:r>
          </w:p>
        </w:tc>
        <w:tc>
          <w:tcPr>
            <w:tcW w:w="1569" w:type="dxa"/>
            <w:noWrap/>
            <w:vAlign w:val="center"/>
          </w:tcPr>
          <w:p w14:paraId="2DE6AF6D"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93 (12.9)</w:t>
            </w:r>
          </w:p>
        </w:tc>
        <w:tc>
          <w:tcPr>
            <w:tcW w:w="1684" w:type="dxa"/>
            <w:vAlign w:val="bottom"/>
          </w:tcPr>
          <w:p w14:paraId="05E4B81A"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1,749 (17.3)</w:t>
            </w:r>
          </w:p>
        </w:tc>
      </w:tr>
      <w:tr w:rsidR="0086036C" w:rsidRPr="001C2628" w14:paraId="2DD3ACC3" w14:textId="77777777" w:rsidTr="002903D1">
        <w:trPr>
          <w:trHeight w:val="285"/>
        </w:trPr>
        <w:tc>
          <w:tcPr>
            <w:tcW w:w="2894" w:type="dxa"/>
            <w:noWrap/>
            <w:vAlign w:val="bottom"/>
          </w:tcPr>
          <w:p w14:paraId="2998D1E7"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lastRenderedPageBreak/>
              <w:t>2009–2010</w:t>
            </w:r>
          </w:p>
        </w:tc>
        <w:tc>
          <w:tcPr>
            <w:tcW w:w="1627" w:type="dxa"/>
            <w:noWrap/>
            <w:vAlign w:val="center"/>
          </w:tcPr>
          <w:p w14:paraId="66B94BCE"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1,246 (17.8)</w:t>
            </w:r>
          </w:p>
        </w:tc>
        <w:tc>
          <w:tcPr>
            <w:tcW w:w="1565" w:type="dxa"/>
            <w:noWrap/>
            <w:vAlign w:val="center"/>
          </w:tcPr>
          <w:p w14:paraId="6D9E0336"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197 (17.3)</w:t>
            </w:r>
          </w:p>
        </w:tc>
        <w:tc>
          <w:tcPr>
            <w:tcW w:w="1566" w:type="dxa"/>
            <w:vAlign w:val="center"/>
          </w:tcPr>
          <w:p w14:paraId="61EE259A"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234 (19.2)</w:t>
            </w:r>
          </w:p>
        </w:tc>
        <w:tc>
          <w:tcPr>
            <w:tcW w:w="1569" w:type="dxa"/>
            <w:noWrap/>
            <w:vAlign w:val="center"/>
          </w:tcPr>
          <w:p w14:paraId="08256FDF"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148 (20.5)</w:t>
            </w:r>
          </w:p>
        </w:tc>
        <w:tc>
          <w:tcPr>
            <w:tcW w:w="1684" w:type="dxa"/>
            <w:vAlign w:val="bottom"/>
          </w:tcPr>
          <w:p w14:paraId="1F417935"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1,825 (18.1)</w:t>
            </w:r>
          </w:p>
        </w:tc>
      </w:tr>
      <w:tr w:rsidR="0086036C" w:rsidRPr="001C2628" w14:paraId="32CA114A" w14:textId="77777777" w:rsidTr="002903D1">
        <w:trPr>
          <w:trHeight w:val="285"/>
        </w:trPr>
        <w:tc>
          <w:tcPr>
            <w:tcW w:w="2894" w:type="dxa"/>
            <w:noWrap/>
            <w:vAlign w:val="bottom"/>
          </w:tcPr>
          <w:p w14:paraId="2C978BC2"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2011–2012</w:t>
            </w:r>
          </w:p>
        </w:tc>
        <w:tc>
          <w:tcPr>
            <w:tcW w:w="1627" w:type="dxa"/>
            <w:noWrap/>
            <w:vAlign w:val="center"/>
          </w:tcPr>
          <w:p w14:paraId="4CD95FED"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1,109 (15.8)</w:t>
            </w:r>
          </w:p>
        </w:tc>
        <w:tc>
          <w:tcPr>
            <w:tcW w:w="1565" w:type="dxa"/>
            <w:noWrap/>
            <w:vAlign w:val="center"/>
          </w:tcPr>
          <w:p w14:paraId="4A41E7C1"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195 (17.2)</w:t>
            </w:r>
          </w:p>
        </w:tc>
        <w:tc>
          <w:tcPr>
            <w:tcW w:w="1566" w:type="dxa"/>
            <w:vAlign w:val="center"/>
          </w:tcPr>
          <w:p w14:paraId="5D64BD17"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192 (15.8)</w:t>
            </w:r>
          </w:p>
        </w:tc>
        <w:tc>
          <w:tcPr>
            <w:tcW w:w="1569" w:type="dxa"/>
            <w:noWrap/>
            <w:vAlign w:val="center"/>
          </w:tcPr>
          <w:p w14:paraId="7CB6FD5C"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127 (17.6)</w:t>
            </w:r>
          </w:p>
        </w:tc>
        <w:tc>
          <w:tcPr>
            <w:tcW w:w="1684" w:type="dxa"/>
            <w:vAlign w:val="bottom"/>
          </w:tcPr>
          <w:p w14:paraId="1322A2BE"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1,623 (16.1)</w:t>
            </w:r>
          </w:p>
        </w:tc>
      </w:tr>
      <w:tr w:rsidR="0086036C" w:rsidRPr="001C2628" w14:paraId="55557AD5" w14:textId="77777777" w:rsidTr="002903D1">
        <w:trPr>
          <w:trHeight w:val="285"/>
        </w:trPr>
        <w:tc>
          <w:tcPr>
            <w:tcW w:w="2894" w:type="dxa"/>
            <w:noWrap/>
            <w:vAlign w:val="bottom"/>
          </w:tcPr>
          <w:p w14:paraId="0D061B8D"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2013–2014</w:t>
            </w:r>
          </w:p>
        </w:tc>
        <w:tc>
          <w:tcPr>
            <w:tcW w:w="1627" w:type="dxa"/>
            <w:noWrap/>
            <w:vAlign w:val="center"/>
          </w:tcPr>
          <w:p w14:paraId="3E5BB7A1"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1,203 (17.1)</w:t>
            </w:r>
          </w:p>
        </w:tc>
        <w:tc>
          <w:tcPr>
            <w:tcW w:w="1565" w:type="dxa"/>
            <w:noWrap/>
            <w:vAlign w:val="center"/>
          </w:tcPr>
          <w:p w14:paraId="5FA0794C"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199 (17.5)</w:t>
            </w:r>
          </w:p>
        </w:tc>
        <w:tc>
          <w:tcPr>
            <w:tcW w:w="1566" w:type="dxa"/>
            <w:vAlign w:val="center"/>
          </w:tcPr>
          <w:p w14:paraId="2A5A4256"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218 (17.9)</w:t>
            </w:r>
          </w:p>
        </w:tc>
        <w:tc>
          <w:tcPr>
            <w:tcW w:w="1569" w:type="dxa"/>
            <w:noWrap/>
            <w:vAlign w:val="center"/>
          </w:tcPr>
          <w:p w14:paraId="63AF9C08"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138 (19.1)</w:t>
            </w:r>
          </w:p>
        </w:tc>
        <w:tc>
          <w:tcPr>
            <w:tcW w:w="1684" w:type="dxa"/>
            <w:vAlign w:val="bottom"/>
          </w:tcPr>
          <w:p w14:paraId="6301C0FC"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1,758 (17.4)</w:t>
            </w:r>
          </w:p>
        </w:tc>
      </w:tr>
      <w:tr w:rsidR="0086036C" w:rsidRPr="001C2628" w14:paraId="7955BA2D" w14:textId="77777777" w:rsidTr="002903D1">
        <w:trPr>
          <w:trHeight w:val="285"/>
        </w:trPr>
        <w:tc>
          <w:tcPr>
            <w:tcW w:w="2894" w:type="dxa"/>
            <w:noWrap/>
            <w:vAlign w:val="bottom"/>
          </w:tcPr>
          <w:p w14:paraId="4B561DD0" w14:textId="77777777" w:rsidR="0086036C" w:rsidRPr="001C2628" w:rsidRDefault="0086036C" w:rsidP="002903D1">
            <w:pPr>
              <w:rPr>
                <w:rFonts w:ascii="Times New Roman" w:hAnsi="Times New Roman" w:cs="Times New Roman"/>
                <w:i/>
                <w:iCs/>
              </w:rPr>
            </w:pPr>
            <w:r w:rsidRPr="001C2628">
              <w:rPr>
                <w:rFonts w:ascii="Times New Roman" w:hAnsi="Times New Roman" w:cs="Times New Roman"/>
                <w:color w:val="424242"/>
                <w:sz w:val="21"/>
                <w:szCs w:val="21"/>
              </w:rPr>
              <w:t>2015–2016</w:t>
            </w:r>
          </w:p>
        </w:tc>
        <w:tc>
          <w:tcPr>
            <w:tcW w:w="1627" w:type="dxa"/>
            <w:noWrap/>
            <w:vAlign w:val="center"/>
          </w:tcPr>
          <w:p w14:paraId="41C285A3"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969 (13.8)</w:t>
            </w:r>
          </w:p>
        </w:tc>
        <w:tc>
          <w:tcPr>
            <w:tcW w:w="1565" w:type="dxa"/>
            <w:noWrap/>
            <w:vAlign w:val="center"/>
          </w:tcPr>
          <w:p w14:paraId="5E8D8638"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216 (19.0)</w:t>
            </w:r>
          </w:p>
        </w:tc>
        <w:tc>
          <w:tcPr>
            <w:tcW w:w="1566" w:type="dxa"/>
            <w:vAlign w:val="center"/>
          </w:tcPr>
          <w:p w14:paraId="76630189"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258 (21.2)</w:t>
            </w:r>
          </w:p>
        </w:tc>
        <w:tc>
          <w:tcPr>
            <w:tcW w:w="1569" w:type="dxa"/>
            <w:noWrap/>
            <w:vAlign w:val="center"/>
          </w:tcPr>
          <w:p w14:paraId="4F3ED3E3"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333333"/>
                <w:sz w:val="20"/>
                <w:szCs w:val="20"/>
              </w:rPr>
              <w:t>145 (20.1)</w:t>
            </w:r>
          </w:p>
        </w:tc>
        <w:tc>
          <w:tcPr>
            <w:tcW w:w="1684" w:type="dxa"/>
            <w:vAlign w:val="bottom"/>
          </w:tcPr>
          <w:p w14:paraId="385393B1" w14:textId="77777777" w:rsidR="0086036C" w:rsidRPr="001C2628" w:rsidRDefault="0086036C" w:rsidP="002903D1">
            <w:pPr>
              <w:jc w:val="center"/>
              <w:rPr>
                <w:rFonts w:ascii="Times New Roman" w:hAnsi="Times New Roman" w:cs="Times New Roman"/>
                <w:sz w:val="20"/>
                <w:szCs w:val="20"/>
              </w:rPr>
            </w:pPr>
            <w:r w:rsidRPr="001C2628">
              <w:rPr>
                <w:rFonts w:ascii="Times New Roman" w:hAnsi="Times New Roman" w:cs="Times New Roman"/>
                <w:color w:val="424242"/>
                <w:sz w:val="20"/>
                <w:szCs w:val="20"/>
              </w:rPr>
              <w:t>1,588 (15.7)</w:t>
            </w:r>
          </w:p>
        </w:tc>
      </w:tr>
    </w:tbl>
    <w:p w14:paraId="68D4381F" w14:textId="77777777" w:rsidR="0086036C" w:rsidRPr="00CE1027" w:rsidRDefault="0086036C" w:rsidP="0086036C">
      <w:pPr>
        <w:pStyle w:val="Heading1"/>
        <w:jc w:val="center"/>
        <w:rPr>
          <w:rFonts w:ascii="Times New Roman" w:hAnsi="Times New Roman" w:cs="Times New Roman"/>
          <w:b/>
          <w:bCs/>
          <w:color w:val="000000" w:themeColor="text1"/>
          <w:sz w:val="26"/>
          <w:szCs w:val="26"/>
        </w:rPr>
      </w:pPr>
      <w:r w:rsidRPr="00CE1027">
        <w:rPr>
          <w:rFonts w:ascii="Times New Roman" w:hAnsi="Times New Roman" w:cs="Times New Roman"/>
          <w:b/>
          <w:bCs/>
          <w:color w:val="000000" w:themeColor="text1"/>
          <w:sz w:val="26"/>
          <w:szCs w:val="26"/>
        </w:rPr>
        <w:t xml:space="preserve">Table 1: Unweighted Demographic Characteristics of the Analytic Study Population </w:t>
      </w:r>
    </w:p>
    <w:p w14:paraId="3079ED22" w14:textId="79B31B5C" w:rsidR="0086036C" w:rsidRPr="001C2628" w:rsidRDefault="0086036C" w:rsidP="0086036C">
      <w:pPr>
        <w:pStyle w:val="ListParagraph"/>
        <w:numPr>
          <w:ilvl w:val="0"/>
          <w:numId w:val="10"/>
        </w:numPr>
        <w:spacing w:after="0" w:line="240" w:lineRule="auto"/>
        <w:rPr>
          <w:rFonts w:ascii="Times New Roman" w:hAnsi="Times New Roman" w:cs="Times New Roman"/>
          <w:i/>
          <w:iCs/>
        </w:rPr>
      </w:pPr>
      <w:r w:rsidRPr="001C2628">
        <w:rPr>
          <w:rFonts w:ascii="Times New Roman" w:hAnsi="Times New Roman" w:cs="Times New Roman"/>
          <w:i/>
          <w:iCs/>
        </w:rPr>
        <w:t>Unweighted descriptive statistics count (frequency) and proportion (percentage) per food security category reported.</w:t>
      </w:r>
    </w:p>
    <w:p w14:paraId="5A413AAB" w14:textId="77777777" w:rsidR="00CE1027" w:rsidRDefault="00CE1027" w:rsidP="00CE1027">
      <w:pPr>
        <w:autoSpaceDE w:val="0"/>
        <w:autoSpaceDN w:val="0"/>
        <w:adjustRightInd w:val="0"/>
        <w:rPr>
          <w:rFonts w:ascii="Times New Roman" w:hAnsi="Times New Roman" w:cs="Times New Roman"/>
        </w:rPr>
      </w:pPr>
    </w:p>
    <w:p w14:paraId="44ACDAB9" w14:textId="5DD89E64" w:rsidR="0086036C" w:rsidRPr="00F15225" w:rsidRDefault="0086036C" w:rsidP="00CE1027">
      <w:pPr>
        <w:autoSpaceDE w:val="0"/>
        <w:autoSpaceDN w:val="0"/>
        <w:adjustRightInd w:val="0"/>
        <w:rPr>
          <w:rFonts w:ascii="Times New Roman" w:hAnsi="Times New Roman" w:cs="Times New Roman"/>
          <w:i/>
          <w:iCs/>
          <w:kern w:val="0"/>
        </w:rPr>
      </w:pPr>
      <w:r w:rsidRPr="001C2628">
        <w:rPr>
          <w:rFonts w:ascii="Times New Roman" w:hAnsi="Times New Roman" w:cs="Times New Roman"/>
          <w:i/>
          <w:iCs/>
          <w:kern w:val="0"/>
        </w:rPr>
        <w:t xml:space="preserve">Study Population </w:t>
      </w:r>
    </w:p>
    <w:p w14:paraId="0F36C1FC" w14:textId="466A37B2" w:rsidR="00CE1027" w:rsidRDefault="0086036C" w:rsidP="00CE1027">
      <w:pPr>
        <w:autoSpaceDE w:val="0"/>
        <w:autoSpaceDN w:val="0"/>
        <w:adjustRightInd w:val="0"/>
        <w:spacing w:after="0" w:line="240" w:lineRule="auto"/>
        <w:ind w:firstLine="720"/>
        <w:rPr>
          <w:rFonts w:ascii="Times New Roman" w:hAnsi="Times New Roman" w:cs="Times New Roman"/>
          <w:kern w:val="0"/>
        </w:rPr>
      </w:pPr>
      <w:r>
        <w:rPr>
          <w:rFonts w:ascii="Times New Roman" w:hAnsi="Times New Roman" w:cs="Times New Roman"/>
          <w:kern w:val="0"/>
        </w:rPr>
        <w:t xml:space="preserve">A total of 10,094 adults were included in the final analytic study </w:t>
      </w:r>
      <w:r w:rsidRPr="00616452">
        <w:rPr>
          <w:rFonts w:ascii="Times New Roman" w:hAnsi="Times New Roman" w:cs="Times New Roman"/>
          <w:kern w:val="0"/>
        </w:rPr>
        <w:t>(Table 1)</w:t>
      </w:r>
      <w:r>
        <w:rPr>
          <w:rFonts w:ascii="Times New Roman" w:hAnsi="Times New Roman" w:cs="Times New Roman"/>
          <w:kern w:val="0"/>
        </w:rPr>
        <w:t>. Participants were approximately evenly distributed by sex (male 49.1%, female: 50.9%). The median age was 47 years overall; adults with reduced food security</w:t>
      </w:r>
      <w:r w:rsidRPr="001C2628">
        <w:rPr>
          <w:rFonts w:ascii="Times New Roman" w:hAnsi="Times New Roman" w:cs="Times New Roman"/>
          <w:kern w:val="0"/>
        </w:rPr>
        <w:t xml:space="preserve"> </w:t>
      </w:r>
      <w:r>
        <w:rPr>
          <w:rFonts w:ascii="Times New Roman" w:hAnsi="Times New Roman" w:cs="Times New Roman"/>
          <w:kern w:val="0"/>
        </w:rPr>
        <w:t>(marginal, low and very low) were</w:t>
      </w:r>
      <w:r w:rsidRPr="00433391">
        <w:rPr>
          <w:rFonts w:ascii="Times New Roman" w:hAnsi="Times New Roman" w:cs="Times New Roman"/>
          <w:kern w:val="0"/>
        </w:rPr>
        <w:t xml:space="preserve"> </w:t>
      </w:r>
      <w:r>
        <w:rPr>
          <w:rFonts w:ascii="Times New Roman" w:hAnsi="Times New Roman" w:cs="Times New Roman"/>
          <w:kern w:val="0"/>
        </w:rPr>
        <w:t xml:space="preserve">on </w:t>
      </w:r>
      <w:r w:rsidRPr="00433391">
        <w:rPr>
          <w:rFonts w:ascii="Times New Roman" w:hAnsi="Times New Roman" w:cs="Times New Roman"/>
          <w:kern w:val="0"/>
        </w:rPr>
        <w:t>average</w:t>
      </w:r>
      <w:r>
        <w:rPr>
          <w:rFonts w:ascii="Times New Roman" w:hAnsi="Times New Roman" w:cs="Times New Roman"/>
          <w:kern w:val="0"/>
        </w:rPr>
        <w:t xml:space="preserve"> younger (n=42 years) than those with high food security</w:t>
      </w:r>
      <w:r w:rsidRPr="00433391">
        <w:rPr>
          <w:rFonts w:ascii="Times New Roman" w:hAnsi="Times New Roman" w:cs="Times New Roman"/>
          <w:kern w:val="0"/>
        </w:rPr>
        <w:t xml:space="preserve"> </w:t>
      </w:r>
      <w:r>
        <w:rPr>
          <w:rFonts w:ascii="Times New Roman" w:hAnsi="Times New Roman" w:cs="Times New Roman"/>
          <w:kern w:val="0"/>
        </w:rPr>
        <w:t xml:space="preserve">(n=49 years). </w:t>
      </w:r>
      <w:r w:rsidRPr="00616452">
        <w:rPr>
          <w:rFonts w:ascii="Times New Roman" w:hAnsi="Times New Roman" w:cs="Times New Roman"/>
          <w:kern w:val="0"/>
        </w:rPr>
        <w:t xml:space="preserve">Non-Hispanic White adults </w:t>
      </w:r>
      <w:r>
        <w:rPr>
          <w:rFonts w:ascii="Times New Roman" w:hAnsi="Times New Roman" w:cs="Times New Roman"/>
          <w:kern w:val="0"/>
        </w:rPr>
        <w:t xml:space="preserve">were the largest racial/ethnic group overall </w:t>
      </w:r>
      <w:r w:rsidRPr="00616452">
        <w:rPr>
          <w:rFonts w:ascii="Times New Roman" w:hAnsi="Times New Roman" w:cs="Times New Roman"/>
          <w:kern w:val="0"/>
        </w:rPr>
        <w:t>(42.8%), followed by Non-Hispanic Black (22.4%)</w:t>
      </w:r>
      <w:r>
        <w:rPr>
          <w:rFonts w:ascii="Times New Roman" w:hAnsi="Times New Roman" w:cs="Times New Roman"/>
          <w:kern w:val="0"/>
        </w:rPr>
        <w:t xml:space="preserve"> and </w:t>
      </w:r>
      <w:r w:rsidRPr="00616452">
        <w:rPr>
          <w:rFonts w:ascii="Times New Roman" w:hAnsi="Times New Roman" w:cs="Times New Roman"/>
          <w:kern w:val="0"/>
        </w:rPr>
        <w:t>Mexican American (15.5%</w:t>
      </w:r>
      <w:r>
        <w:rPr>
          <w:rFonts w:ascii="Times New Roman" w:hAnsi="Times New Roman" w:cs="Times New Roman"/>
          <w:kern w:val="0"/>
        </w:rPr>
        <w:t xml:space="preserve">).  but were distributed differently across food security categories. Among adults with low food security, non-Hispanic Black (27.2%) and Mexican- American (24.1%) participants represented the largest proportions, whereas non-Hispanic White adults remained the largest group in high, marginal and very low categories. </w:t>
      </w:r>
      <w:ins w:id="145" w:author="Nickelberry, Marshae" w:date="2026-01-24T16:41:00Z" w16du:dateUtc="2026-01-24T21:41:00Z">
        <w:r w:rsidR="001D5FBA">
          <w:rPr>
            <w:rFonts w:ascii="Times New Roman" w:hAnsi="Times New Roman" w:cs="Times New Roman"/>
            <w:kern w:val="0"/>
          </w:rPr>
          <w:t>Compared with adults with high food security (19.7%), p</w:t>
        </w:r>
      </w:ins>
      <w:del w:id="146" w:author="Nickelberry, Marshae" w:date="2026-01-24T16:41:00Z" w16du:dateUtc="2026-01-24T21:41:00Z">
        <w:r w:rsidDel="001D5FBA">
          <w:rPr>
            <w:rFonts w:ascii="Times New Roman" w:hAnsi="Times New Roman" w:cs="Times New Roman"/>
            <w:kern w:val="0"/>
          </w:rPr>
          <w:delText>P</w:delText>
        </w:r>
      </w:del>
      <w:r>
        <w:rPr>
          <w:rFonts w:ascii="Times New Roman" w:hAnsi="Times New Roman" w:cs="Times New Roman"/>
          <w:kern w:val="0"/>
        </w:rPr>
        <w:t>articipants with marginal, low and very low security had lower educational attainment, with a higher proportion having less than 9</w:t>
      </w:r>
      <w:r w:rsidRPr="008B271F">
        <w:rPr>
          <w:rFonts w:ascii="Times New Roman" w:hAnsi="Times New Roman" w:cs="Times New Roman"/>
          <w:kern w:val="0"/>
          <w:vertAlign w:val="superscript"/>
        </w:rPr>
        <w:t>th</w:t>
      </w:r>
      <w:r>
        <w:rPr>
          <w:rFonts w:ascii="Times New Roman" w:hAnsi="Times New Roman" w:cs="Times New Roman"/>
          <w:kern w:val="0"/>
        </w:rPr>
        <w:t xml:space="preserve"> grade (marginal: 34.9%, low: 41.4%%, very low: 39.4%%)</w:t>
      </w:r>
      <w:ins w:id="147" w:author="Nickelberry, Marshae" w:date="2026-01-24T16:41:00Z" w16du:dateUtc="2026-01-24T21:41:00Z">
        <w:r w:rsidR="001D5FBA">
          <w:rPr>
            <w:rFonts w:ascii="Times New Roman" w:hAnsi="Times New Roman" w:cs="Times New Roman"/>
            <w:kern w:val="0"/>
          </w:rPr>
          <w:t xml:space="preserve">. </w:t>
        </w:r>
      </w:ins>
      <w:del w:id="148" w:author="Nickelberry, Marshae" w:date="2026-01-24T16:41:00Z" w16du:dateUtc="2026-01-24T21:41:00Z">
        <w:r w:rsidDel="001D5FBA">
          <w:rPr>
            <w:rFonts w:ascii="Times New Roman" w:hAnsi="Times New Roman" w:cs="Times New Roman"/>
            <w:kern w:val="0"/>
          </w:rPr>
          <w:delText xml:space="preserve"> compared with adults with high food security (19.7%). </w:delText>
        </w:r>
      </w:del>
      <w:r>
        <w:rPr>
          <w:rFonts w:ascii="Times New Roman" w:hAnsi="Times New Roman" w:cs="Times New Roman"/>
          <w:kern w:val="0"/>
        </w:rPr>
        <w:t xml:space="preserve">Similarly, </w:t>
      </w:r>
      <w:del w:id="149" w:author="Nickelberry, Marshae" w:date="2026-01-24T16:41:00Z" w16du:dateUtc="2026-01-24T21:41:00Z">
        <w:r w:rsidDel="001D5FBA">
          <w:rPr>
            <w:rFonts w:ascii="Times New Roman" w:hAnsi="Times New Roman" w:cs="Times New Roman"/>
            <w:kern w:val="0"/>
          </w:rPr>
          <w:delText>adults with reduced</w:delText>
        </w:r>
      </w:del>
      <w:ins w:id="150" w:author="Nickelberry, Marshae" w:date="2026-01-24T16:41:00Z" w16du:dateUtc="2026-01-24T21:41:00Z">
        <w:r w:rsidR="001D5FBA">
          <w:rPr>
            <w:rFonts w:ascii="Times New Roman" w:hAnsi="Times New Roman" w:cs="Times New Roman"/>
            <w:kern w:val="0"/>
          </w:rPr>
          <w:t>across</w:t>
        </w:r>
      </w:ins>
      <w:r>
        <w:rPr>
          <w:rFonts w:ascii="Times New Roman" w:hAnsi="Times New Roman" w:cs="Times New Roman"/>
          <w:kern w:val="0"/>
        </w:rPr>
        <w:t xml:space="preserve"> food security</w:t>
      </w:r>
      <w:ins w:id="151" w:author="Nickelberry, Marshae" w:date="2026-01-24T16:41:00Z" w16du:dateUtc="2026-01-24T21:41:00Z">
        <w:r w:rsidR="001D5FBA">
          <w:rPr>
            <w:rFonts w:ascii="Times New Roman" w:hAnsi="Times New Roman" w:cs="Times New Roman"/>
            <w:kern w:val="0"/>
          </w:rPr>
          <w:t xml:space="preserve"> gr</w:t>
        </w:r>
      </w:ins>
      <w:ins w:id="152" w:author="Nickelberry, Marshae" w:date="2026-01-24T16:42:00Z" w16du:dateUtc="2026-01-24T21:42:00Z">
        <w:r w:rsidR="001D5FBA">
          <w:rPr>
            <w:rFonts w:ascii="Times New Roman" w:hAnsi="Times New Roman" w:cs="Times New Roman"/>
            <w:kern w:val="0"/>
          </w:rPr>
          <w:t>oups, those with marginal, low, and very low</w:t>
        </w:r>
      </w:ins>
      <w:r>
        <w:rPr>
          <w:rFonts w:ascii="Times New Roman" w:hAnsi="Times New Roman" w:cs="Times New Roman"/>
          <w:kern w:val="0"/>
        </w:rPr>
        <w:t xml:space="preserve"> were more likely to live in low- or near-poverty households compared with adults with high food security. </w:t>
      </w:r>
    </w:p>
    <w:p w14:paraId="37582E15" w14:textId="77777777" w:rsidR="00CE1027" w:rsidRDefault="00CE1027" w:rsidP="00CE1027">
      <w:pPr>
        <w:autoSpaceDE w:val="0"/>
        <w:autoSpaceDN w:val="0"/>
        <w:adjustRightInd w:val="0"/>
        <w:spacing w:after="0" w:line="240" w:lineRule="auto"/>
        <w:ind w:firstLine="720"/>
        <w:rPr>
          <w:rFonts w:ascii="Times New Roman" w:hAnsi="Times New Roman" w:cs="Times New Roman"/>
          <w:kern w:val="0"/>
        </w:rPr>
      </w:pPr>
    </w:p>
    <w:p w14:paraId="69219536" w14:textId="77777777" w:rsidR="00CE1027" w:rsidRDefault="00CE1027" w:rsidP="00CE1027">
      <w:pPr>
        <w:autoSpaceDE w:val="0"/>
        <w:autoSpaceDN w:val="0"/>
        <w:adjustRightInd w:val="0"/>
        <w:spacing w:after="0" w:line="240" w:lineRule="auto"/>
        <w:ind w:firstLine="720"/>
        <w:rPr>
          <w:rFonts w:ascii="Times New Roman" w:hAnsi="Times New Roman" w:cs="Times New Roman"/>
          <w:kern w:val="0"/>
        </w:rPr>
      </w:pPr>
    </w:p>
    <w:p w14:paraId="25EE529D" w14:textId="77777777" w:rsidR="00CE1027" w:rsidRPr="00CE1027" w:rsidRDefault="0086036C" w:rsidP="00CE1027">
      <w:pPr>
        <w:autoSpaceDE w:val="0"/>
        <w:autoSpaceDN w:val="0"/>
        <w:adjustRightInd w:val="0"/>
        <w:spacing w:after="0" w:line="240" w:lineRule="auto"/>
        <w:rPr>
          <w:rFonts w:ascii="Times New Roman" w:hAnsi="Times New Roman" w:cs="Times New Roman"/>
          <w:b/>
          <w:bCs/>
          <w:color w:val="000000" w:themeColor="text1"/>
          <w:sz w:val="26"/>
          <w:szCs w:val="26"/>
        </w:rPr>
      </w:pPr>
      <w:r w:rsidRPr="00CE1027">
        <w:rPr>
          <w:rFonts w:ascii="Times New Roman" w:hAnsi="Times New Roman" w:cs="Times New Roman"/>
          <w:b/>
          <w:bCs/>
          <w:color w:val="000000" w:themeColor="text1"/>
          <w:sz w:val="26"/>
          <w:szCs w:val="26"/>
        </w:rPr>
        <w:t xml:space="preserve">Table 2: Detection Frequency and Distribution of Urinary Phenol </w:t>
      </w:r>
    </w:p>
    <w:p w14:paraId="58506FEE" w14:textId="46B4ECD4" w:rsidR="0086036C" w:rsidRPr="00CE1027" w:rsidRDefault="0086036C" w:rsidP="00CE1027">
      <w:pPr>
        <w:autoSpaceDE w:val="0"/>
        <w:autoSpaceDN w:val="0"/>
        <w:adjustRightInd w:val="0"/>
        <w:spacing w:after="0" w:line="240" w:lineRule="auto"/>
        <w:rPr>
          <w:rFonts w:ascii="Times New Roman" w:hAnsi="Times New Roman" w:cs="Times New Roman"/>
          <w:kern w:val="0"/>
          <w:sz w:val="26"/>
          <w:szCs w:val="26"/>
        </w:rPr>
      </w:pPr>
      <w:r w:rsidRPr="00CE1027">
        <w:rPr>
          <w:rFonts w:ascii="Times New Roman" w:hAnsi="Times New Roman" w:cs="Times New Roman"/>
          <w:b/>
          <w:bCs/>
          <w:color w:val="000000" w:themeColor="text1"/>
          <w:sz w:val="26"/>
          <w:szCs w:val="26"/>
        </w:rPr>
        <w:t>Concentrations (ng/mL)</w:t>
      </w:r>
    </w:p>
    <w:tbl>
      <w:tblPr>
        <w:tblStyle w:val="TableGrid"/>
        <w:tblW w:w="4489" w:type="pct"/>
        <w:jc w:val="center"/>
        <w:tblBorders>
          <w:insideH w:val="none" w:sz="0" w:space="0" w:color="auto"/>
          <w:insideV w:val="none" w:sz="0" w:space="0" w:color="auto"/>
        </w:tblBorders>
        <w:tblLook w:val="04A0" w:firstRow="1" w:lastRow="0" w:firstColumn="1" w:lastColumn="0" w:noHBand="0" w:noVBand="1"/>
      </w:tblPr>
      <w:tblGrid>
        <w:gridCol w:w="2703"/>
        <w:gridCol w:w="1723"/>
        <w:gridCol w:w="1113"/>
        <w:gridCol w:w="989"/>
        <w:gridCol w:w="990"/>
        <w:gridCol w:w="876"/>
      </w:tblGrid>
      <w:tr w:rsidR="0086036C" w:rsidRPr="001C2628" w14:paraId="10044525" w14:textId="77777777" w:rsidTr="002903D1">
        <w:trPr>
          <w:trHeight w:val="354"/>
          <w:jc w:val="center"/>
        </w:trPr>
        <w:tc>
          <w:tcPr>
            <w:tcW w:w="1698" w:type="pct"/>
            <w:shd w:val="clear" w:color="auto" w:fill="000000" w:themeFill="text1"/>
          </w:tcPr>
          <w:p w14:paraId="20E2E457" w14:textId="77777777" w:rsidR="0086036C" w:rsidRPr="001C2628" w:rsidRDefault="0086036C" w:rsidP="002903D1">
            <w:pP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 xml:space="preserve">Urinary Metabolite </w:t>
            </w:r>
          </w:p>
        </w:tc>
        <w:tc>
          <w:tcPr>
            <w:tcW w:w="889" w:type="pct"/>
            <w:shd w:val="clear" w:color="auto" w:fill="000000" w:themeFill="text1"/>
          </w:tcPr>
          <w:p w14:paraId="3B5EA024" w14:textId="77777777" w:rsidR="0086036C" w:rsidRPr="001C2628" w:rsidRDefault="0086036C" w:rsidP="002903D1">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Abbreviation</w:t>
            </w:r>
          </w:p>
        </w:tc>
        <w:tc>
          <w:tcPr>
            <w:tcW w:w="608" w:type="pct"/>
            <w:shd w:val="clear" w:color="auto" w:fill="000000" w:themeFill="text1"/>
          </w:tcPr>
          <w:p w14:paraId="38326A4F" w14:textId="77777777" w:rsidR="0086036C" w:rsidRPr="001C2628" w:rsidRDefault="0086036C" w:rsidP="002903D1">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%&gt;LOD</w:t>
            </w:r>
          </w:p>
        </w:tc>
        <w:tc>
          <w:tcPr>
            <w:tcW w:w="677" w:type="pct"/>
            <w:shd w:val="clear" w:color="auto" w:fill="000000" w:themeFill="text1"/>
          </w:tcPr>
          <w:p w14:paraId="01251B64" w14:textId="77777777" w:rsidR="0086036C" w:rsidRPr="001C2628" w:rsidRDefault="0086036C" w:rsidP="002903D1">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25</w:t>
            </w:r>
            <w:r w:rsidRPr="001C2628">
              <w:rPr>
                <w:rFonts w:ascii="Times New Roman" w:hAnsi="Times New Roman" w:cs="Times New Roman"/>
                <w:b/>
                <w:bCs/>
                <w:color w:val="FFFFFF" w:themeColor="background1"/>
                <w:vertAlign w:val="superscript"/>
              </w:rPr>
              <w:t>th</w:t>
            </w:r>
          </w:p>
        </w:tc>
        <w:tc>
          <w:tcPr>
            <w:tcW w:w="677" w:type="pct"/>
            <w:shd w:val="clear" w:color="auto" w:fill="000000" w:themeFill="text1"/>
          </w:tcPr>
          <w:p w14:paraId="079871C5" w14:textId="77777777" w:rsidR="0086036C" w:rsidRPr="001C2628" w:rsidRDefault="0086036C" w:rsidP="002903D1">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GM</w:t>
            </w:r>
          </w:p>
        </w:tc>
        <w:tc>
          <w:tcPr>
            <w:tcW w:w="452" w:type="pct"/>
            <w:shd w:val="clear" w:color="auto" w:fill="000000" w:themeFill="text1"/>
          </w:tcPr>
          <w:p w14:paraId="7E514D02" w14:textId="77777777" w:rsidR="0086036C" w:rsidRPr="001C2628" w:rsidRDefault="0086036C" w:rsidP="002903D1">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75</w:t>
            </w:r>
            <w:r w:rsidRPr="001C2628">
              <w:rPr>
                <w:rFonts w:ascii="Times New Roman" w:hAnsi="Times New Roman" w:cs="Times New Roman"/>
                <w:b/>
                <w:bCs/>
                <w:color w:val="FFFFFF" w:themeColor="background1"/>
                <w:vertAlign w:val="superscript"/>
              </w:rPr>
              <w:t>th</w:t>
            </w:r>
          </w:p>
        </w:tc>
      </w:tr>
      <w:tr w:rsidR="0086036C" w:rsidRPr="001C2628" w14:paraId="58224BC4" w14:textId="77777777" w:rsidTr="002903D1">
        <w:trPr>
          <w:trHeight w:val="354"/>
          <w:jc w:val="center"/>
        </w:trPr>
        <w:tc>
          <w:tcPr>
            <w:tcW w:w="1698" w:type="pct"/>
          </w:tcPr>
          <w:p w14:paraId="0EDD5E75" w14:textId="77777777" w:rsidR="0086036C" w:rsidRPr="001C2628" w:rsidRDefault="0086036C" w:rsidP="002903D1">
            <w:pPr>
              <w:rPr>
                <w:rFonts w:ascii="Times New Roman" w:hAnsi="Times New Roman" w:cs="Times New Roman"/>
                <w:color w:val="000000" w:themeColor="text1"/>
              </w:rPr>
            </w:pPr>
            <w:r w:rsidRPr="001C2628">
              <w:rPr>
                <w:rFonts w:ascii="Times New Roman" w:hAnsi="Times New Roman" w:cs="Times New Roman"/>
                <w:color w:val="000000" w:themeColor="text1"/>
              </w:rPr>
              <w:t>Bisphenol A</w:t>
            </w:r>
          </w:p>
          <w:p w14:paraId="5D7D62F4" w14:textId="77777777" w:rsidR="0086036C" w:rsidRPr="001C2628" w:rsidRDefault="0086036C" w:rsidP="002903D1">
            <w:pPr>
              <w:rPr>
                <w:rFonts w:ascii="Times New Roman" w:hAnsi="Times New Roman" w:cs="Times New Roman"/>
                <w:color w:val="000000" w:themeColor="text1"/>
              </w:rPr>
            </w:pPr>
          </w:p>
        </w:tc>
        <w:tc>
          <w:tcPr>
            <w:tcW w:w="889" w:type="pct"/>
          </w:tcPr>
          <w:p w14:paraId="2E4A0A2D"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BPA</w:t>
            </w:r>
          </w:p>
        </w:tc>
        <w:tc>
          <w:tcPr>
            <w:tcW w:w="608" w:type="pct"/>
            <w:vAlign w:val="center"/>
          </w:tcPr>
          <w:p w14:paraId="69752A86"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92%</w:t>
            </w:r>
          </w:p>
        </w:tc>
        <w:tc>
          <w:tcPr>
            <w:tcW w:w="677" w:type="pct"/>
            <w:vAlign w:val="center"/>
          </w:tcPr>
          <w:p w14:paraId="4EED5023"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0.69</w:t>
            </w:r>
          </w:p>
        </w:tc>
        <w:tc>
          <w:tcPr>
            <w:tcW w:w="677" w:type="pct"/>
            <w:vAlign w:val="center"/>
          </w:tcPr>
          <w:p w14:paraId="0128396B"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1.52</w:t>
            </w:r>
          </w:p>
        </w:tc>
        <w:tc>
          <w:tcPr>
            <w:tcW w:w="452" w:type="pct"/>
            <w:vAlign w:val="center"/>
          </w:tcPr>
          <w:p w14:paraId="7F2F6428"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3.10</w:t>
            </w:r>
          </w:p>
        </w:tc>
      </w:tr>
      <w:tr w:rsidR="0086036C" w:rsidRPr="001C2628" w14:paraId="6C12C0C3" w14:textId="77777777" w:rsidTr="002903D1">
        <w:trPr>
          <w:trHeight w:val="684"/>
          <w:jc w:val="center"/>
        </w:trPr>
        <w:tc>
          <w:tcPr>
            <w:tcW w:w="1698" w:type="pct"/>
          </w:tcPr>
          <w:p w14:paraId="36C17F89" w14:textId="77777777" w:rsidR="0086036C" w:rsidRPr="001C2628" w:rsidRDefault="0086036C" w:rsidP="002903D1">
            <w:pPr>
              <w:rPr>
                <w:rFonts w:ascii="Times New Roman" w:hAnsi="Times New Roman" w:cs="Times New Roman"/>
                <w:color w:val="000000" w:themeColor="text1"/>
              </w:rPr>
            </w:pPr>
            <w:r w:rsidRPr="001C2628">
              <w:rPr>
                <w:rFonts w:ascii="Times New Roman" w:hAnsi="Times New Roman" w:cs="Times New Roman"/>
                <w:color w:val="000000" w:themeColor="text1"/>
              </w:rPr>
              <w:t>2-Hydroxy-4-metoxybenzophenone</w:t>
            </w:r>
          </w:p>
        </w:tc>
        <w:tc>
          <w:tcPr>
            <w:tcW w:w="889" w:type="pct"/>
          </w:tcPr>
          <w:p w14:paraId="384682BC"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Benzophenone-3</w:t>
            </w:r>
          </w:p>
        </w:tc>
        <w:tc>
          <w:tcPr>
            <w:tcW w:w="608" w:type="pct"/>
            <w:vAlign w:val="center"/>
          </w:tcPr>
          <w:p w14:paraId="04124995"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96%</w:t>
            </w:r>
          </w:p>
        </w:tc>
        <w:tc>
          <w:tcPr>
            <w:tcW w:w="677" w:type="pct"/>
            <w:vAlign w:val="center"/>
          </w:tcPr>
          <w:p w14:paraId="4C9D8017"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4.71</w:t>
            </w:r>
          </w:p>
        </w:tc>
        <w:tc>
          <w:tcPr>
            <w:tcW w:w="677" w:type="pct"/>
            <w:vAlign w:val="center"/>
          </w:tcPr>
          <w:p w14:paraId="5147DD94"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21.05</w:t>
            </w:r>
          </w:p>
        </w:tc>
        <w:tc>
          <w:tcPr>
            <w:tcW w:w="452" w:type="pct"/>
            <w:vAlign w:val="center"/>
          </w:tcPr>
          <w:p w14:paraId="4D0C4DD5"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76.71</w:t>
            </w:r>
          </w:p>
        </w:tc>
      </w:tr>
      <w:tr w:rsidR="0086036C" w:rsidRPr="001C2628" w14:paraId="5F6E7AF8" w14:textId="77777777" w:rsidTr="002903D1">
        <w:trPr>
          <w:trHeight w:val="738"/>
          <w:jc w:val="center"/>
        </w:trPr>
        <w:tc>
          <w:tcPr>
            <w:tcW w:w="1698" w:type="pct"/>
          </w:tcPr>
          <w:p w14:paraId="2679F79F" w14:textId="77777777" w:rsidR="0086036C" w:rsidRPr="001C2628" w:rsidRDefault="0086036C" w:rsidP="002903D1">
            <w:pPr>
              <w:rPr>
                <w:rFonts w:ascii="Times New Roman" w:hAnsi="Times New Roman" w:cs="Times New Roman"/>
                <w:color w:val="000000" w:themeColor="text1"/>
              </w:rPr>
            </w:pPr>
            <w:r w:rsidRPr="001C2628">
              <w:rPr>
                <w:rFonts w:ascii="Times New Roman" w:hAnsi="Times New Roman" w:cs="Times New Roman"/>
                <w:color w:val="000000" w:themeColor="text1"/>
              </w:rPr>
              <w:t>2,4,4’-Trichloro-2’-hydroxyphenyl ether</w:t>
            </w:r>
          </w:p>
          <w:p w14:paraId="301D4F20" w14:textId="77777777" w:rsidR="0086036C" w:rsidRPr="001C2628" w:rsidRDefault="0086036C" w:rsidP="002903D1">
            <w:pPr>
              <w:rPr>
                <w:rFonts w:ascii="Times New Roman" w:hAnsi="Times New Roman" w:cs="Times New Roman"/>
                <w:color w:val="000000" w:themeColor="text1"/>
              </w:rPr>
            </w:pPr>
          </w:p>
        </w:tc>
        <w:tc>
          <w:tcPr>
            <w:tcW w:w="889" w:type="pct"/>
          </w:tcPr>
          <w:p w14:paraId="6F715996"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Triclosan</w:t>
            </w:r>
          </w:p>
        </w:tc>
        <w:tc>
          <w:tcPr>
            <w:tcW w:w="608" w:type="pct"/>
            <w:vAlign w:val="center"/>
          </w:tcPr>
          <w:p w14:paraId="6A86BCF6"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75%</w:t>
            </w:r>
          </w:p>
        </w:tc>
        <w:tc>
          <w:tcPr>
            <w:tcW w:w="677" w:type="pct"/>
            <w:vAlign w:val="center"/>
          </w:tcPr>
          <w:p w14:paraId="4E0C11BE"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1.80</w:t>
            </w:r>
          </w:p>
        </w:tc>
        <w:tc>
          <w:tcPr>
            <w:tcW w:w="677" w:type="pct"/>
            <w:vAlign w:val="center"/>
          </w:tcPr>
          <w:p w14:paraId="401180D6"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12.22</w:t>
            </w:r>
          </w:p>
        </w:tc>
        <w:tc>
          <w:tcPr>
            <w:tcW w:w="452" w:type="pct"/>
            <w:vAlign w:val="center"/>
          </w:tcPr>
          <w:p w14:paraId="7A887146"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49.40</w:t>
            </w:r>
          </w:p>
        </w:tc>
      </w:tr>
      <w:tr w:rsidR="0086036C" w:rsidRPr="001C2628" w14:paraId="2AA3DFEE" w14:textId="77777777" w:rsidTr="002903D1">
        <w:trPr>
          <w:trHeight w:val="354"/>
          <w:jc w:val="center"/>
        </w:trPr>
        <w:tc>
          <w:tcPr>
            <w:tcW w:w="1698" w:type="pct"/>
          </w:tcPr>
          <w:p w14:paraId="2C70758E" w14:textId="77777777" w:rsidR="0086036C" w:rsidRPr="001C2628" w:rsidRDefault="0086036C" w:rsidP="002903D1">
            <w:pPr>
              <w:rPr>
                <w:rFonts w:ascii="Times New Roman" w:hAnsi="Times New Roman" w:cs="Times New Roman"/>
                <w:color w:val="000000" w:themeColor="text1"/>
              </w:rPr>
            </w:pPr>
            <w:r w:rsidRPr="001C2628">
              <w:rPr>
                <w:rFonts w:ascii="Times New Roman" w:hAnsi="Times New Roman" w:cs="Times New Roman"/>
                <w:color w:val="000000" w:themeColor="text1"/>
              </w:rPr>
              <w:t>Ethyl paraben</w:t>
            </w:r>
          </w:p>
          <w:p w14:paraId="715A8CEB" w14:textId="77777777" w:rsidR="0086036C" w:rsidRPr="001C2628" w:rsidRDefault="0086036C" w:rsidP="002903D1">
            <w:pPr>
              <w:rPr>
                <w:rFonts w:ascii="Times New Roman" w:hAnsi="Times New Roman" w:cs="Times New Roman"/>
                <w:color w:val="000000" w:themeColor="text1"/>
              </w:rPr>
            </w:pPr>
          </w:p>
        </w:tc>
        <w:tc>
          <w:tcPr>
            <w:tcW w:w="889" w:type="pct"/>
          </w:tcPr>
          <w:p w14:paraId="39DD0663"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EPB</w:t>
            </w:r>
          </w:p>
        </w:tc>
        <w:tc>
          <w:tcPr>
            <w:tcW w:w="608" w:type="pct"/>
            <w:vAlign w:val="center"/>
          </w:tcPr>
          <w:p w14:paraId="6F4AD6E8"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50%</w:t>
            </w:r>
          </w:p>
        </w:tc>
        <w:tc>
          <w:tcPr>
            <w:tcW w:w="677" w:type="pct"/>
            <w:vAlign w:val="center"/>
          </w:tcPr>
          <w:p w14:paraId="25238568"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0.71</w:t>
            </w:r>
          </w:p>
        </w:tc>
        <w:tc>
          <w:tcPr>
            <w:tcW w:w="677" w:type="pct"/>
            <w:vAlign w:val="center"/>
          </w:tcPr>
          <w:p w14:paraId="5EC1BBAC"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2.51</w:t>
            </w:r>
          </w:p>
        </w:tc>
        <w:tc>
          <w:tcPr>
            <w:tcW w:w="452" w:type="pct"/>
            <w:vAlign w:val="center"/>
          </w:tcPr>
          <w:p w14:paraId="4949ADF8"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6.70</w:t>
            </w:r>
          </w:p>
        </w:tc>
      </w:tr>
      <w:tr w:rsidR="0086036C" w:rsidRPr="001C2628" w14:paraId="6BDAB684" w14:textId="77777777" w:rsidTr="002903D1">
        <w:trPr>
          <w:trHeight w:val="531"/>
          <w:jc w:val="center"/>
        </w:trPr>
        <w:tc>
          <w:tcPr>
            <w:tcW w:w="1698" w:type="pct"/>
          </w:tcPr>
          <w:p w14:paraId="6BD28952" w14:textId="77777777" w:rsidR="0086036C" w:rsidRPr="001C2628" w:rsidRDefault="0086036C" w:rsidP="002903D1">
            <w:pPr>
              <w:rPr>
                <w:rFonts w:ascii="Times New Roman" w:hAnsi="Times New Roman" w:cs="Times New Roman"/>
                <w:color w:val="000000" w:themeColor="text1"/>
              </w:rPr>
            </w:pPr>
            <w:r w:rsidRPr="001C2628">
              <w:rPr>
                <w:rFonts w:ascii="Times New Roman" w:hAnsi="Times New Roman" w:cs="Times New Roman"/>
                <w:color w:val="000000" w:themeColor="text1"/>
              </w:rPr>
              <w:t>Methyl paraben</w:t>
            </w:r>
          </w:p>
        </w:tc>
        <w:tc>
          <w:tcPr>
            <w:tcW w:w="889" w:type="pct"/>
          </w:tcPr>
          <w:p w14:paraId="06EB0328"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MPB</w:t>
            </w:r>
          </w:p>
        </w:tc>
        <w:tc>
          <w:tcPr>
            <w:tcW w:w="608" w:type="pct"/>
            <w:vAlign w:val="center"/>
          </w:tcPr>
          <w:p w14:paraId="00E4CC75"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99%</w:t>
            </w:r>
          </w:p>
        </w:tc>
        <w:tc>
          <w:tcPr>
            <w:tcW w:w="677" w:type="pct"/>
            <w:vAlign w:val="center"/>
          </w:tcPr>
          <w:p w14:paraId="64845D73"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13.33</w:t>
            </w:r>
          </w:p>
        </w:tc>
        <w:tc>
          <w:tcPr>
            <w:tcW w:w="677" w:type="pct"/>
            <w:vAlign w:val="center"/>
          </w:tcPr>
          <w:p w14:paraId="4501E06A"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51.21</w:t>
            </w:r>
          </w:p>
        </w:tc>
        <w:tc>
          <w:tcPr>
            <w:tcW w:w="452" w:type="pct"/>
            <w:vAlign w:val="center"/>
          </w:tcPr>
          <w:p w14:paraId="740B2D6D"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192.50</w:t>
            </w:r>
          </w:p>
        </w:tc>
      </w:tr>
      <w:tr w:rsidR="0086036C" w:rsidRPr="001C2628" w14:paraId="66069D35" w14:textId="77777777" w:rsidTr="002903D1">
        <w:trPr>
          <w:trHeight w:val="423"/>
          <w:jc w:val="center"/>
        </w:trPr>
        <w:tc>
          <w:tcPr>
            <w:tcW w:w="1698" w:type="pct"/>
          </w:tcPr>
          <w:p w14:paraId="4098D2D3" w14:textId="77777777" w:rsidR="0086036C" w:rsidRPr="001C2628" w:rsidRDefault="0086036C" w:rsidP="002903D1">
            <w:pPr>
              <w:rPr>
                <w:rFonts w:ascii="Times New Roman" w:hAnsi="Times New Roman" w:cs="Times New Roman"/>
                <w:color w:val="000000" w:themeColor="text1"/>
              </w:rPr>
            </w:pPr>
            <w:r w:rsidRPr="001C2628">
              <w:rPr>
                <w:rFonts w:ascii="Times New Roman" w:hAnsi="Times New Roman" w:cs="Times New Roman"/>
                <w:color w:val="000000" w:themeColor="text1"/>
              </w:rPr>
              <w:t>Propyl paraben</w:t>
            </w:r>
          </w:p>
        </w:tc>
        <w:tc>
          <w:tcPr>
            <w:tcW w:w="889" w:type="pct"/>
          </w:tcPr>
          <w:p w14:paraId="41DCBFA5"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PPB</w:t>
            </w:r>
          </w:p>
        </w:tc>
        <w:tc>
          <w:tcPr>
            <w:tcW w:w="608" w:type="pct"/>
            <w:vAlign w:val="center"/>
          </w:tcPr>
          <w:p w14:paraId="4CB0F25C"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eastAsiaTheme="minorEastAsia" w:hAnsi="Times New Roman" w:cs="Times New Roman"/>
                <w:color w:val="000000"/>
                <w:kern w:val="24"/>
              </w:rPr>
              <w:t>95%</w:t>
            </w:r>
          </w:p>
        </w:tc>
        <w:tc>
          <w:tcPr>
            <w:tcW w:w="677" w:type="pct"/>
            <w:vAlign w:val="center"/>
          </w:tcPr>
          <w:p w14:paraId="3B4E8FF5"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1.11</w:t>
            </w:r>
          </w:p>
        </w:tc>
        <w:tc>
          <w:tcPr>
            <w:tcW w:w="677" w:type="pct"/>
            <w:vAlign w:val="center"/>
          </w:tcPr>
          <w:p w14:paraId="4FF5905B"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6.72</w:t>
            </w:r>
          </w:p>
        </w:tc>
        <w:tc>
          <w:tcPr>
            <w:tcW w:w="452" w:type="pct"/>
            <w:vAlign w:val="center"/>
          </w:tcPr>
          <w:p w14:paraId="1AAFD18C" w14:textId="77777777" w:rsidR="0086036C" w:rsidRPr="001C2628" w:rsidRDefault="0086036C" w:rsidP="002903D1">
            <w:pPr>
              <w:jc w:val="center"/>
              <w:rPr>
                <w:rFonts w:ascii="Times New Roman" w:hAnsi="Times New Roman" w:cs="Times New Roman"/>
                <w:color w:val="000000" w:themeColor="text1"/>
              </w:rPr>
            </w:pPr>
            <w:r w:rsidRPr="001C2628">
              <w:rPr>
                <w:rFonts w:ascii="Times New Roman" w:hAnsi="Times New Roman" w:cs="Times New Roman"/>
                <w:color w:val="000000"/>
                <w:kern w:val="24"/>
              </w:rPr>
              <w:t>40.90</w:t>
            </w:r>
          </w:p>
        </w:tc>
      </w:tr>
    </w:tbl>
    <w:p w14:paraId="29BD58AA" w14:textId="654B75FE" w:rsidR="0086036C" w:rsidRDefault="0086036C" w:rsidP="00CE1027">
      <w:pPr>
        <w:pStyle w:val="ListParagraph"/>
        <w:numPr>
          <w:ilvl w:val="0"/>
          <w:numId w:val="12"/>
        </w:numPr>
        <w:spacing w:after="0" w:line="240"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lastRenderedPageBreak/>
        <w:t xml:space="preserve"> %&gt;LOD represents the limit of detection of phenol metabolite concentrations. Values below the detection limit are imputed as LOD </w:t>
      </w:r>
      <m:oMath>
        <m:rad>
          <m:radPr>
            <m:degHide m:val="1"/>
            <m:ctrlPr>
              <w:rPr>
                <w:rFonts w:ascii="Cambria Math" w:hAnsi="Cambria Math" w:cs="Times New Roman"/>
                <w:i/>
                <w:iCs/>
                <w:color w:val="000000" w:themeColor="text1"/>
              </w:rPr>
            </m:ctrlPr>
          </m:radPr>
          <m:deg/>
          <m:e>
            <m:r>
              <w:rPr>
                <w:rFonts w:ascii="Cambria Math" w:hAnsi="Cambria Math" w:cs="Times New Roman"/>
                <w:color w:val="000000" w:themeColor="text1"/>
              </w:rPr>
              <m:t>2</m:t>
            </m:r>
          </m:e>
        </m:rad>
        <m:r>
          <w:rPr>
            <w:rFonts w:ascii="Cambria Math" w:hAnsi="Cambria Math" w:cs="Times New Roman"/>
            <w:color w:val="000000" w:themeColor="text1"/>
          </w:rPr>
          <m:t> </m:t>
        </m:r>
      </m:oMath>
      <w:r w:rsidRPr="001C2628">
        <w:rPr>
          <w:rFonts w:ascii="Times New Roman" w:hAnsi="Times New Roman" w:cs="Times New Roman"/>
          <w:i/>
          <w:iCs/>
          <w:color w:val="000000" w:themeColor="text1"/>
        </w:rPr>
        <w:t xml:space="preserve">by NHANES. The 25th and 75th percentiles are log-transformed. GM represents the geometric mean. </w:t>
      </w:r>
    </w:p>
    <w:p w14:paraId="18AED260" w14:textId="77777777" w:rsidR="00CE1027" w:rsidRPr="00CE1027" w:rsidRDefault="00CE1027" w:rsidP="00CE1027">
      <w:pPr>
        <w:pStyle w:val="ListParagraph"/>
        <w:spacing w:after="0" w:line="240" w:lineRule="auto"/>
        <w:rPr>
          <w:rFonts w:ascii="Times New Roman" w:hAnsi="Times New Roman" w:cs="Times New Roman"/>
          <w:i/>
          <w:iCs/>
          <w:color w:val="000000" w:themeColor="text1"/>
        </w:rPr>
      </w:pPr>
    </w:p>
    <w:p w14:paraId="5FADC222" w14:textId="19EBC1AC" w:rsidR="0086036C" w:rsidRPr="001C2628" w:rsidRDefault="0086036C" w:rsidP="00CE1027">
      <w:pPr>
        <w:spacing w:line="240"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Detection Frequency and Distribution</w:t>
      </w:r>
    </w:p>
    <w:p w14:paraId="3E3B699C" w14:textId="4BEC68AC" w:rsidR="0086036C" w:rsidRPr="00CE1027" w:rsidRDefault="0086036C" w:rsidP="00CE1027">
      <w:pPr>
        <w:spacing w:line="240" w:lineRule="auto"/>
        <w:ind w:firstLine="720"/>
        <w:rPr>
          <w:rFonts w:ascii="Times New Roman" w:hAnsi="Times New Roman" w:cs="Times New Roman"/>
          <w:kern w:val="0"/>
        </w:rPr>
      </w:pPr>
      <w:r w:rsidRPr="001C2628">
        <w:rPr>
          <w:rFonts w:ascii="Times New Roman" w:hAnsi="Times New Roman" w:cs="Times New Roman"/>
          <w:kern w:val="0"/>
        </w:rPr>
        <w:t xml:space="preserve">Most urinary phenol metabolite concentrations </w:t>
      </w:r>
      <w:r>
        <w:rPr>
          <w:rFonts w:ascii="Times New Roman" w:hAnsi="Times New Roman" w:cs="Times New Roman"/>
          <w:kern w:val="0"/>
        </w:rPr>
        <w:t xml:space="preserve">had detection frequencies </w:t>
      </w:r>
      <w:r w:rsidRPr="001C2628">
        <w:rPr>
          <w:rFonts w:ascii="Times New Roman" w:hAnsi="Times New Roman" w:cs="Times New Roman"/>
          <w:kern w:val="0"/>
        </w:rPr>
        <w:t xml:space="preserve">90% </w:t>
      </w:r>
      <w:r>
        <w:rPr>
          <w:rFonts w:ascii="Times New Roman" w:hAnsi="Times New Roman" w:cs="Times New Roman"/>
          <w:kern w:val="0"/>
        </w:rPr>
        <w:t xml:space="preserve">of higher with the exception </w:t>
      </w:r>
      <w:r w:rsidRPr="001C2628">
        <w:rPr>
          <w:rFonts w:ascii="Times New Roman" w:hAnsi="Times New Roman" w:cs="Times New Roman"/>
          <w:kern w:val="0"/>
        </w:rPr>
        <w:t>of</w:t>
      </w:r>
      <w:r>
        <w:rPr>
          <w:rFonts w:ascii="Times New Roman" w:hAnsi="Times New Roman" w:cs="Times New Roman"/>
          <w:kern w:val="0"/>
        </w:rPr>
        <w:t xml:space="preserve"> </w:t>
      </w:r>
      <w:r w:rsidRPr="001C2628">
        <w:rPr>
          <w:rFonts w:ascii="Times New Roman" w:hAnsi="Times New Roman" w:cs="Times New Roman"/>
          <w:kern w:val="0"/>
        </w:rPr>
        <w:t xml:space="preserve">ethyl paraben (50%) and </w:t>
      </w:r>
      <w:r>
        <w:rPr>
          <w:rFonts w:ascii="Times New Roman" w:hAnsi="Times New Roman" w:cs="Times New Roman"/>
          <w:kern w:val="0"/>
        </w:rPr>
        <w:t>t</w:t>
      </w:r>
      <w:r w:rsidRPr="001C2628">
        <w:rPr>
          <w:rFonts w:ascii="Times New Roman" w:hAnsi="Times New Roman" w:cs="Times New Roman"/>
          <w:kern w:val="0"/>
        </w:rPr>
        <w:t xml:space="preserve">riclosan (75%). Methyl paraben had the highest geometric mean of 51.21 ng/mL, while Bisphenol A </w:t>
      </w:r>
      <w:r>
        <w:rPr>
          <w:rFonts w:ascii="Times New Roman" w:hAnsi="Times New Roman" w:cs="Times New Roman"/>
          <w:kern w:val="0"/>
        </w:rPr>
        <w:t>was the</w:t>
      </w:r>
      <w:r w:rsidRPr="001C2628">
        <w:rPr>
          <w:rFonts w:ascii="Times New Roman" w:hAnsi="Times New Roman" w:cs="Times New Roman"/>
          <w:kern w:val="0"/>
        </w:rPr>
        <w:t xml:space="preserve"> lowest geometric mean of 1.52 ng/mL. </w:t>
      </w:r>
      <w:r>
        <w:rPr>
          <w:rFonts w:ascii="Times New Roman" w:hAnsi="Times New Roman" w:cs="Times New Roman"/>
          <w:kern w:val="0"/>
        </w:rPr>
        <w:t>All phenols were positively correlated with modest correlations between methyl paraben and propyl</w:t>
      </w:r>
      <w:r w:rsidRPr="001C2628">
        <w:rPr>
          <w:rFonts w:ascii="Times New Roman" w:hAnsi="Times New Roman" w:cs="Times New Roman"/>
          <w:kern w:val="0"/>
        </w:rPr>
        <w:t xml:space="preserve"> paraben</w:t>
      </w:r>
      <w:r>
        <w:rPr>
          <w:rFonts w:ascii="Times New Roman" w:hAnsi="Times New Roman" w:cs="Times New Roman"/>
          <w:kern w:val="0"/>
        </w:rPr>
        <w:t xml:space="preserve"> </w:t>
      </w:r>
      <w:r w:rsidRPr="001C2628">
        <w:rPr>
          <w:rFonts w:ascii="Times New Roman" w:hAnsi="Times New Roman" w:cs="Times New Roman"/>
          <w:color w:val="000000" w:themeColor="text1"/>
        </w:rPr>
        <w:t>(</w:t>
      </w:r>
      <w:r w:rsidRPr="001C2628">
        <w:rPr>
          <w:rFonts w:ascii="Times New Roman" w:hAnsi="Times New Roman" w:cs="Times New Roman"/>
          <w:kern w:val="0"/>
        </w:rPr>
        <w:t xml:space="preserve">Spearman </w:t>
      </w:r>
      <w:r w:rsidRPr="001C2628">
        <w:rPr>
          <w:rFonts w:ascii="Times New Roman" w:hAnsi="Times New Roman" w:cs="Times New Roman"/>
          <w:color w:val="000000" w:themeColor="text1"/>
        </w:rPr>
        <w:t>ρ= 0.82). (Supplemental Figure 2).</w:t>
      </w:r>
    </w:p>
    <w:p w14:paraId="084F5B52" w14:textId="77777777" w:rsidR="0086036C" w:rsidRPr="001C2628" w:rsidRDefault="0086036C" w:rsidP="0086036C">
      <w:pPr>
        <w:jc w:val="center"/>
        <w:rPr>
          <w:rFonts w:ascii="Times New Roman" w:hAnsi="Times New Roman" w:cs="Times New Roman"/>
          <w:b/>
          <w:bCs/>
          <w:color w:val="000000" w:themeColor="text1"/>
          <w:sz w:val="28"/>
          <w:szCs w:val="28"/>
        </w:rPr>
      </w:pPr>
    </w:p>
    <w:p w14:paraId="676EFD80" w14:textId="77777777" w:rsidR="0086036C" w:rsidRPr="001C2628" w:rsidRDefault="0086036C" w:rsidP="0086036C">
      <w:pPr>
        <w:pStyle w:val="Heading1"/>
        <w:rPr>
          <w:rFonts w:ascii="Times New Roman" w:hAnsi="Times New Roman" w:cs="Times New Roman"/>
          <w:b/>
          <w:bCs/>
          <w:color w:val="000000" w:themeColor="text1"/>
          <w:sz w:val="4"/>
          <w:szCs w:val="4"/>
        </w:rPr>
      </w:pPr>
    </w:p>
    <w:p w14:paraId="280017DB" w14:textId="77777777" w:rsidR="0086036C" w:rsidRPr="001C2628" w:rsidRDefault="0086036C" w:rsidP="0086036C">
      <w:pPr>
        <w:rPr>
          <w:rFonts w:ascii="Times New Roman" w:eastAsiaTheme="majorEastAsia" w:hAnsi="Times New Roman" w:cs="Times New Roman"/>
          <w:b/>
          <w:bCs/>
          <w:color w:val="000000" w:themeColor="text1"/>
          <w:sz w:val="4"/>
          <w:szCs w:val="4"/>
        </w:rPr>
      </w:pPr>
      <w:r w:rsidRPr="001C2628">
        <w:rPr>
          <w:rFonts w:ascii="Times New Roman" w:hAnsi="Times New Roman" w:cs="Times New Roman"/>
          <w:b/>
          <w:bCs/>
          <w:color w:val="000000" w:themeColor="text1"/>
          <w:sz w:val="4"/>
          <w:szCs w:val="4"/>
        </w:rPr>
        <w:br w:type="page"/>
      </w:r>
    </w:p>
    <w:p w14:paraId="5F3FE0FB" w14:textId="12438AA6" w:rsidR="0086036C" w:rsidRPr="00CE1027" w:rsidRDefault="0086036C" w:rsidP="00CE1027">
      <w:pPr>
        <w:pStyle w:val="Heading1"/>
        <w:rPr>
          <w:rFonts w:ascii="Times New Roman" w:hAnsi="Times New Roman" w:cs="Times New Roman"/>
          <w:b/>
          <w:bCs/>
          <w:color w:val="000000" w:themeColor="text1"/>
          <w:sz w:val="26"/>
          <w:szCs w:val="26"/>
        </w:rPr>
      </w:pPr>
      <w:r w:rsidRPr="00CE1027">
        <w:rPr>
          <w:rFonts w:ascii="Times New Roman" w:hAnsi="Times New Roman" w:cs="Times New Roman"/>
          <w:b/>
          <w:bCs/>
          <w:color w:val="000000" w:themeColor="text1"/>
          <w:sz w:val="26"/>
          <w:szCs w:val="26"/>
        </w:rPr>
        <w:lastRenderedPageBreak/>
        <w:t xml:space="preserve">Table 3: Adjusted Linear Regression: Self-Reported Food Security Status and Urinary Phenol Metabolites </w:t>
      </w:r>
    </w:p>
    <w:tbl>
      <w:tblPr>
        <w:tblStyle w:val="TableGrid"/>
        <w:tblW w:w="9670" w:type="dxa"/>
        <w:tblInd w:w="-113" w:type="dxa"/>
        <w:tblBorders>
          <w:insideH w:val="none" w:sz="0" w:space="0" w:color="auto"/>
          <w:insideV w:val="none" w:sz="0" w:space="0" w:color="auto"/>
        </w:tblBorders>
        <w:tblLook w:val="04A0" w:firstRow="1" w:lastRow="0" w:firstColumn="1" w:lastColumn="0" w:noHBand="0" w:noVBand="1"/>
      </w:tblPr>
      <w:tblGrid>
        <w:gridCol w:w="2233"/>
        <w:gridCol w:w="2494"/>
        <w:gridCol w:w="2130"/>
        <w:gridCol w:w="1537"/>
        <w:gridCol w:w="1276"/>
      </w:tblGrid>
      <w:tr w:rsidR="00CE1027" w:rsidRPr="001C2628" w14:paraId="64675839" w14:textId="77777777" w:rsidTr="00CE1027">
        <w:trPr>
          <w:trHeight w:val="372"/>
        </w:trPr>
        <w:tc>
          <w:tcPr>
            <w:tcW w:w="2233" w:type="dxa"/>
            <w:tcBorders>
              <w:bottom w:val="single" w:sz="4" w:space="0" w:color="auto"/>
            </w:tcBorders>
            <w:shd w:val="clear" w:color="auto" w:fill="000000" w:themeFill="text1"/>
            <w:vAlign w:val="center"/>
            <w:hideMark/>
          </w:tcPr>
          <w:p w14:paraId="30A6F286" w14:textId="77777777" w:rsidR="00CE1027" w:rsidRPr="001C2628" w:rsidRDefault="00CE1027" w:rsidP="002903D1">
            <w:pPr>
              <w:jc w:val="center"/>
              <w:rPr>
                <w:rFonts w:ascii="Times New Roman" w:hAnsi="Times New Roman" w:cs="Times New Roman"/>
                <w:b/>
                <w:bCs/>
              </w:rPr>
            </w:pPr>
            <w:r w:rsidRPr="001C2628">
              <w:rPr>
                <w:rFonts w:ascii="Times New Roman" w:hAnsi="Times New Roman" w:cs="Times New Roman"/>
                <w:b/>
                <w:bCs/>
              </w:rPr>
              <w:t>Phenol Metabolite</w:t>
            </w:r>
          </w:p>
        </w:tc>
        <w:tc>
          <w:tcPr>
            <w:tcW w:w="2494" w:type="dxa"/>
            <w:tcBorders>
              <w:bottom w:val="nil"/>
            </w:tcBorders>
            <w:shd w:val="clear" w:color="auto" w:fill="000000" w:themeFill="text1"/>
            <w:vAlign w:val="center"/>
            <w:hideMark/>
          </w:tcPr>
          <w:p w14:paraId="0FB2C364" w14:textId="77777777" w:rsidR="00CE1027" w:rsidRPr="001C2628" w:rsidRDefault="00CE1027" w:rsidP="002903D1">
            <w:pPr>
              <w:jc w:val="center"/>
              <w:rPr>
                <w:rFonts w:ascii="Times New Roman" w:hAnsi="Times New Roman" w:cs="Times New Roman"/>
                <w:b/>
                <w:bCs/>
              </w:rPr>
            </w:pPr>
            <w:r w:rsidRPr="001C2628">
              <w:rPr>
                <w:rFonts w:ascii="Times New Roman" w:hAnsi="Times New Roman" w:cs="Times New Roman"/>
                <w:b/>
                <w:bCs/>
              </w:rPr>
              <w:t>Food Security Level</w:t>
            </w:r>
          </w:p>
        </w:tc>
        <w:tc>
          <w:tcPr>
            <w:tcW w:w="2130" w:type="dxa"/>
            <w:tcBorders>
              <w:bottom w:val="nil"/>
            </w:tcBorders>
            <w:shd w:val="clear" w:color="auto" w:fill="000000" w:themeFill="text1"/>
            <w:vAlign w:val="center"/>
            <w:hideMark/>
          </w:tcPr>
          <w:p w14:paraId="57FE9C75" w14:textId="77777777" w:rsidR="00CE1027" w:rsidRPr="001C2628" w:rsidRDefault="00CE1027" w:rsidP="002903D1">
            <w:pPr>
              <w:jc w:val="center"/>
              <w:rPr>
                <w:rFonts w:ascii="Times New Roman" w:hAnsi="Times New Roman" w:cs="Times New Roman"/>
                <w:b/>
                <w:bCs/>
              </w:rPr>
            </w:pPr>
            <w:r w:rsidRPr="001C2628">
              <w:rPr>
                <w:rFonts w:ascii="Times New Roman" w:hAnsi="Times New Roman" w:cs="Times New Roman"/>
                <w:b/>
                <w:bCs/>
              </w:rPr>
              <w:t>% Difference</w:t>
            </w:r>
          </w:p>
        </w:tc>
        <w:tc>
          <w:tcPr>
            <w:tcW w:w="2813" w:type="dxa"/>
            <w:gridSpan w:val="2"/>
            <w:tcBorders>
              <w:bottom w:val="nil"/>
            </w:tcBorders>
            <w:shd w:val="clear" w:color="auto" w:fill="000000" w:themeFill="text1"/>
            <w:vAlign w:val="center"/>
            <w:hideMark/>
          </w:tcPr>
          <w:p w14:paraId="5DC51922" w14:textId="77777777" w:rsidR="00CE1027" w:rsidRPr="001C2628" w:rsidRDefault="00CE1027" w:rsidP="002903D1">
            <w:pPr>
              <w:rPr>
                <w:rFonts w:ascii="Times New Roman" w:hAnsi="Times New Roman" w:cs="Times New Roman"/>
                <w:b/>
                <w:bCs/>
              </w:rPr>
            </w:pPr>
            <w:r w:rsidRPr="001C2628">
              <w:rPr>
                <w:rFonts w:ascii="Times New Roman" w:hAnsi="Times New Roman" w:cs="Times New Roman"/>
                <w:b/>
                <w:bCs/>
              </w:rPr>
              <w:t xml:space="preserve">  95% LCI        95% UCI            </w:t>
            </w:r>
          </w:p>
        </w:tc>
      </w:tr>
      <w:tr w:rsidR="00CE1027" w:rsidRPr="001C2628" w14:paraId="165A5A43" w14:textId="77777777" w:rsidTr="00CE1027">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6BB06097" w14:textId="77777777" w:rsidR="00CE1027" w:rsidRPr="001C2628" w:rsidRDefault="00CE1027" w:rsidP="002903D1">
            <w:pPr>
              <w:jc w:val="center"/>
              <w:rPr>
                <w:rFonts w:ascii="Times New Roman" w:hAnsi="Times New Roman" w:cs="Times New Roman"/>
                <w:b/>
                <w:bCs/>
              </w:rPr>
            </w:pPr>
            <w:r w:rsidRPr="001C2628">
              <w:rPr>
                <w:rFonts w:ascii="Times New Roman" w:hAnsi="Times New Roman" w:cs="Times New Roman"/>
                <w:b/>
                <w:bCs/>
              </w:rPr>
              <w:t>BPA</w:t>
            </w:r>
          </w:p>
        </w:tc>
        <w:tc>
          <w:tcPr>
            <w:tcW w:w="2494" w:type="dxa"/>
            <w:tcBorders>
              <w:top w:val="nil"/>
              <w:left w:val="single" w:sz="4" w:space="0" w:color="auto"/>
              <w:bottom w:val="single" w:sz="4" w:space="0" w:color="auto"/>
              <w:right w:val="single" w:sz="4" w:space="0" w:color="auto"/>
            </w:tcBorders>
            <w:noWrap/>
            <w:vAlign w:val="center"/>
            <w:hideMark/>
          </w:tcPr>
          <w:p w14:paraId="6876718C"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 xml:space="preserve"> High (Ref)</w:t>
            </w:r>
          </w:p>
        </w:tc>
        <w:tc>
          <w:tcPr>
            <w:tcW w:w="2130" w:type="dxa"/>
            <w:tcBorders>
              <w:top w:val="nil"/>
              <w:left w:val="single" w:sz="4" w:space="0" w:color="auto"/>
              <w:bottom w:val="single" w:sz="4" w:space="0" w:color="auto"/>
              <w:right w:val="single" w:sz="4" w:space="0" w:color="auto"/>
            </w:tcBorders>
            <w:noWrap/>
            <w:vAlign w:val="center"/>
            <w:hideMark/>
          </w:tcPr>
          <w:p w14:paraId="22EEE8E5" w14:textId="77777777" w:rsidR="00CE1027" w:rsidRPr="001C2628" w:rsidRDefault="00CE1027" w:rsidP="002903D1">
            <w:pPr>
              <w:jc w:val="center"/>
              <w:rPr>
                <w:rFonts w:ascii="Times New Roman" w:hAnsi="Times New Roman" w:cs="Times New Roman"/>
              </w:rPr>
            </w:pPr>
          </w:p>
        </w:tc>
        <w:tc>
          <w:tcPr>
            <w:tcW w:w="1537" w:type="dxa"/>
            <w:tcBorders>
              <w:top w:val="nil"/>
              <w:left w:val="single" w:sz="4" w:space="0" w:color="auto"/>
              <w:bottom w:val="single" w:sz="4" w:space="0" w:color="auto"/>
              <w:right w:val="single" w:sz="4" w:space="0" w:color="auto"/>
            </w:tcBorders>
            <w:noWrap/>
            <w:vAlign w:val="center"/>
            <w:hideMark/>
          </w:tcPr>
          <w:p w14:paraId="42695549" w14:textId="77777777" w:rsidR="00CE1027" w:rsidRPr="001C2628" w:rsidRDefault="00CE1027" w:rsidP="002903D1">
            <w:pPr>
              <w:jc w:val="center"/>
              <w:rPr>
                <w:rFonts w:ascii="Times New Roman" w:hAnsi="Times New Roman" w:cs="Times New Roman"/>
              </w:rPr>
            </w:pPr>
          </w:p>
        </w:tc>
        <w:tc>
          <w:tcPr>
            <w:tcW w:w="1276" w:type="dxa"/>
            <w:tcBorders>
              <w:top w:val="nil"/>
              <w:left w:val="single" w:sz="4" w:space="0" w:color="auto"/>
              <w:bottom w:val="single" w:sz="4" w:space="0" w:color="auto"/>
              <w:right w:val="single" w:sz="4" w:space="0" w:color="auto"/>
            </w:tcBorders>
            <w:noWrap/>
            <w:vAlign w:val="center"/>
            <w:hideMark/>
          </w:tcPr>
          <w:p w14:paraId="5DF99EEB" w14:textId="77777777" w:rsidR="00CE1027" w:rsidRPr="001C2628" w:rsidRDefault="00CE1027" w:rsidP="002903D1">
            <w:pPr>
              <w:jc w:val="center"/>
              <w:rPr>
                <w:rFonts w:ascii="Times New Roman" w:hAnsi="Times New Roman" w:cs="Times New Roman"/>
              </w:rPr>
            </w:pPr>
          </w:p>
        </w:tc>
      </w:tr>
      <w:tr w:rsidR="00CE1027" w:rsidRPr="001C2628" w14:paraId="6C3309AD"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234572BD" w14:textId="77777777" w:rsidR="00CE1027" w:rsidRPr="001C2628"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3A4F918E"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198FC6B6"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1.80</w:t>
            </w:r>
          </w:p>
        </w:tc>
        <w:tc>
          <w:tcPr>
            <w:tcW w:w="1537" w:type="dxa"/>
            <w:tcBorders>
              <w:top w:val="single" w:sz="4" w:space="0" w:color="auto"/>
              <w:left w:val="single" w:sz="4" w:space="0" w:color="auto"/>
              <w:bottom w:val="single" w:sz="4" w:space="0" w:color="auto"/>
              <w:right w:val="single" w:sz="4" w:space="0" w:color="auto"/>
            </w:tcBorders>
            <w:noWrap/>
            <w:hideMark/>
          </w:tcPr>
          <w:p w14:paraId="3BC6EA97"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-5.91</w:t>
            </w:r>
          </w:p>
        </w:tc>
        <w:tc>
          <w:tcPr>
            <w:tcW w:w="1276" w:type="dxa"/>
            <w:tcBorders>
              <w:top w:val="single" w:sz="4" w:space="0" w:color="auto"/>
              <w:left w:val="single" w:sz="4" w:space="0" w:color="auto"/>
              <w:bottom w:val="single" w:sz="4" w:space="0" w:color="auto"/>
              <w:right w:val="single" w:sz="4" w:space="0" w:color="auto"/>
            </w:tcBorders>
            <w:noWrap/>
            <w:hideMark/>
          </w:tcPr>
          <w:p w14:paraId="59227EB7"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10.15</w:t>
            </w:r>
          </w:p>
        </w:tc>
      </w:tr>
      <w:tr w:rsidR="00CE1027" w:rsidRPr="001C2628" w14:paraId="485D7292"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7D07308C" w14:textId="77777777" w:rsidR="00CE1027" w:rsidRPr="001C2628"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17DE710F"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4BA40C36"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7.53</w:t>
            </w:r>
          </w:p>
        </w:tc>
        <w:tc>
          <w:tcPr>
            <w:tcW w:w="1537" w:type="dxa"/>
            <w:tcBorders>
              <w:top w:val="single" w:sz="4" w:space="0" w:color="auto"/>
              <w:left w:val="single" w:sz="4" w:space="0" w:color="auto"/>
              <w:bottom w:val="single" w:sz="4" w:space="0" w:color="auto"/>
              <w:right w:val="single" w:sz="4" w:space="0" w:color="auto"/>
            </w:tcBorders>
            <w:noWrap/>
            <w:hideMark/>
          </w:tcPr>
          <w:p w14:paraId="6F75638F"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-1.27</w:t>
            </w:r>
          </w:p>
        </w:tc>
        <w:tc>
          <w:tcPr>
            <w:tcW w:w="1276" w:type="dxa"/>
            <w:tcBorders>
              <w:top w:val="single" w:sz="4" w:space="0" w:color="auto"/>
              <w:left w:val="single" w:sz="4" w:space="0" w:color="auto"/>
              <w:bottom w:val="single" w:sz="4" w:space="0" w:color="auto"/>
              <w:right w:val="single" w:sz="4" w:space="0" w:color="auto"/>
            </w:tcBorders>
            <w:noWrap/>
            <w:hideMark/>
          </w:tcPr>
          <w:p w14:paraId="05794D07"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17.12</w:t>
            </w:r>
          </w:p>
        </w:tc>
      </w:tr>
      <w:tr w:rsidR="00CE1027" w:rsidRPr="001C2628" w14:paraId="5492E5A3"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440135F6" w14:textId="77777777" w:rsidR="00CE1027" w:rsidRPr="001C2628"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7D7FFFEC"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3289ED9B"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7.61</w:t>
            </w:r>
          </w:p>
        </w:tc>
        <w:tc>
          <w:tcPr>
            <w:tcW w:w="1537" w:type="dxa"/>
            <w:tcBorders>
              <w:top w:val="single" w:sz="4" w:space="0" w:color="auto"/>
              <w:left w:val="single" w:sz="4" w:space="0" w:color="auto"/>
              <w:bottom w:val="single" w:sz="4" w:space="0" w:color="auto"/>
              <w:right w:val="single" w:sz="4" w:space="0" w:color="auto"/>
            </w:tcBorders>
            <w:noWrap/>
            <w:hideMark/>
          </w:tcPr>
          <w:p w14:paraId="706D2A4C"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-4.48</w:t>
            </w:r>
          </w:p>
        </w:tc>
        <w:tc>
          <w:tcPr>
            <w:tcW w:w="1276" w:type="dxa"/>
            <w:tcBorders>
              <w:top w:val="single" w:sz="4" w:space="0" w:color="auto"/>
              <w:left w:val="single" w:sz="4" w:space="0" w:color="auto"/>
              <w:bottom w:val="single" w:sz="4" w:space="0" w:color="auto"/>
              <w:right w:val="single" w:sz="4" w:space="0" w:color="auto"/>
            </w:tcBorders>
            <w:noWrap/>
            <w:hideMark/>
          </w:tcPr>
          <w:p w14:paraId="26FCA165"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21.23</w:t>
            </w:r>
          </w:p>
        </w:tc>
      </w:tr>
      <w:tr w:rsidR="00CE1027" w:rsidRPr="001C2628" w14:paraId="4236AB30" w14:textId="77777777" w:rsidTr="00CE1027">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22807CB4" w14:textId="77777777" w:rsidR="00CE1027" w:rsidRPr="001C2628" w:rsidRDefault="00CE1027" w:rsidP="002903D1">
            <w:pPr>
              <w:jc w:val="center"/>
              <w:rPr>
                <w:rFonts w:ascii="Times New Roman" w:hAnsi="Times New Roman" w:cs="Times New Roman"/>
                <w:b/>
                <w:bCs/>
              </w:rPr>
            </w:pPr>
            <w:r w:rsidRPr="001C2628">
              <w:rPr>
                <w:rFonts w:ascii="Times New Roman" w:hAnsi="Times New Roman" w:cs="Times New Roman"/>
                <w:b/>
                <w:bCs/>
              </w:rPr>
              <w:t>BP3</w:t>
            </w:r>
          </w:p>
        </w:tc>
        <w:tc>
          <w:tcPr>
            <w:tcW w:w="2494" w:type="dxa"/>
            <w:tcBorders>
              <w:top w:val="single" w:sz="4" w:space="0" w:color="auto"/>
              <w:left w:val="single" w:sz="4" w:space="0" w:color="auto"/>
              <w:bottom w:val="single" w:sz="4" w:space="0" w:color="auto"/>
              <w:right w:val="single" w:sz="4" w:space="0" w:color="auto"/>
            </w:tcBorders>
            <w:noWrap/>
            <w:hideMark/>
          </w:tcPr>
          <w:p w14:paraId="363CBABE"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hideMark/>
          </w:tcPr>
          <w:p w14:paraId="52D4CB16" w14:textId="77777777" w:rsidR="00CE1027" w:rsidRPr="001C2628" w:rsidRDefault="00CE1027" w:rsidP="002903D1">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hideMark/>
          </w:tcPr>
          <w:p w14:paraId="487FF072" w14:textId="77777777" w:rsidR="00CE1027" w:rsidRPr="001C2628" w:rsidRDefault="00CE1027" w:rsidP="002903D1">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hideMark/>
          </w:tcPr>
          <w:p w14:paraId="6F381D01" w14:textId="77777777" w:rsidR="00CE1027" w:rsidRPr="001C2628" w:rsidRDefault="00CE1027" w:rsidP="002903D1">
            <w:pPr>
              <w:jc w:val="center"/>
              <w:rPr>
                <w:rFonts w:ascii="Times New Roman" w:hAnsi="Times New Roman" w:cs="Times New Roman"/>
              </w:rPr>
            </w:pPr>
          </w:p>
        </w:tc>
      </w:tr>
      <w:tr w:rsidR="00CE1027" w:rsidRPr="001C2628" w14:paraId="5CDD3926"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465239C9" w14:textId="77777777" w:rsidR="00CE1027" w:rsidRPr="001C2628"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5B7FBCB1"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4E76C8FD"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-19.82</w:t>
            </w:r>
          </w:p>
        </w:tc>
        <w:tc>
          <w:tcPr>
            <w:tcW w:w="1537" w:type="dxa"/>
            <w:tcBorders>
              <w:top w:val="single" w:sz="4" w:space="0" w:color="auto"/>
              <w:left w:val="single" w:sz="4" w:space="0" w:color="auto"/>
              <w:bottom w:val="single" w:sz="4" w:space="0" w:color="auto"/>
              <w:right w:val="single" w:sz="4" w:space="0" w:color="auto"/>
            </w:tcBorders>
            <w:noWrap/>
            <w:hideMark/>
          </w:tcPr>
          <w:p w14:paraId="3E0960F6"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-31.68</w:t>
            </w:r>
          </w:p>
        </w:tc>
        <w:tc>
          <w:tcPr>
            <w:tcW w:w="1276" w:type="dxa"/>
            <w:tcBorders>
              <w:top w:val="single" w:sz="4" w:space="0" w:color="auto"/>
              <w:left w:val="single" w:sz="4" w:space="0" w:color="auto"/>
              <w:bottom w:val="single" w:sz="4" w:space="0" w:color="auto"/>
              <w:right w:val="single" w:sz="4" w:space="0" w:color="auto"/>
            </w:tcBorders>
            <w:noWrap/>
            <w:hideMark/>
          </w:tcPr>
          <w:p w14:paraId="08D9890C"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-5.91</w:t>
            </w:r>
          </w:p>
        </w:tc>
      </w:tr>
      <w:tr w:rsidR="00CE1027" w:rsidRPr="001C2628" w14:paraId="7031FBE7"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2DE66150" w14:textId="77777777" w:rsidR="00CE1027" w:rsidRPr="001C2628"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7A301339"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215E77C2"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-17.40</w:t>
            </w:r>
          </w:p>
        </w:tc>
        <w:tc>
          <w:tcPr>
            <w:tcW w:w="1537" w:type="dxa"/>
            <w:tcBorders>
              <w:top w:val="single" w:sz="4" w:space="0" w:color="auto"/>
              <w:left w:val="single" w:sz="4" w:space="0" w:color="auto"/>
              <w:bottom w:val="single" w:sz="4" w:space="0" w:color="auto"/>
              <w:right w:val="single" w:sz="4" w:space="0" w:color="auto"/>
            </w:tcBorders>
            <w:noWrap/>
            <w:hideMark/>
          </w:tcPr>
          <w:p w14:paraId="4024FF4E"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-29.05</w:t>
            </w:r>
          </w:p>
        </w:tc>
        <w:tc>
          <w:tcPr>
            <w:tcW w:w="1276" w:type="dxa"/>
            <w:tcBorders>
              <w:top w:val="single" w:sz="4" w:space="0" w:color="auto"/>
              <w:left w:val="single" w:sz="4" w:space="0" w:color="auto"/>
              <w:bottom w:val="single" w:sz="4" w:space="0" w:color="auto"/>
              <w:right w:val="single" w:sz="4" w:space="0" w:color="auto"/>
            </w:tcBorders>
            <w:noWrap/>
            <w:hideMark/>
          </w:tcPr>
          <w:p w14:paraId="66632528"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-3.84</w:t>
            </w:r>
          </w:p>
        </w:tc>
      </w:tr>
      <w:tr w:rsidR="00CE1027" w:rsidRPr="001C2628" w14:paraId="3294E7B0"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4899BFC8" w14:textId="77777777" w:rsidR="00CE1027" w:rsidRPr="001C2628"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4D5F4707"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5B34BC8C"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-19.55</w:t>
            </w:r>
          </w:p>
        </w:tc>
        <w:tc>
          <w:tcPr>
            <w:tcW w:w="1537" w:type="dxa"/>
            <w:tcBorders>
              <w:top w:val="single" w:sz="4" w:space="0" w:color="auto"/>
              <w:left w:val="single" w:sz="4" w:space="0" w:color="auto"/>
              <w:bottom w:val="single" w:sz="4" w:space="0" w:color="auto"/>
              <w:right w:val="single" w:sz="4" w:space="0" w:color="auto"/>
            </w:tcBorders>
            <w:noWrap/>
            <w:hideMark/>
          </w:tcPr>
          <w:p w14:paraId="11321B02"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-35.27</w:t>
            </w:r>
          </w:p>
        </w:tc>
        <w:tc>
          <w:tcPr>
            <w:tcW w:w="1276" w:type="dxa"/>
            <w:tcBorders>
              <w:top w:val="single" w:sz="4" w:space="0" w:color="auto"/>
              <w:left w:val="single" w:sz="4" w:space="0" w:color="auto"/>
              <w:bottom w:val="single" w:sz="4" w:space="0" w:color="auto"/>
              <w:right w:val="single" w:sz="4" w:space="0" w:color="auto"/>
            </w:tcBorders>
            <w:noWrap/>
            <w:hideMark/>
          </w:tcPr>
          <w:p w14:paraId="4A42CE87"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-0.02</w:t>
            </w:r>
          </w:p>
        </w:tc>
      </w:tr>
      <w:tr w:rsidR="00CE1027" w:rsidRPr="001C2628" w14:paraId="3B4910A9" w14:textId="77777777" w:rsidTr="00CE1027">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158915CB" w14:textId="77777777" w:rsidR="00CE1027" w:rsidRPr="001C2628" w:rsidRDefault="00CE1027" w:rsidP="002903D1">
            <w:pPr>
              <w:jc w:val="center"/>
              <w:rPr>
                <w:rFonts w:ascii="Times New Roman" w:hAnsi="Times New Roman" w:cs="Times New Roman"/>
                <w:b/>
                <w:bCs/>
              </w:rPr>
            </w:pPr>
            <w:r w:rsidRPr="001C2628">
              <w:rPr>
                <w:rFonts w:ascii="Times New Roman" w:hAnsi="Times New Roman" w:cs="Times New Roman"/>
                <w:b/>
                <w:bCs/>
              </w:rPr>
              <w:t>TRS</w:t>
            </w:r>
          </w:p>
        </w:tc>
        <w:tc>
          <w:tcPr>
            <w:tcW w:w="2494" w:type="dxa"/>
            <w:tcBorders>
              <w:top w:val="single" w:sz="4" w:space="0" w:color="auto"/>
              <w:left w:val="single" w:sz="4" w:space="0" w:color="auto"/>
              <w:bottom w:val="single" w:sz="4" w:space="0" w:color="auto"/>
              <w:right w:val="single" w:sz="4" w:space="0" w:color="auto"/>
            </w:tcBorders>
            <w:noWrap/>
            <w:hideMark/>
          </w:tcPr>
          <w:p w14:paraId="4715D1D4"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2B1F9DFD" w14:textId="77777777" w:rsidR="00CE1027" w:rsidRPr="001C2628" w:rsidRDefault="00CE1027" w:rsidP="002903D1">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76FCC2EE" w14:textId="77777777" w:rsidR="00CE1027" w:rsidRPr="001C2628" w:rsidRDefault="00CE1027" w:rsidP="002903D1">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59CF245D" w14:textId="77777777" w:rsidR="00CE1027" w:rsidRPr="001C2628" w:rsidRDefault="00CE1027" w:rsidP="002903D1">
            <w:pPr>
              <w:jc w:val="center"/>
              <w:rPr>
                <w:rFonts w:ascii="Times New Roman" w:hAnsi="Times New Roman" w:cs="Times New Roman"/>
              </w:rPr>
            </w:pPr>
          </w:p>
        </w:tc>
      </w:tr>
      <w:tr w:rsidR="00CE1027" w:rsidRPr="001C2628" w14:paraId="7BC3DF94"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7D10EBFF" w14:textId="77777777" w:rsidR="00CE1027" w:rsidRPr="001C2628"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D3A9638"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1BA18A22" w14:textId="77777777" w:rsidR="00CE1027" w:rsidRPr="001C2628" w:rsidRDefault="00CE1027" w:rsidP="002903D1">
            <w:pPr>
              <w:jc w:val="center"/>
              <w:rPr>
                <w:rFonts w:ascii="Times New Roman" w:eastAsia="Aptos" w:hAnsi="Times New Roman" w:cs="Times New Roman"/>
                <w:color w:val="000000" w:themeColor="text1"/>
              </w:rPr>
            </w:pPr>
            <w:r w:rsidRPr="001C2628">
              <w:rPr>
                <w:rFonts w:ascii="Times New Roman" w:hAnsi="Times New Roman" w:cs="Times New Roman"/>
                <w:color w:val="000000"/>
              </w:rPr>
              <w:t>-14.72</w:t>
            </w:r>
          </w:p>
        </w:tc>
        <w:tc>
          <w:tcPr>
            <w:tcW w:w="1537" w:type="dxa"/>
            <w:tcBorders>
              <w:top w:val="single" w:sz="4" w:space="0" w:color="auto"/>
              <w:left w:val="single" w:sz="4" w:space="0" w:color="auto"/>
              <w:bottom w:val="single" w:sz="4" w:space="0" w:color="auto"/>
              <w:right w:val="single" w:sz="4" w:space="0" w:color="auto"/>
            </w:tcBorders>
            <w:noWrap/>
            <w:hideMark/>
          </w:tcPr>
          <w:p w14:paraId="1F3CFF23" w14:textId="77777777" w:rsidR="00CE1027" w:rsidRPr="001C2628" w:rsidRDefault="00CE1027" w:rsidP="002903D1">
            <w:pPr>
              <w:jc w:val="center"/>
              <w:rPr>
                <w:rFonts w:ascii="Times New Roman" w:eastAsia="Aptos" w:hAnsi="Times New Roman" w:cs="Times New Roman"/>
                <w:color w:val="000000" w:themeColor="text1"/>
              </w:rPr>
            </w:pPr>
            <w:r w:rsidRPr="001C2628">
              <w:rPr>
                <w:rFonts w:ascii="Times New Roman" w:hAnsi="Times New Roman" w:cs="Times New Roman"/>
                <w:color w:val="000000"/>
              </w:rPr>
              <w:t>-28.86</w:t>
            </w:r>
          </w:p>
        </w:tc>
        <w:tc>
          <w:tcPr>
            <w:tcW w:w="1276" w:type="dxa"/>
            <w:tcBorders>
              <w:top w:val="single" w:sz="4" w:space="0" w:color="auto"/>
              <w:left w:val="single" w:sz="4" w:space="0" w:color="auto"/>
              <w:bottom w:val="single" w:sz="4" w:space="0" w:color="auto"/>
              <w:right w:val="single" w:sz="4" w:space="0" w:color="auto"/>
            </w:tcBorders>
            <w:noWrap/>
            <w:hideMark/>
          </w:tcPr>
          <w:p w14:paraId="0214B1D1" w14:textId="77777777" w:rsidR="00CE1027" w:rsidRPr="001C2628" w:rsidRDefault="00CE1027" w:rsidP="002903D1">
            <w:pPr>
              <w:jc w:val="center"/>
              <w:rPr>
                <w:rFonts w:ascii="Times New Roman" w:eastAsia="Aptos" w:hAnsi="Times New Roman" w:cs="Times New Roman"/>
                <w:color w:val="000000" w:themeColor="text1"/>
              </w:rPr>
            </w:pPr>
            <w:r w:rsidRPr="001C2628">
              <w:rPr>
                <w:rFonts w:ascii="Times New Roman" w:hAnsi="Times New Roman" w:cs="Times New Roman"/>
                <w:color w:val="000000"/>
              </w:rPr>
              <w:t>2.22</w:t>
            </w:r>
          </w:p>
        </w:tc>
      </w:tr>
      <w:tr w:rsidR="00CE1027" w:rsidRPr="001C2628" w14:paraId="05DF1589"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24653205" w14:textId="77777777" w:rsidR="00CE1027" w:rsidRPr="001C2628"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593CAA07"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0753C1F0" w14:textId="77777777" w:rsidR="00CE1027" w:rsidRPr="001C2628" w:rsidRDefault="00CE1027" w:rsidP="002903D1">
            <w:pPr>
              <w:jc w:val="center"/>
              <w:rPr>
                <w:rFonts w:ascii="Times New Roman" w:eastAsia="Aptos" w:hAnsi="Times New Roman" w:cs="Times New Roman"/>
                <w:color w:val="000000" w:themeColor="text1"/>
              </w:rPr>
            </w:pPr>
            <w:r w:rsidRPr="001C2628">
              <w:rPr>
                <w:rFonts w:ascii="Times New Roman" w:hAnsi="Times New Roman" w:cs="Times New Roman"/>
                <w:color w:val="000000"/>
              </w:rPr>
              <w:t>-12.65</w:t>
            </w:r>
          </w:p>
        </w:tc>
        <w:tc>
          <w:tcPr>
            <w:tcW w:w="1537" w:type="dxa"/>
            <w:tcBorders>
              <w:top w:val="single" w:sz="4" w:space="0" w:color="auto"/>
              <w:left w:val="single" w:sz="4" w:space="0" w:color="auto"/>
              <w:bottom w:val="single" w:sz="4" w:space="0" w:color="auto"/>
              <w:right w:val="single" w:sz="4" w:space="0" w:color="auto"/>
            </w:tcBorders>
            <w:noWrap/>
            <w:hideMark/>
          </w:tcPr>
          <w:p w14:paraId="3343BD2D" w14:textId="77777777" w:rsidR="00CE1027" w:rsidRPr="001C2628" w:rsidRDefault="00CE1027" w:rsidP="002903D1">
            <w:pPr>
              <w:jc w:val="center"/>
              <w:rPr>
                <w:rFonts w:ascii="Times New Roman" w:eastAsia="Aptos" w:hAnsi="Times New Roman" w:cs="Times New Roman"/>
                <w:color w:val="000000" w:themeColor="text1"/>
              </w:rPr>
            </w:pPr>
            <w:r w:rsidRPr="001C2628">
              <w:rPr>
                <w:rFonts w:ascii="Times New Roman" w:hAnsi="Times New Roman" w:cs="Times New Roman"/>
                <w:color w:val="000000"/>
              </w:rPr>
              <w:t>-25.06</w:t>
            </w:r>
          </w:p>
        </w:tc>
        <w:tc>
          <w:tcPr>
            <w:tcW w:w="1276" w:type="dxa"/>
            <w:tcBorders>
              <w:top w:val="single" w:sz="4" w:space="0" w:color="auto"/>
              <w:left w:val="single" w:sz="4" w:space="0" w:color="auto"/>
              <w:bottom w:val="single" w:sz="4" w:space="0" w:color="auto"/>
              <w:right w:val="single" w:sz="4" w:space="0" w:color="auto"/>
            </w:tcBorders>
            <w:noWrap/>
            <w:hideMark/>
          </w:tcPr>
          <w:p w14:paraId="48BD2889" w14:textId="77777777" w:rsidR="00CE1027" w:rsidRPr="001C2628" w:rsidRDefault="00CE1027" w:rsidP="002903D1">
            <w:pPr>
              <w:jc w:val="center"/>
              <w:rPr>
                <w:rFonts w:ascii="Times New Roman" w:eastAsia="Aptos" w:hAnsi="Times New Roman" w:cs="Times New Roman"/>
                <w:color w:val="000000" w:themeColor="text1"/>
              </w:rPr>
            </w:pPr>
            <w:r w:rsidRPr="001C2628">
              <w:rPr>
                <w:rFonts w:ascii="Times New Roman" w:hAnsi="Times New Roman" w:cs="Times New Roman"/>
                <w:color w:val="000000"/>
              </w:rPr>
              <w:t>1.80</w:t>
            </w:r>
          </w:p>
        </w:tc>
      </w:tr>
      <w:tr w:rsidR="00CE1027" w:rsidRPr="001C2628" w14:paraId="5CD4C093"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5A49EED4" w14:textId="77777777" w:rsidR="00CE1027" w:rsidRPr="001C2628"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615C0E7C"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23A4923A" w14:textId="77777777" w:rsidR="00CE1027" w:rsidRPr="001C2628" w:rsidRDefault="00CE1027" w:rsidP="002903D1">
            <w:pPr>
              <w:jc w:val="center"/>
              <w:rPr>
                <w:rFonts w:ascii="Times New Roman" w:eastAsia="Aptos" w:hAnsi="Times New Roman" w:cs="Times New Roman"/>
                <w:color w:val="000000" w:themeColor="text1"/>
              </w:rPr>
            </w:pPr>
            <w:r w:rsidRPr="001C2628">
              <w:rPr>
                <w:rFonts w:ascii="Times New Roman" w:hAnsi="Times New Roman" w:cs="Times New Roman"/>
                <w:color w:val="000000"/>
              </w:rPr>
              <w:t>-24.46</w:t>
            </w:r>
          </w:p>
        </w:tc>
        <w:tc>
          <w:tcPr>
            <w:tcW w:w="1537" w:type="dxa"/>
            <w:tcBorders>
              <w:top w:val="single" w:sz="4" w:space="0" w:color="auto"/>
              <w:left w:val="single" w:sz="4" w:space="0" w:color="auto"/>
              <w:bottom w:val="single" w:sz="4" w:space="0" w:color="auto"/>
              <w:right w:val="single" w:sz="4" w:space="0" w:color="auto"/>
            </w:tcBorders>
            <w:noWrap/>
            <w:hideMark/>
          </w:tcPr>
          <w:p w14:paraId="7B8A731D" w14:textId="77777777" w:rsidR="00CE1027" w:rsidRPr="001C2628" w:rsidRDefault="00CE1027" w:rsidP="002903D1">
            <w:pPr>
              <w:jc w:val="center"/>
              <w:rPr>
                <w:rFonts w:ascii="Times New Roman" w:eastAsia="Aptos" w:hAnsi="Times New Roman" w:cs="Times New Roman"/>
                <w:color w:val="000000" w:themeColor="text1"/>
              </w:rPr>
            </w:pPr>
            <w:r w:rsidRPr="001C2628">
              <w:rPr>
                <w:rFonts w:ascii="Times New Roman" w:hAnsi="Times New Roman" w:cs="Times New Roman"/>
                <w:color w:val="000000"/>
              </w:rPr>
              <w:t>-36.76</w:t>
            </w:r>
          </w:p>
        </w:tc>
        <w:tc>
          <w:tcPr>
            <w:tcW w:w="1276" w:type="dxa"/>
            <w:tcBorders>
              <w:top w:val="single" w:sz="4" w:space="0" w:color="auto"/>
              <w:left w:val="single" w:sz="4" w:space="0" w:color="auto"/>
              <w:bottom w:val="single" w:sz="4" w:space="0" w:color="auto"/>
              <w:right w:val="single" w:sz="4" w:space="0" w:color="auto"/>
            </w:tcBorders>
            <w:noWrap/>
            <w:hideMark/>
          </w:tcPr>
          <w:p w14:paraId="096F1AA5" w14:textId="77777777" w:rsidR="00CE1027" w:rsidRPr="001C2628" w:rsidRDefault="00CE1027" w:rsidP="002903D1">
            <w:pPr>
              <w:jc w:val="center"/>
              <w:rPr>
                <w:rFonts w:ascii="Times New Roman" w:eastAsia="Aptos" w:hAnsi="Times New Roman" w:cs="Times New Roman"/>
                <w:color w:val="000000" w:themeColor="text1"/>
              </w:rPr>
            </w:pPr>
            <w:r w:rsidRPr="001C2628">
              <w:rPr>
                <w:rFonts w:ascii="Times New Roman" w:hAnsi="Times New Roman" w:cs="Times New Roman"/>
                <w:color w:val="000000"/>
              </w:rPr>
              <w:t>-9.77</w:t>
            </w:r>
          </w:p>
        </w:tc>
      </w:tr>
      <w:tr w:rsidR="00CE1027" w:rsidRPr="001C2628" w14:paraId="1612A16F" w14:textId="77777777" w:rsidTr="00CE1027">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68EC9E64" w14:textId="77777777" w:rsidR="00CE1027" w:rsidRPr="001C2628" w:rsidRDefault="00CE1027" w:rsidP="002903D1">
            <w:pPr>
              <w:jc w:val="center"/>
              <w:rPr>
                <w:rFonts w:ascii="Times New Roman" w:hAnsi="Times New Roman" w:cs="Times New Roman"/>
                <w:b/>
                <w:bCs/>
              </w:rPr>
            </w:pPr>
            <m:oMathPara>
              <m:oMath>
                <m:r>
                  <m:rPr>
                    <m:sty m:val="b"/>
                  </m:rPr>
                  <w:rPr>
                    <w:rFonts w:ascii="Cambria Math" w:eastAsiaTheme="minorEastAsia" w:hAnsi="Cambria Math" w:cs="Times New Roman"/>
                  </w:rPr>
                  <m:t>EPB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58855E1C"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hideMark/>
          </w:tcPr>
          <w:p w14:paraId="0F7834B6" w14:textId="77777777" w:rsidR="00CE1027" w:rsidRPr="001C2628" w:rsidRDefault="00CE1027" w:rsidP="002903D1">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hideMark/>
          </w:tcPr>
          <w:p w14:paraId="118AEA1C" w14:textId="77777777" w:rsidR="00CE1027" w:rsidRPr="001C2628" w:rsidRDefault="00CE1027" w:rsidP="002903D1">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hideMark/>
          </w:tcPr>
          <w:p w14:paraId="1943EC4C" w14:textId="77777777" w:rsidR="00CE1027" w:rsidRPr="001C2628" w:rsidRDefault="00CE1027" w:rsidP="002903D1">
            <w:pPr>
              <w:jc w:val="center"/>
              <w:rPr>
                <w:rFonts w:ascii="Times New Roman" w:hAnsi="Times New Roman" w:cs="Times New Roman"/>
              </w:rPr>
            </w:pPr>
          </w:p>
        </w:tc>
      </w:tr>
      <w:tr w:rsidR="00CE1027" w:rsidRPr="001C2628" w14:paraId="2BAE8648" w14:textId="77777777" w:rsidTr="00CE1027">
        <w:trPr>
          <w:trHeight w:val="243"/>
        </w:trPr>
        <w:tc>
          <w:tcPr>
            <w:tcW w:w="2233" w:type="dxa"/>
            <w:vMerge/>
            <w:tcBorders>
              <w:top w:val="single" w:sz="4" w:space="0" w:color="auto"/>
              <w:bottom w:val="single" w:sz="4" w:space="0" w:color="auto"/>
              <w:right w:val="single" w:sz="4" w:space="0" w:color="auto"/>
            </w:tcBorders>
            <w:noWrap/>
            <w:hideMark/>
          </w:tcPr>
          <w:p w14:paraId="63C7DE69" w14:textId="77777777" w:rsidR="00CE1027" w:rsidRPr="001C2628" w:rsidRDefault="00CE1027" w:rsidP="002903D1">
            <w:pP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5AC601A"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40EF85E2" w14:textId="77777777" w:rsidR="00CE1027" w:rsidRPr="001C2628" w:rsidRDefault="00CE1027"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-10.97</w:t>
            </w:r>
          </w:p>
        </w:tc>
        <w:tc>
          <w:tcPr>
            <w:tcW w:w="1537" w:type="dxa"/>
            <w:tcBorders>
              <w:top w:val="single" w:sz="4" w:space="0" w:color="auto"/>
              <w:left w:val="single" w:sz="4" w:space="0" w:color="auto"/>
              <w:bottom w:val="single" w:sz="4" w:space="0" w:color="auto"/>
              <w:right w:val="single" w:sz="4" w:space="0" w:color="auto"/>
            </w:tcBorders>
            <w:noWrap/>
            <w:hideMark/>
          </w:tcPr>
          <w:p w14:paraId="3FF01108"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-21.90</w:t>
            </w:r>
          </w:p>
        </w:tc>
        <w:tc>
          <w:tcPr>
            <w:tcW w:w="1276" w:type="dxa"/>
            <w:tcBorders>
              <w:top w:val="single" w:sz="4" w:space="0" w:color="auto"/>
              <w:left w:val="single" w:sz="4" w:space="0" w:color="auto"/>
              <w:bottom w:val="single" w:sz="4" w:space="0" w:color="auto"/>
              <w:right w:val="single" w:sz="4" w:space="0" w:color="auto"/>
            </w:tcBorders>
            <w:noWrap/>
            <w:hideMark/>
          </w:tcPr>
          <w:p w14:paraId="77CA4941"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1.50</w:t>
            </w:r>
          </w:p>
        </w:tc>
      </w:tr>
      <w:tr w:rsidR="00CE1027" w:rsidRPr="001C2628" w14:paraId="5964F245" w14:textId="77777777" w:rsidTr="00CE1027">
        <w:trPr>
          <w:trHeight w:val="243"/>
        </w:trPr>
        <w:tc>
          <w:tcPr>
            <w:tcW w:w="2233" w:type="dxa"/>
            <w:vMerge/>
            <w:tcBorders>
              <w:top w:val="single" w:sz="4" w:space="0" w:color="auto"/>
              <w:bottom w:val="single" w:sz="4" w:space="0" w:color="auto"/>
              <w:right w:val="single" w:sz="4" w:space="0" w:color="auto"/>
            </w:tcBorders>
            <w:noWrap/>
            <w:hideMark/>
          </w:tcPr>
          <w:p w14:paraId="61624E2C" w14:textId="77777777" w:rsidR="00CE1027" w:rsidRPr="001C2628" w:rsidRDefault="00CE1027" w:rsidP="002903D1">
            <w:pP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135DDBE8"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12CA18AB" w14:textId="77777777" w:rsidR="00CE1027" w:rsidRPr="001C2628" w:rsidRDefault="00CE1027"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-5.65</w:t>
            </w:r>
          </w:p>
        </w:tc>
        <w:tc>
          <w:tcPr>
            <w:tcW w:w="1537" w:type="dxa"/>
            <w:tcBorders>
              <w:top w:val="single" w:sz="4" w:space="0" w:color="auto"/>
              <w:left w:val="single" w:sz="4" w:space="0" w:color="auto"/>
              <w:bottom w:val="single" w:sz="4" w:space="0" w:color="auto"/>
              <w:right w:val="single" w:sz="4" w:space="0" w:color="auto"/>
            </w:tcBorders>
            <w:noWrap/>
            <w:hideMark/>
          </w:tcPr>
          <w:p w14:paraId="6E21133D"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-17.98</w:t>
            </w:r>
          </w:p>
        </w:tc>
        <w:tc>
          <w:tcPr>
            <w:tcW w:w="1276" w:type="dxa"/>
            <w:tcBorders>
              <w:top w:val="single" w:sz="4" w:space="0" w:color="auto"/>
              <w:left w:val="single" w:sz="4" w:space="0" w:color="auto"/>
              <w:bottom w:val="single" w:sz="4" w:space="0" w:color="auto"/>
              <w:right w:val="single" w:sz="4" w:space="0" w:color="auto"/>
            </w:tcBorders>
            <w:noWrap/>
            <w:hideMark/>
          </w:tcPr>
          <w:p w14:paraId="05EBF111"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8.53</w:t>
            </w:r>
          </w:p>
        </w:tc>
      </w:tr>
      <w:tr w:rsidR="00CE1027" w:rsidRPr="001C2628" w14:paraId="4680BE38" w14:textId="77777777" w:rsidTr="00CE1027">
        <w:trPr>
          <w:trHeight w:val="243"/>
        </w:trPr>
        <w:tc>
          <w:tcPr>
            <w:tcW w:w="2233" w:type="dxa"/>
            <w:vMerge/>
            <w:tcBorders>
              <w:top w:val="single" w:sz="4" w:space="0" w:color="auto"/>
              <w:bottom w:val="single" w:sz="4" w:space="0" w:color="auto"/>
              <w:right w:val="single" w:sz="4" w:space="0" w:color="auto"/>
            </w:tcBorders>
            <w:noWrap/>
            <w:hideMark/>
          </w:tcPr>
          <w:p w14:paraId="10AF2540" w14:textId="77777777" w:rsidR="00CE1027" w:rsidRPr="001C2628" w:rsidRDefault="00CE1027" w:rsidP="002903D1">
            <w:pP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2A34B61C"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433B09F1" w14:textId="77777777" w:rsidR="00CE1027" w:rsidRPr="001C2628" w:rsidRDefault="00CE1027"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-25.96</w:t>
            </w:r>
          </w:p>
        </w:tc>
        <w:tc>
          <w:tcPr>
            <w:tcW w:w="1537" w:type="dxa"/>
            <w:tcBorders>
              <w:top w:val="single" w:sz="4" w:space="0" w:color="auto"/>
              <w:left w:val="single" w:sz="4" w:space="0" w:color="auto"/>
              <w:bottom w:val="single" w:sz="4" w:space="0" w:color="auto"/>
              <w:right w:val="single" w:sz="4" w:space="0" w:color="auto"/>
            </w:tcBorders>
            <w:noWrap/>
            <w:hideMark/>
          </w:tcPr>
          <w:p w14:paraId="4AF93E1D"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-35.07</w:t>
            </w:r>
          </w:p>
        </w:tc>
        <w:tc>
          <w:tcPr>
            <w:tcW w:w="1276" w:type="dxa"/>
            <w:tcBorders>
              <w:top w:val="single" w:sz="4" w:space="0" w:color="auto"/>
              <w:left w:val="single" w:sz="4" w:space="0" w:color="auto"/>
              <w:bottom w:val="single" w:sz="4" w:space="0" w:color="auto"/>
              <w:right w:val="single" w:sz="4" w:space="0" w:color="auto"/>
            </w:tcBorders>
            <w:noWrap/>
            <w:hideMark/>
          </w:tcPr>
          <w:p w14:paraId="56D0B706"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-15.57</w:t>
            </w:r>
          </w:p>
        </w:tc>
      </w:tr>
      <w:tr w:rsidR="00CE1027" w:rsidRPr="001C2628" w14:paraId="0E2CFAFF" w14:textId="77777777" w:rsidTr="00CE1027">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540E31D3" w14:textId="77777777" w:rsidR="00CE1027" w:rsidRPr="001C2628" w:rsidRDefault="00CE1027" w:rsidP="002903D1">
            <w:pPr>
              <w:jc w:val="center"/>
              <w:rPr>
                <w:rFonts w:ascii="Times New Roman" w:hAnsi="Times New Roman" w:cs="Times New Roman"/>
                <w:b/>
                <w:bCs/>
              </w:rPr>
            </w:pPr>
            <m:oMathPara>
              <m:oMath>
                <m:r>
                  <m:rPr>
                    <m:sty m:val="b"/>
                  </m:rPr>
                  <w:rPr>
                    <w:rFonts w:ascii="Cambria Math" w:eastAsiaTheme="minorEastAsia" w:hAnsi="Cambria Math" w:cs="Times New Roman"/>
                  </w:rPr>
                  <m:t>MPB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3F9A506E"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1E0C7191" w14:textId="77777777" w:rsidR="00CE1027" w:rsidRPr="001C2628" w:rsidRDefault="00CE1027" w:rsidP="002903D1">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5E6D86D7" w14:textId="77777777" w:rsidR="00CE1027" w:rsidRPr="001C2628" w:rsidRDefault="00CE1027" w:rsidP="002903D1">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ADAC4AB" w14:textId="77777777" w:rsidR="00CE1027" w:rsidRPr="001C2628" w:rsidRDefault="00CE1027" w:rsidP="002903D1">
            <w:pPr>
              <w:jc w:val="center"/>
              <w:rPr>
                <w:rFonts w:ascii="Times New Roman" w:hAnsi="Times New Roman" w:cs="Times New Roman"/>
              </w:rPr>
            </w:pPr>
          </w:p>
        </w:tc>
      </w:tr>
      <w:tr w:rsidR="00CE1027" w:rsidRPr="001C2628" w14:paraId="66E5EFA9"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6EA5C819" w14:textId="77777777" w:rsidR="00CE1027" w:rsidRPr="001C2628"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68FA6183"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687BD726" w14:textId="77777777" w:rsidR="00CE1027" w:rsidRPr="001C2628" w:rsidRDefault="00CE1027"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-16.65</w:t>
            </w:r>
          </w:p>
        </w:tc>
        <w:tc>
          <w:tcPr>
            <w:tcW w:w="1537" w:type="dxa"/>
            <w:tcBorders>
              <w:top w:val="single" w:sz="4" w:space="0" w:color="auto"/>
              <w:left w:val="single" w:sz="4" w:space="0" w:color="auto"/>
              <w:bottom w:val="single" w:sz="4" w:space="0" w:color="auto"/>
              <w:right w:val="single" w:sz="4" w:space="0" w:color="auto"/>
            </w:tcBorders>
            <w:noWrap/>
            <w:hideMark/>
          </w:tcPr>
          <w:p w14:paraId="71F9B09B"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-26.78</w:t>
            </w:r>
          </w:p>
        </w:tc>
        <w:tc>
          <w:tcPr>
            <w:tcW w:w="1276" w:type="dxa"/>
            <w:tcBorders>
              <w:top w:val="single" w:sz="4" w:space="0" w:color="auto"/>
              <w:left w:val="single" w:sz="4" w:space="0" w:color="auto"/>
              <w:bottom w:val="single" w:sz="4" w:space="0" w:color="auto"/>
              <w:right w:val="single" w:sz="4" w:space="0" w:color="auto"/>
            </w:tcBorders>
            <w:noWrap/>
            <w:hideMark/>
          </w:tcPr>
          <w:p w14:paraId="12F9286A"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-5.10</w:t>
            </w:r>
          </w:p>
        </w:tc>
      </w:tr>
      <w:tr w:rsidR="00CE1027" w:rsidRPr="001C2628" w14:paraId="0F735548"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1E280C60" w14:textId="77777777" w:rsidR="00CE1027" w:rsidRPr="001C2628"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16F7A86"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2CBC0A46" w14:textId="77777777" w:rsidR="00CE1027" w:rsidRPr="001C2628" w:rsidRDefault="00CE1027"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-14.81</w:t>
            </w:r>
          </w:p>
        </w:tc>
        <w:tc>
          <w:tcPr>
            <w:tcW w:w="1537" w:type="dxa"/>
            <w:tcBorders>
              <w:top w:val="single" w:sz="4" w:space="0" w:color="auto"/>
              <w:left w:val="single" w:sz="4" w:space="0" w:color="auto"/>
              <w:bottom w:val="single" w:sz="4" w:space="0" w:color="auto"/>
              <w:right w:val="single" w:sz="4" w:space="0" w:color="auto"/>
            </w:tcBorders>
            <w:noWrap/>
            <w:hideMark/>
          </w:tcPr>
          <w:p w14:paraId="44E2DD9F"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-28.35</w:t>
            </w:r>
          </w:p>
        </w:tc>
        <w:tc>
          <w:tcPr>
            <w:tcW w:w="1276" w:type="dxa"/>
            <w:tcBorders>
              <w:top w:val="single" w:sz="4" w:space="0" w:color="auto"/>
              <w:left w:val="single" w:sz="4" w:space="0" w:color="auto"/>
              <w:bottom w:val="single" w:sz="4" w:space="0" w:color="auto"/>
              <w:right w:val="single" w:sz="4" w:space="0" w:color="auto"/>
            </w:tcBorders>
            <w:noWrap/>
            <w:hideMark/>
          </w:tcPr>
          <w:p w14:paraId="4E5CF8F6"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1.29</w:t>
            </w:r>
          </w:p>
        </w:tc>
      </w:tr>
      <w:tr w:rsidR="00CE1027" w:rsidRPr="001C2628" w14:paraId="2FC649BF"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569B6FF0" w14:textId="77777777" w:rsidR="00CE1027" w:rsidRPr="001C2628"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242240A7"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511700D0" w14:textId="77777777" w:rsidR="00CE1027" w:rsidRPr="001C2628" w:rsidRDefault="00CE1027"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-21.53</w:t>
            </w:r>
          </w:p>
        </w:tc>
        <w:tc>
          <w:tcPr>
            <w:tcW w:w="1537" w:type="dxa"/>
            <w:tcBorders>
              <w:top w:val="single" w:sz="4" w:space="0" w:color="auto"/>
              <w:left w:val="single" w:sz="4" w:space="0" w:color="auto"/>
              <w:bottom w:val="single" w:sz="4" w:space="0" w:color="auto"/>
              <w:right w:val="single" w:sz="4" w:space="0" w:color="auto"/>
            </w:tcBorders>
            <w:noWrap/>
            <w:hideMark/>
          </w:tcPr>
          <w:p w14:paraId="7A87039A"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-35.05</w:t>
            </w:r>
          </w:p>
        </w:tc>
        <w:tc>
          <w:tcPr>
            <w:tcW w:w="1276" w:type="dxa"/>
            <w:tcBorders>
              <w:top w:val="single" w:sz="4" w:space="0" w:color="auto"/>
              <w:left w:val="single" w:sz="4" w:space="0" w:color="auto"/>
              <w:bottom w:val="single" w:sz="4" w:space="0" w:color="auto"/>
              <w:right w:val="single" w:sz="4" w:space="0" w:color="auto"/>
            </w:tcBorders>
            <w:noWrap/>
            <w:hideMark/>
          </w:tcPr>
          <w:p w14:paraId="28A21532"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-5.18</w:t>
            </w:r>
          </w:p>
        </w:tc>
      </w:tr>
      <w:tr w:rsidR="00CE1027" w:rsidRPr="001C2628" w14:paraId="74C93F36" w14:textId="77777777" w:rsidTr="00CE1027">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6507F7EE" w14:textId="77777777" w:rsidR="00CE1027" w:rsidRPr="001C2628" w:rsidRDefault="00CE1027" w:rsidP="002903D1">
            <w:pPr>
              <w:jc w:val="center"/>
              <w:rPr>
                <w:rFonts w:ascii="Times New Roman" w:hAnsi="Times New Roman" w:cs="Times New Roman"/>
                <w:b/>
                <w:bCs/>
              </w:rPr>
            </w:pPr>
            <m:oMathPara>
              <m:oMath>
                <m:r>
                  <m:rPr>
                    <m:sty m:val="b"/>
                  </m:rPr>
                  <w:rPr>
                    <w:rFonts w:ascii="Cambria Math" w:eastAsiaTheme="minorEastAsia" w:hAnsi="Cambria Math" w:cs="Times New Roman"/>
                  </w:rPr>
                  <m:t>PPB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7DBF539A"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2FF73B99" w14:textId="77777777" w:rsidR="00CE1027" w:rsidRPr="001C2628" w:rsidRDefault="00CE1027" w:rsidP="002903D1">
            <w:pPr>
              <w:jc w:val="center"/>
              <w:rPr>
                <w:rFonts w:ascii="Times New Roman" w:hAnsi="Times New Roman" w:cs="Times New Roman"/>
                <w:color w:val="000000" w:themeColor="text1"/>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3AB631C7" w14:textId="77777777" w:rsidR="00CE1027" w:rsidRPr="001C2628" w:rsidRDefault="00CE1027" w:rsidP="002903D1">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7AA066EC" w14:textId="77777777" w:rsidR="00CE1027" w:rsidRPr="001C2628" w:rsidRDefault="00CE1027" w:rsidP="002903D1">
            <w:pPr>
              <w:jc w:val="center"/>
              <w:rPr>
                <w:rFonts w:ascii="Times New Roman" w:hAnsi="Times New Roman" w:cs="Times New Roman"/>
              </w:rPr>
            </w:pPr>
          </w:p>
        </w:tc>
      </w:tr>
      <w:tr w:rsidR="00CE1027" w:rsidRPr="001C2628" w14:paraId="6989ACA0"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678AE7EF" w14:textId="77777777" w:rsidR="00CE1027" w:rsidRPr="001C2628" w:rsidRDefault="00CE1027" w:rsidP="002903D1">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56F0BCA0"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6C81292E" w14:textId="77777777" w:rsidR="00CE1027" w:rsidRPr="001C2628" w:rsidRDefault="00CE1027"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-16.26</w:t>
            </w:r>
          </w:p>
        </w:tc>
        <w:tc>
          <w:tcPr>
            <w:tcW w:w="1537" w:type="dxa"/>
            <w:tcBorders>
              <w:top w:val="single" w:sz="4" w:space="0" w:color="auto"/>
              <w:left w:val="single" w:sz="4" w:space="0" w:color="auto"/>
              <w:bottom w:val="single" w:sz="4" w:space="0" w:color="auto"/>
              <w:right w:val="single" w:sz="4" w:space="0" w:color="auto"/>
            </w:tcBorders>
            <w:noWrap/>
            <w:hideMark/>
          </w:tcPr>
          <w:p w14:paraId="3215A87F"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-28.75</w:t>
            </w:r>
          </w:p>
        </w:tc>
        <w:tc>
          <w:tcPr>
            <w:tcW w:w="1276" w:type="dxa"/>
            <w:tcBorders>
              <w:top w:val="single" w:sz="4" w:space="0" w:color="auto"/>
              <w:left w:val="single" w:sz="4" w:space="0" w:color="auto"/>
              <w:bottom w:val="single" w:sz="4" w:space="0" w:color="auto"/>
              <w:right w:val="single" w:sz="4" w:space="0" w:color="auto"/>
            </w:tcBorders>
            <w:noWrap/>
            <w:hideMark/>
          </w:tcPr>
          <w:p w14:paraId="03EDE170"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-1.59</w:t>
            </w:r>
          </w:p>
        </w:tc>
      </w:tr>
      <w:tr w:rsidR="00CE1027" w:rsidRPr="001C2628" w14:paraId="05D95F72"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61B0665E" w14:textId="77777777" w:rsidR="00CE1027" w:rsidRPr="001C2628"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475401BC"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7CD35E1D" w14:textId="77777777" w:rsidR="00CE1027" w:rsidRPr="001C2628" w:rsidRDefault="00CE1027"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-15.16</w:t>
            </w:r>
          </w:p>
        </w:tc>
        <w:tc>
          <w:tcPr>
            <w:tcW w:w="1537" w:type="dxa"/>
            <w:tcBorders>
              <w:top w:val="single" w:sz="4" w:space="0" w:color="auto"/>
              <w:left w:val="single" w:sz="4" w:space="0" w:color="auto"/>
              <w:bottom w:val="single" w:sz="4" w:space="0" w:color="auto"/>
              <w:right w:val="single" w:sz="4" w:space="0" w:color="auto"/>
            </w:tcBorders>
            <w:noWrap/>
            <w:hideMark/>
          </w:tcPr>
          <w:p w14:paraId="53CE700D"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-32.01</w:t>
            </w:r>
          </w:p>
        </w:tc>
        <w:tc>
          <w:tcPr>
            <w:tcW w:w="1276" w:type="dxa"/>
            <w:tcBorders>
              <w:top w:val="single" w:sz="4" w:space="0" w:color="auto"/>
              <w:left w:val="single" w:sz="4" w:space="0" w:color="auto"/>
              <w:bottom w:val="single" w:sz="4" w:space="0" w:color="auto"/>
              <w:right w:val="single" w:sz="4" w:space="0" w:color="auto"/>
            </w:tcBorders>
            <w:noWrap/>
            <w:hideMark/>
          </w:tcPr>
          <w:p w14:paraId="31AD83C2"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5.85</w:t>
            </w:r>
          </w:p>
        </w:tc>
      </w:tr>
      <w:tr w:rsidR="00CE1027" w:rsidRPr="001C2628" w14:paraId="41072BFF" w14:textId="77777777" w:rsidTr="00CE1027">
        <w:trPr>
          <w:trHeight w:val="243"/>
        </w:trPr>
        <w:tc>
          <w:tcPr>
            <w:tcW w:w="2233" w:type="dxa"/>
            <w:vMerge/>
            <w:tcBorders>
              <w:top w:val="single" w:sz="4" w:space="0" w:color="auto"/>
              <w:bottom w:val="single" w:sz="4" w:space="0" w:color="auto"/>
              <w:right w:val="single" w:sz="4" w:space="0" w:color="auto"/>
            </w:tcBorders>
            <w:noWrap/>
            <w:vAlign w:val="center"/>
            <w:hideMark/>
          </w:tcPr>
          <w:p w14:paraId="7F2F3DE0" w14:textId="77777777" w:rsidR="00CE1027" w:rsidRPr="001C2628" w:rsidRDefault="00CE1027" w:rsidP="002903D1">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5265B3AF"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22AB1D6A" w14:textId="77777777" w:rsidR="00CE1027" w:rsidRPr="001C2628" w:rsidRDefault="00CE1027" w:rsidP="002903D1">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-25.08</w:t>
            </w:r>
          </w:p>
        </w:tc>
        <w:tc>
          <w:tcPr>
            <w:tcW w:w="1537" w:type="dxa"/>
            <w:tcBorders>
              <w:top w:val="single" w:sz="4" w:space="0" w:color="auto"/>
              <w:left w:val="single" w:sz="4" w:space="0" w:color="auto"/>
              <w:bottom w:val="single" w:sz="4" w:space="0" w:color="auto"/>
              <w:right w:val="single" w:sz="4" w:space="0" w:color="auto"/>
            </w:tcBorders>
            <w:noWrap/>
            <w:hideMark/>
          </w:tcPr>
          <w:p w14:paraId="19942102"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-40.79</w:t>
            </w:r>
          </w:p>
        </w:tc>
        <w:tc>
          <w:tcPr>
            <w:tcW w:w="1276" w:type="dxa"/>
            <w:tcBorders>
              <w:top w:val="single" w:sz="4" w:space="0" w:color="auto"/>
              <w:left w:val="single" w:sz="4" w:space="0" w:color="auto"/>
              <w:bottom w:val="single" w:sz="4" w:space="0" w:color="auto"/>
              <w:right w:val="single" w:sz="4" w:space="0" w:color="auto"/>
            </w:tcBorders>
            <w:noWrap/>
            <w:hideMark/>
          </w:tcPr>
          <w:p w14:paraId="62C317BA" w14:textId="77777777" w:rsidR="00CE1027" w:rsidRPr="001C2628" w:rsidRDefault="00CE1027" w:rsidP="002903D1">
            <w:pPr>
              <w:jc w:val="center"/>
              <w:rPr>
                <w:rFonts w:ascii="Times New Roman" w:hAnsi="Times New Roman" w:cs="Times New Roman"/>
              </w:rPr>
            </w:pPr>
            <w:r w:rsidRPr="001C2628">
              <w:rPr>
                <w:rFonts w:ascii="Times New Roman" w:hAnsi="Times New Roman" w:cs="Times New Roman"/>
                <w:color w:val="000000"/>
              </w:rPr>
              <w:t>-5.20</w:t>
            </w:r>
          </w:p>
        </w:tc>
      </w:tr>
    </w:tbl>
    <w:p w14:paraId="4B2FB578" w14:textId="259CA89C" w:rsidR="0086036C" w:rsidRPr="001C2628" w:rsidRDefault="0086036C" w:rsidP="0086036C">
      <w:pPr>
        <w:pStyle w:val="ListParagraph"/>
        <w:numPr>
          <w:ilvl w:val="0"/>
          <w:numId w:val="13"/>
        </w:numPr>
        <w:spacing w:after="0" w:line="240"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Values are adjusted percent differences in urinary phenol metabolite concentrations (ng/mL) compared to the High Food Secure category (reference group) based on multivariable linear regression models. adjusted for age, gender, education, cycle year, race/ethnicity, </w:t>
      </w:r>
      <w:del w:id="153" w:author="Nickelberry, Marshae" w:date="2026-01-24T16:42:00Z" w16du:dateUtc="2026-01-24T21:42:00Z">
        <w:r w:rsidRPr="001C2628" w:rsidDel="001D5FBA">
          <w:rPr>
            <w:rFonts w:ascii="Times New Roman" w:hAnsi="Times New Roman" w:cs="Times New Roman"/>
            <w:i/>
            <w:iCs/>
            <w:color w:val="000000" w:themeColor="text1"/>
          </w:rPr>
          <w:delText>poverty: income</w:delText>
        </w:r>
      </w:del>
      <w:ins w:id="154" w:author="Nickelberry, Marshae" w:date="2026-01-24T16:42:00Z" w16du:dateUtc="2026-01-24T21:42:00Z">
        <w:r w:rsidR="001D5FBA">
          <w:rPr>
            <w:rFonts w:ascii="Times New Roman" w:hAnsi="Times New Roman" w:cs="Times New Roman"/>
            <w:i/>
            <w:iCs/>
            <w:color w:val="000000" w:themeColor="text1"/>
          </w:rPr>
          <w:t>poverty-to-income</w:t>
        </w:r>
      </w:ins>
      <w:r w:rsidRPr="001C2628">
        <w:rPr>
          <w:rFonts w:ascii="Times New Roman" w:hAnsi="Times New Roman" w:cs="Times New Roman"/>
          <w:i/>
          <w:iCs/>
          <w:color w:val="000000" w:themeColor="text1"/>
        </w:rPr>
        <w:t xml:space="preserve"> ratio and creatinine.</w:t>
      </w:r>
    </w:p>
    <w:p w14:paraId="0051A2A6" w14:textId="77777777" w:rsidR="0086036C" w:rsidRPr="001C2628" w:rsidRDefault="0086036C" w:rsidP="0086036C">
      <w:pPr>
        <w:pStyle w:val="ListParagraph"/>
        <w:numPr>
          <w:ilvl w:val="0"/>
          <w:numId w:val="13"/>
        </w:numPr>
        <w:spacing w:after="0" w:line="240"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LCI= 95% lower confidence interval; 95% UCI= 95% upper confidence interval.</w:t>
      </w:r>
    </w:p>
    <w:p w14:paraId="56D97CEA" w14:textId="77777777" w:rsidR="0086036C" w:rsidRPr="001C2628" w:rsidRDefault="0086036C" w:rsidP="0086036C">
      <w:pPr>
        <w:pStyle w:val="ListParagraph"/>
        <w:numPr>
          <w:ilvl w:val="0"/>
          <w:numId w:val="13"/>
        </w:numPr>
        <w:spacing w:after="0" w:line="240"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Abbreviations: BPA =Bisphenol A; BP3 =Bbenzophenone-3; TRS = </w:t>
      </w:r>
      <w:r w:rsidRPr="001C2628">
        <w:rPr>
          <w:rFonts w:ascii="Times New Roman" w:hAnsi="Times New Roman" w:cs="Times New Roman"/>
          <w:color w:val="000000" w:themeColor="text1"/>
        </w:rPr>
        <w:t>2,4,4’-Trichloro-2’-hydroxyphenyl ether</w:t>
      </w:r>
      <w:r w:rsidRPr="001C2628">
        <w:rPr>
          <w:rFonts w:ascii="Times New Roman" w:hAnsi="Times New Roman" w:cs="Times New Roman"/>
          <w:i/>
          <w:iCs/>
          <w:color w:val="000000" w:themeColor="text1"/>
        </w:rPr>
        <w:t>; EPB = ethyl paraben; MPB = methyl paraben; PPB = propyl paraben</w:t>
      </w:r>
      <w:r w:rsidRPr="001C2628">
        <w:rPr>
          <w:rFonts w:ascii="Times New Roman" w:eastAsiaTheme="minorEastAsia" w:hAnsi="Times New Roman" w:cs="Times New Roman"/>
          <w:i/>
          <w:iCs/>
          <w:color w:val="000000" w:themeColor="text1"/>
        </w:rPr>
        <w:t xml:space="preserve">. </w:t>
      </w:r>
    </w:p>
    <w:p w14:paraId="709A0934" w14:textId="77777777" w:rsidR="0086036C" w:rsidRPr="001C2628" w:rsidRDefault="0086036C" w:rsidP="0086036C">
      <w:pPr>
        <w:rPr>
          <w:rFonts w:ascii="Times New Roman" w:hAnsi="Times New Roman" w:cs="Times New Roman"/>
          <w:i/>
          <w:iCs/>
          <w:color w:val="000000" w:themeColor="text1"/>
        </w:rPr>
      </w:pPr>
    </w:p>
    <w:p w14:paraId="60600334" w14:textId="77777777" w:rsidR="0086036C" w:rsidRPr="001C2628" w:rsidRDefault="0086036C" w:rsidP="0086036C">
      <w:pPr>
        <w:rPr>
          <w:rFonts w:ascii="Times New Roman" w:hAnsi="Times New Roman" w:cs="Times New Roman"/>
          <w:i/>
          <w:iCs/>
          <w:color w:val="000000" w:themeColor="text1"/>
        </w:rPr>
      </w:pPr>
      <w:r>
        <w:rPr>
          <w:rFonts w:ascii="Times New Roman" w:hAnsi="Times New Roman" w:cs="Times New Roman"/>
          <w:i/>
          <w:iCs/>
          <w:color w:val="000000" w:themeColor="text1"/>
        </w:rPr>
        <w:t>Main Analysis</w:t>
      </w:r>
    </w:p>
    <w:p w14:paraId="5E67D0B5" w14:textId="77777777" w:rsidR="0086036C" w:rsidRPr="001C2628" w:rsidRDefault="0086036C" w:rsidP="00CE1027">
      <w:pPr>
        <w:spacing w:after="0" w:line="240" w:lineRule="auto"/>
        <w:ind w:firstLine="720"/>
        <w:rPr>
          <w:rFonts w:ascii="Times New Roman" w:hAnsi="Times New Roman" w:cs="Times New Roman"/>
        </w:rPr>
      </w:pPr>
      <w:r w:rsidRPr="001C2628">
        <w:rPr>
          <w:rFonts w:ascii="Times New Roman" w:hAnsi="Times New Roman" w:cs="Times New Roman"/>
        </w:rPr>
        <w:t xml:space="preserve">In creatinine adjusted models, </w:t>
      </w:r>
      <w:r>
        <w:rPr>
          <w:rFonts w:ascii="Times New Roman" w:hAnsi="Times New Roman" w:cs="Times New Roman"/>
        </w:rPr>
        <w:t xml:space="preserve">reduced food security was associated with higher levels of BP3, TRS, and PPB compared to the reference. For instance, very low food security was associated with positive percent difference in </w:t>
      </w:r>
      <w:r w:rsidRPr="001C2628">
        <w:rPr>
          <w:rFonts w:ascii="Times New Roman" w:hAnsi="Times New Roman" w:cs="Times New Roman"/>
        </w:rPr>
        <w:t>BP3</w:t>
      </w:r>
      <w:r>
        <w:rPr>
          <w:rFonts w:ascii="Times New Roman" w:hAnsi="Times New Roman" w:cs="Times New Roman"/>
        </w:rPr>
        <w:t xml:space="preserve"> (</w:t>
      </w:r>
      <w:r w:rsidRPr="001C2628">
        <w:rPr>
          <w:rFonts w:ascii="Times New Roman" w:hAnsi="Times New Roman" w:cs="Times New Roman"/>
        </w:rPr>
        <w:t>10.42%</w:t>
      </w:r>
      <w:r>
        <w:rPr>
          <w:rFonts w:ascii="Times New Roman" w:hAnsi="Times New Roman" w:cs="Times New Roman"/>
        </w:rPr>
        <w:t>),</w:t>
      </w:r>
      <w:r w:rsidRPr="001C2628">
        <w:rPr>
          <w:rFonts w:ascii="Times New Roman" w:hAnsi="Times New Roman" w:cs="Times New Roman"/>
        </w:rPr>
        <w:t xml:space="preserve"> TRS </w:t>
      </w:r>
      <w:r>
        <w:rPr>
          <w:rFonts w:ascii="Times New Roman" w:hAnsi="Times New Roman" w:cs="Times New Roman"/>
        </w:rPr>
        <w:t>(</w:t>
      </w:r>
      <w:r w:rsidRPr="001C2628">
        <w:rPr>
          <w:rFonts w:ascii="Times New Roman" w:hAnsi="Times New Roman" w:cs="Times New Roman"/>
        </w:rPr>
        <w:t>27.84%</w:t>
      </w:r>
      <w:r>
        <w:rPr>
          <w:rFonts w:ascii="Times New Roman" w:hAnsi="Times New Roman" w:cs="Times New Roman"/>
        </w:rPr>
        <w:t>)</w:t>
      </w:r>
      <w:r w:rsidRPr="001C2628">
        <w:rPr>
          <w:rFonts w:ascii="Times New Roman" w:hAnsi="Times New Roman" w:cs="Times New Roman"/>
        </w:rPr>
        <w:t xml:space="preserve"> and PPB </w:t>
      </w:r>
      <w:r>
        <w:rPr>
          <w:rFonts w:ascii="Times New Roman" w:hAnsi="Times New Roman" w:cs="Times New Roman"/>
        </w:rPr>
        <w:t>(</w:t>
      </w:r>
      <w:r w:rsidRPr="001C2628">
        <w:rPr>
          <w:rFonts w:ascii="Times New Roman" w:hAnsi="Times New Roman" w:cs="Times New Roman"/>
        </w:rPr>
        <w:t>20.60%</w:t>
      </w:r>
      <w:r>
        <w:rPr>
          <w:rFonts w:ascii="Times New Roman" w:hAnsi="Times New Roman" w:cs="Times New Roman"/>
        </w:rPr>
        <w:t>)</w:t>
      </w:r>
      <w:r w:rsidRPr="001C2628">
        <w:rPr>
          <w:rFonts w:ascii="Times New Roman" w:hAnsi="Times New Roman" w:cs="Times New Roman"/>
        </w:rPr>
        <w:t xml:space="preserve"> </w:t>
      </w:r>
      <w:r>
        <w:rPr>
          <w:rFonts w:ascii="Times New Roman" w:hAnsi="Times New Roman" w:cs="Times New Roman"/>
        </w:rPr>
        <w:t>(</w:t>
      </w:r>
      <w:r w:rsidRPr="001C2628">
        <w:rPr>
          <w:rFonts w:ascii="Times New Roman" w:hAnsi="Times New Roman" w:cs="Times New Roman"/>
        </w:rPr>
        <w:t xml:space="preserve">Supplemental Table 1).  </w:t>
      </w:r>
      <w:r>
        <w:rPr>
          <w:rFonts w:ascii="Times New Roman" w:hAnsi="Times New Roman" w:cs="Times New Roman"/>
        </w:rPr>
        <w:t xml:space="preserve">Reduced food security was generally associated with negative percent differences for remaining compared to high food secure levels. </w:t>
      </w:r>
    </w:p>
    <w:p w14:paraId="4FBEA265" w14:textId="19A79EB5" w:rsidR="0086036C" w:rsidRDefault="0086036C" w:rsidP="00CE1027">
      <w:pPr>
        <w:spacing w:after="0" w:line="240" w:lineRule="auto"/>
        <w:ind w:firstLine="720"/>
        <w:rPr>
          <w:rFonts w:ascii="Times New Roman" w:hAnsi="Times New Roman" w:cs="Times New Roman"/>
        </w:rPr>
      </w:pPr>
      <w:r>
        <w:rPr>
          <w:rFonts w:ascii="Times New Roman" w:hAnsi="Times New Roman" w:cs="Times New Roman"/>
          <w:color w:val="000000" w:themeColor="text1"/>
        </w:rPr>
        <w:lastRenderedPageBreak/>
        <w:t xml:space="preserve">In adjusted analysis, several of these trends did not persist and </w:t>
      </w:r>
      <w:r w:rsidRPr="001C2628">
        <w:rPr>
          <w:rFonts w:ascii="Times New Roman" w:hAnsi="Times New Roman" w:cs="Times New Roman"/>
          <w:color w:val="000000" w:themeColor="text1"/>
        </w:rPr>
        <w:t xml:space="preserve">food security was negatively associated with most urinary phenols </w:t>
      </w:r>
      <w:r>
        <w:rPr>
          <w:rFonts w:ascii="Times New Roman" w:hAnsi="Times New Roman" w:cs="Times New Roman"/>
          <w:color w:val="000000" w:themeColor="text1"/>
        </w:rPr>
        <w:t>indicating reduced</w:t>
      </w:r>
      <w:r w:rsidRPr="001C2628">
        <w:rPr>
          <w:rFonts w:ascii="Times New Roman" w:hAnsi="Times New Roman" w:cs="Times New Roman"/>
          <w:color w:val="000000" w:themeColor="text1"/>
        </w:rPr>
        <w:t xml:space="preserve"> food security was associated with lower metabolite levels</w:t>
      </w:r>
      <w:r>
        <w:rPr>
          <w:rFonts w:ascii="Times New Roman" w:hAnsi="Times New Roman" w:cs="Times New Roman"/>
          <w:color w:val="000000" w:themeColor="text1"/>
        </w:rPr>
        <w:t xml:space="preserve"> compared to high food secure individuals</w:t>
      </w:r>
      <w:r w:rsidRPr="001C2628">
        <w:rPr>
          <w:rFonts w:ascii="Times New Roman" w:hAnsi="Times New Roman" w:cs="Times New Roman"/>
          <w:color w:val="000000" w:themeColor="text1"/>
        </w:rPr>
        <w:t>.</w:t>
      </w:r>
      <w:r>
        <w:rPr>
          <w:rFonts w:ascii="Times New Roman" w:hAnsi="Times New Roman" w:cs="Times New Roman"/>
          <w:color w:val="000000" w:themeColor="text1"/>
        </w:rPr>
        <w:t xml:space="preserve"> Benzophenone-3 (BP3) levels were lower among individuals with </w:t>
      </w:r>
      <w:r w:rsidRPr="001C2628">
        <w:rPr>
          <w:rFonts w:ascii="Times New Roman" w:hAnsi="Times New Roman" w:cs="Times New Roman"/>
          <w:color w:val="000000" w:themeColor="text1"/>
        </w:rPr>
        <w:t xml:space="preserve">marginal </w:t>
      </w:r>
      <w:r w:rsidRPr="001C2628">
        <w:rPr>
          <w:rFonts w:ascii="Times New Roman" w:eastAsia="Times New Roman" w:hAnsi="Times New Roman" w:cs="Times New Roman"/>
          <w:color w:val="000000" w:themeColor="text1"/>
        </w:rPr>
        <w:t xml:space="preserve">(-19.8% </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95% CI: -31.</w:t>
      </w:r>
      <w:r>
        <w:rPr>
          <w:rFonts w:ascii="Times New Roman" w:eastAsia="Times New Roman" w:hAnsi="Times New Roman" w:cs="Times New Roman"/>
          <w:color w:val="000000" w:themeColor="text1"/>
        </w:rPr>
        <w:t>7</w:t>
      </w:r>
      <w:r w:rsidRPr="001C2628">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5</w:t>
      </w:r>
      <w:r w:rsidRPr="001C2628">
        <w:rPr>
          <w:rFonts w:ascii="Times New Roman" w:eastAsia="Times New Roman" w:hAnsi="Times New Roman" w:cs="Times New Roman"/>
          <w:color w:val="000000" w:themeColor="text1"/>
        </w:rPr>
        <w:t>.9%])</w:t>
      </w:r>
      <w:r w:rsidRPr="001C2628">
        <w:rPr>
          <w:rFonts w:ascii="Times New Roman" w:hAnsi="Times New Roman" w:cs="Times New Roman"/>
          <w:color w:val="000000" w:themeColor="text1"/>
        </w:rPr>
        <w:t xml:space="preserve">, low </w:t>
      </w:r>
      <w:r w:rsidRPr="001C2628">
        <w:rPr>
          <w:rFonts w:ascii="Times New Roman" w:eastAsia="Times New Roman" w:hAnsi="Times New Roman" w:cs="Times New Roman"/>
          <w:color w:val="000000" w:themeColor="text1"/>
        </w:rPr>
        <w:t>(-17.4%</w:t>
      </w:r>
      <w:r>
        <w:rPr>
          <w:rFonts w:ascii="Times New Roman" w:eastAsia="Times New Roman" w:hAnsi="Times New Roman" w:cs="Times New Roman"/>
          <w:color w:val="000000" w:themeColor="text1"/>
        </w:rPr>
        <w:t xml:space="preserve"> </w:t>
      </w:r>
      <w:r w:rsidRPr="001C2628">
        <w:rPr>
          <w:rFonts w:ascii="Times New Roman" w:eastAsia="Times New Roman" w:hAnsi="Times New Roman" w:cs="Times New Roman"/>
          <w:color w:val="000000" w:themeColor="text1"/>
        </w:rPr>
        <w:t>[95% CI: -29.</w:t>
      </w:r>
      <w:r>
        <w:rPr>
          <w:rFonts w:ascii="Times New Roman" w:eastAsia="Times New Roman" w:hAnsi="Times New Roman" w:cs="Times New Roman"/>
          <w:color w:val="000000" w:themeColor="text1"/>
        </w:rPr>
        <w:t>1</w:t>
      </w:r>
      <w:r w:rsidRPr="001C2628">
        <w:rPr>
          <w:rFonts w:ascii="Times New Roman" w:eastAsia="Times New Roman" w:hAnsi="Times New Roman" w:cs="Times New Roman"/>
          <w:color w:val="000000" w:themeColor="text1"/>
        </w:rPr>
        <w:t>%, -3.8%])</w:t>
      </w:r>
      <w:r w:rsidRPr="001C2628">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and </w:t>
      </w:r>
      <w:r w:rsidRPr="001C2628">
        <w:rPr>
          <w:rFonts w:ascii="Times New Roman" w:hAnsi="Times New Roman" w:cs="Times New Roman"/>
          <w:color w:val="000000" w:themeColor="text1"/>
        </w:rPr>
        <w:t>very low</w:t>
      </w:r>
      <w:r w:rsidRPr="001C2628">
        <w:rPr>
          <w:rFonts w:ascii="Times New Roman" w:eastAsia="Times New Roman" w:hAnsi="Times New Roman" w:cs="Times New Roman"/>
          <w:color w:val="000000" w:themeColor="text1"/>
        </w:rPr>
        <w:t xml:space="preserve"> (-19.</w:t>
      </w:r>
      <w:r>
        <w:rPr>
          <w:rFonts w:ascii="Times New Roman" w:eastAsia="Times New Roman" w:hAnsi="Times New Roman" w:cs="Times New Roman"/>
          <w:color w:val="000000" w:themeColor="text1"/>
        </w:rPr>
        <w:t>6</w:t>
      </w:r>
      <w:r w:rsidR="00CE1027" w:rsidRPr="001C2628">
        <w:rPr>
          <w:rFonts w:ascii="Times New Roman" w:eastAsia="Times New Roman" w:hAnsi="Times New Roman" w:cs="Times New Roman"/>
          <w:color w:val="000000" w:themeColor="text1"/>
        </w:rPr>
        <w:t>% [</w:t>
      </w:r>
      <w:r w:rsidRPr="001C2628">
        <w:rPr>
          <w:rFonts w:ascii="Times New Roman" w:eastAsia="Times New Roman" w:hAnsi="Times New Roman" w:cs="Times New Roman"/>
          <w:color w:val="000000" w:themeColor="text1"/>
        </w:rPr>
        <w:t>95% CI: 35.</w:t>
      </w:r>
      <w:r>
        <w:rPr>
          <w:rFonts w:ascii="Times New Roman" w:eastAsia="Times New Roman" w:hAnsi="Times New Roman" w:cs="Times New Roman"/>
          <w:color w:val="000000" w:themeColor="text1"/>
        </w:rPr>
        <w:t>3</w:t>
      </w:r>
      <w:r w:rsidRPr="001C2628">
        <w:rPr>
          <w:rFonts w:ascii="Times New Roman" w:eastAsia="Times New Roman" w:hAnsi="Times New Roman" w:cs="Times New Roman"/>
          <w:color w:val="000000" w:themeColor="text1"/>
        </w:rPr>
        <w:t xml:space="preserve">%, 0.02%]) </w:t>
      </w:r>
      <w:r>
        <w:rPr>
          <w:rFonts w:ascii="Times New Roman" w:eastAsia="Times New Roman" w:hAnsi="Times New Roman" w:cs="Times New Roman"/>
          <w:color w:val="000000" w:themeColor="text1"/>
        </w:rPr>
        <w:t xml:space="preserve">food </w:t>
      </w:r>
      <w:r>
        <w:rPr>
          <w:rFonts w:ascii="Times New Roman" w:hAnsi="Times New Roman" w:cs="Times New Roman"/>
          <w:color w:val="000000" w:themeColor="text1"/>
        </w:rPr>
        <w:t>security groups compared to participants with high food security.</w:t>
      </w:r>
      <w:r w:rsidRPr="001C2628">
        <w:rPr>
          <w:rFonts w:ascii="Times New Roman" w:eastAsia="Times New Roman" w:hAnsi="Times New Roman" w:cs="Times New Roman"/>
          <w:color w:val="000000" w:themeColor="text1"/>
        </w:rPr>
        <w:t xml:space="preserve"> </w:t>
      </w:r>
      <w:r>
        <w:rPr>
          <w:rFonts w:ascii="Times New Roman" w:hAnsi="Times New Roman" w:cs="Times New Roman"/>
          <w:color w:val="000000" w:themeColor="text1"/>
        </w:rPr>
        <w:t xml:space="preserve">While estimates for triclosan, and all parabens </w:t>
      </w:r>
      <w:r w:rsidR="00CE1027">
        <w:rPr>
          <w:rFonts w:ascii="Times New Roman" w:hAnsi="Times New Roman" w:cs="Times New Roman"/>
          <w:color w:val="000000" w:themeColor="text1"/>
        </w:rPr>
        <w:t>similarly suggested</w:t>
      </w:r>
      <w:r>
        <w:rPr>
          <w:rFonts w:ascii="Times New Roman" w:hAnsi="Times New Roman" w:cs="Times New Roman"/>
          <w:color w:val="000000" w:themeColor="text1"/>
        </w:rPr>
        <w:t xml:space="preserve"> lower levels with reduced food security status, </w:t>
      </w:r>
      <w:r w:rsidRPr="001C2628">
        <w:rPr>
          <w:rFonts w:ascii="Times New Roman" w:hAnsi="Times New Roman" w:cs="Times New Roman"/>
          <w:color w:val="000000" w:themeColor="text1"/>
        </w:rPr>
        <w:t>very low food security consistently showed the largest percent differences</w:t>
      </w:r>
      <w:r>
        <w:rPr>
          <w:rFonts w:ascii="Times New Roman" w:hAnsi="Times New Roman" w:cs="Times New Roman"/>
          <w:color w:val="000000" w:themeColor="text1"/>
        </w:rPr>
        <w:t xml:space="preserve">. </w:t>
      </w:r>
      <w:r w:rsidRPr="001C2628">
        <w:rPr>
          <w:rFonts w:ascii="Times New Roman" w:hAnsi="Times New Roman" w:cs="Times New Roman"/>
          <w:color w:val="000000" w:themeColor="text1"/>
        </w:rPr>
        <w:t xml:space="preserve">Specifically, compared to individuals with high food security, very low food insecure individuals had significantly lower levels of </w:t>
      </w:r>
      <w:r>
        <w:rPr>
          <w:rFonts w:ascii="Times New Roman" w:hAnsi="Times New Roman" w:cs="Times New Roman"/>
          <w:color w:val="000000" w:themeColor="text1"/>
        </w:rPr>
        <w:t>t</w:t>
      </w:r>
      <w:r w:rsidRPr="001C2628">
        <w:rPr>
          <w:rFonts w:ascii="Times New Roman" w:hAnsi="Times New Roman" w:cs="Times New Roman"/>
          <w:color w:val="000000" w:themeColor="text1"/>
        </w:rPr>
        <w:t xml:space="preserve">riclosan (-24.46%, [95% CI: -36.76%, -9.77%]), </w:t>
      </w:r>
      <w:r>
        <w:rPr>
          <w:rFonts w:ascii="Times New Roman" w:hAnsi="Times New Roman" w:cs="Times New Roman"/>
          <w:color w:val="000000" w:themeColor="text1"/>
        </w:rPr>
        <w:t>ethyl paraben</w:t>
      </w:r>
      <w:r w:rsidRPr="001C2628">
        <w:rPr>
          <w:rFonts w:ascii="Times New Roman" w:hAnsi="Times New Roman" w:cs="Times New Roman"/>
          <w:color w:val="000000" w:themeColor="text1"/>
        </w:rPr>
        <w:t xml:space="preserve">(-25.96%, [95% CI: -35.07%, -15.57%] , methyl </w:t>
      </w:r>
      <w:r>
        <w:rPr>
          <w:rFonts w:ascii="Times New Roman" w:hAnsi="Times New Roman" w:cs="Times New Roman"/>
          <w:color w:val="000000" w:themeColor="text1"/>
        </w:rPr>
        <w:t xml:space="preserve">paraben </w:t>
      </w:r>
      <w:r w:rsidRPr="001C2628">
        <w:rPr>
          <w:rFonts w:ascii="Times New Roman" w:hAnsi="Times New Roman" w:cs="Times New Roman"/>
          <w:color w:val="000000" w:themeColor="text1"/>
        </w:rPr>
        <w:t xml:space="preserve">(-21.53%, [95% CI: -35.05%, -5.18%], and propyl paraben (-25.08%, [95% CI: -40.79%, -5.20%]. </w:t>
      </w:r>
      <w:r>
        <w:rPr>
          <w:rFonts w:ascii="Times New Roman" w:hAnsi="Times New Roman" w:cs="Times New Roman"/>
          <w:color w:val="000000" w:themeColor="text1"/>
        </w:rPr>
        <w:t>Additional associations with marginal food security for some not all parabens were observed. (</w:t>
      </w:r>
      <w:r w:rsidRPr="001C2628">
        <w:rPr>
          <w:rFonts w:ascii="Times New Roman" w:hAnsi="Times New Roman" w:cs="Times New Roman"/>
          <w:color w:val="000000" w:themeColor="text1"/>
        </w:rPr>
        <w:t>Figure 1</w:t>
      </w:r>
      <w:r>
        <w:rPr>
          <w:rFonts w:ascii="Times New Roman" w:hAnsi="Times New Roman" w:cs="Times New Roman"/>
          <w:color w:val="000000" w:themeColor="text1"/>
        </w:rPr>
        <w:t>,</w:t>
      </w:r>
      <w:r w:rsidRPr="001C2628">
        <w:rPr>
          <w:rFonts w:ascii="Times New Roman" w:hAnsi="Times New Roman" w:cs="Times New Roman"/>
          <w:color w:val="000000" w:themeColor="text1"/>
        </w:rPr>
        <w:t xml:space="preserve"> Table 3). </w:t>
      </w:r>
      <w:r>
        <w:rPr>
          <w:rFonts w:ascii="Times New Roman" w:hAnsi="Times New Roman" w:cs="Times New Roman"/>
          <w:color w:val="000000" w:themeColor="text1"/>
        </w:rPr>
        <w:t>I</w:t>
      </w:r>
      <w:r w:rsidRPr="001C2628">
        <w:rPr>
          <w:rFonts w:ascii="Times New Roman" w:hAnsi="Times New Roman" w:cs="Times New Roman"/>
          <w:color w:val="000000" w:themeColor="text1"/>
        </w:rPr>
        <w:t xml:space="preserve">n contrast, BPA was the only urinary phenol with positive % differences, suggesting higher concentrations with decreasing food security; however, all CIs contained the null </w:t>
      </w:r>
      <w:r w:rsidRPr="001C2628">
        <w:rPr>
          <w:rFonts w:ascii="Times New Roman" w:eastAsia="Times New Roman" w:hAnsi="Times New Roman" w:cs="Times New Roman"/>
          <w:color w:val="000000" w:themeColor="text1"/>
        </w:rPr>
        <w:t xml:space="preserve">(Figure 1, </w:t>
      </w:r>
      <w:r>
        <w:rPr>
          <w:rFonts w:ascii="Times New Roman" w:eastAsia="Times New Roman" w:hAnsi="Times New Roman" w:cs="Times New Roman"/>
          <w:color w:val="000000" w:themeColor="text1"/>
        </w:rPr>
        <w:t>T</w:t>
      </w:r>
      <w:r w:rsidRPr="001C2628">
        <w:rPr>
          <w:rFonts w:ascii="Times New Roman" w:eastAsia="Times New Roman" w:hAnsi="Times New Roman" w:cs="Times New Roman"/>
          <w:color w:val="000000" w:themeColor="text1"/>
        </w:rPr>
        <w:t>able 3)</w:t>
      </w:r>
      <w:r>
        <w:rPr>
          <w:rFonts w:ascii="Times New Roman" w:eastAsia="Times New Roman" w:hAnsi="Times New Roman" w:cs="Times New Roman"/>
          <w:color w:val="000000" w:themeColor="text1"/>
        </w:rPr>
        <w:t>.</w:t>
      </w:r>
    </w:p>
    <w:p w14:paraId="5F68D315" w14:textId="77777777" w:rsidR="0086036C" w:rsidRPr="001C2628" w:rsidRDefault="0086036C" w:rsidP="0086036C">
      <w:pPr>
        <w:rPr>
          <w:rFonts w:ascii="Times New Roman" w:hAnsi="Times New Roman" w:cs="Times New Roman"/>
          <w:i/>
          <w:iCs/>
          <w:color w:val="000000" w:themeColor="text1"/>
        </w:rPr>
      </w:pPr>
    </w:p>
    <w:p w14:paraId="5376B707" w14:textId="77777777" w:rsidR="0086036C" w:rsidRPr="00CE1027" w:rsidRDefault="0086036C" w:rsidP="0086036C">
      <w:pPr>
        <w:pStyle w:val="Heading1"/>
        <w:rPr>
          <w:rFonts w:ascii="Times New Roman" w:hAnsi="Times New Roman" w:cs="Times New Roman"/>
          <w:b/>
          <w:bCs/>
          <w:color w:val="000000" w:themeColor="text1"/>
          <w:sz w:val="26"/>
          <w:szCs w:val="26"/>
        </w:rPr>
      </w:pPr>
      <w:r w:rsidRPr="00CE1027">
        <w:rPr>
          <w:rFonts w:ascii="Times New Roman" w:hAnsi="Times New Roman" w:cs="Times New Roman"/>
          <w:b/>
          <w:bCs/>
          <w:noProof/>
          <w:color w:val="000000" w:themeColor="text1"/>
          <w:sz w:val="26"/>
          <w:szCs w:val="26"/>
        </w:rPr>
        <w:t xml:space="preserve">Figure 1: </w:t>
      </w:r>
      <w:r w:rsidRPr="00CE1027">
        <w:rPr>
          <w:rFonts w:ascii="Times New Roman" w:hAnsi="Times New Roman" w:cs="Times New Roman"/>
          <w:b/>
          <w:bCs/>
          <w:color w:val="000000" w:themeColor="text1"/>
          <w:sz w:val="26"/>
          <w:szCs w:val="26"/>
        </w:rPr>
        <w:t>Household Food Security Associations with Urinary Phenol Concentrations</w:t>
      </w:r>
    </w:p>
    <w:p w14:paraId="0C585EB0" w14:textId="77777777" w:rsidR="0086036C" w:rsidRPr="001C2628" w:rsidRDefault="0086036C" w:rsidP="0086036C">
      <w:pPr>
        <w:rPr>
          <w:rFonts w:ascii="Times New Roman" w:hAnsi="Times New Roman" w:cs="Times New Roman"/>
        </w:rPr>
      </w:pPr>
      <w:r w:rsidRPr="001C2628">
        <w:rPr>
          <w:rFonts w:ascii="Times New Roman" w:hAnsi="Times New Roman" w:cs="Times New Roman"/>
          <w:noProof/>
        </w:rPr>
        <w:drawing>
          <wp:inline distT="0" distB="0" distL="0" distR="0" wp14:anchorId="2E52BF9F" wp14:editId="079B03F0">
            <wp:extent cx="6526229" cy="4459590"/>
            <wp:effectExtent l="0" t="0" r="1905" b="0"/>
            <wp:docPr id="8" name="Picture 7" descr="A graph of a number of data&#10;&#10;AI-generated content may be incorrect.">
              <a:extLst xmlns:a="http://schemas.openxmlformats.org/drawingml/2006/main">
                <a:ext uri="{FF2B5EF4-FFF2-40B4-BE49-F238E27FC236}">
                  <a16:creationId xmlns:a16="http://schemas.microsoft.com/office/drawing/2014/main" id="{F357F6AC-794E-C6DB-B746-7252D8BAD7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number of data&#10;&#10;AI-generated content may be incorrect.">
                      <a:extLst>
                        <a:ext uri="{FF2B5EF4-FFF2-40B4-BE49-F238E27FC236}">
                          <a16:creationId xmlns:a16="http://schemas.microsoft.com/office/drawing/2014/main" id="{F357F6AC-794E-C6DB-B746-7252D8BAD79A}"/>
                        </a:ext>
                      </a:extLst>
                    </pic:cNvPr>
                    <pic:cNvPicPr>
                      <a:picLocks noChangeAspect="1"/>
                    </pic:cNvPicPr>
                  </pic:nvPicPr>
                  <pic:blipFill>
                    <a:blip r:embed="rId10"/>
                    <a:srcRect r="24312"/>
                    <a:stretch>
                      <a:fillRect/>
                    </a:stretch>
                  </pic:blipFill>
                  <pic:spPr>
                    <a:xfrm>
                      <a:off x="0" y="0"/>
                      <a:ext cx="6548583" cy="4474865"/>
                    </a:xfrm>
                    <a:prstGeom prst="rect">
                      <a:avLst/>
                    </a:prstGeom>
                  </pic:spPr>
                </pic:pic>
              </a:graphicData>
            </a:graphic>
          </wp:inline>
        </w:drawing>
      </w:r>
    </w:p>
    <w:p w14:paraId="78091736" w14:textId="28F36600" w:rsidR="0086036C" w:rsidRPr="00CE1027" w:rsidRDefault="0086036C" w:rsidP="0086036C">
      <w:pPr>
        <w:pStyle w:val="ListParagraph"/>
        <w:numPr>
          <w:ilvl w:val="0"/>
          <w:numId w:val="48"/>
        </w:numPr>
        <w:spacing w:after="0" w:line="240" w:lineRule="auto"/>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lastRenderedPageBreak/>
        <w:t>Panels A–G represent adjusted percent differences in urinary phenol metabolite concentrations. Reference is High Food Secure. Circles represent estimated percent differences; bars represent 95% confidence intervals. All models are adjusted for age, sex education, race/ethnicity, poverty-income ratio, cycle year, and creatinine.</w:t>
      </w:r>
    </w:p>
    <w:p w14:paraId="2EE5507D" w14:textId="10416F30" w:rsidR="0086036C" w:rsidRPr="00CE1027" w:rsidRDefault="0086036C" w:rsidP="00CE1027">
      <w:pPr>
        <w:pStyle w:val="Heading1"/>
        <w:rPr>
          <w:rFonts w:ascii="Times New Roman" w:hAnsi="Times New Roman" w:cs="Times New Roman"/>
          <w:b/>
          <w:bCs/>
          <w:color w:val="000000" w:themeColor="text1"/>
          <w:sz w:val="26"/>
          <w:szCs w:val="26"/>
        </w:rPr>
      </w:pPr>
      <w:r w:rsidRPr="00CE1027">
        <w:rPr>
          <w:rFonts w:ascii="Times New Roman" w:hAnsi="Times New Roman" w:cs="Times New Roman"/>
          <w:b/>
          <w:bCs/>
          <w:noProof/>
          <w:color w:val="000000" w:themeColor="text1"/>
          <w:sz w:val="26"/>
          <w:szCs w:val="26"/>
        </w:rPr>
        <w:t xml:space="preserve">Figure 2: Strata Specific </w:t>
      </w:r>
      <w:r w:rsidRPr="00CE1027">
        <w:rPr>
          <w:rFonts w:ascii="Times New Roman" w:hAnsi="Times New Roman" w:cs="Times New Roman"/>
          <w:b/>
          <w:bCs/>
          <w:color w:val="000000" w:themeColor="text1"/>
          <w:sz w:val="26"/>
          <w:szCs w:val="26"/>
        </w:rPr>
        <w:t>Adjusted Linear Regression Plot: Self-Reported Food Security Status and Urinary Phenol Metabolites with Sex Interaction</w:t>
      </w:r>
    </w:p>
    <w:p w14:paraId="2E4D9DAF" w14:textId="59B8E25F" w:rsidR="0086036C" w:rsidRPr="001C2628" w:rsidRDefault="00CE1027" w:rsidP="0086036C">
      <w:pPr>
        <w:rPr>
          <w:rFonts w:ascii="Times New Roman" w:hAnsi="Times New Roman" w:cs="Times New Roman"/>
          <w:i/>
          <w:iCs/>
          <w:noProof/>
          <w:color w:val="000000" w:themeColor="text1"/>
        </w:rPr>
      </w:pPr>
      <w:r>
        <w:rPr>
          <w:rFonts w:ascii="Times New Roman" w:hAnsi="Times New Roman" w:cs="Times New Roman"/>
          <w:noProof/>
          <w:color w:val="000000" w:themeColor="text1"/>
        </w:rPr>
        <w:drawing>
          <wp:inline distT="0" distB="0" distL="0" distR="0" wp14:anchorId="7EC517E4" wp14:editId="6A7C5DA3">
            <wp:extent cx="6408165" cy="2837180"/>
            <wp:effectExtent l="0" t="0" r="5715" b="0"/>
            <wp:docPr id="214501063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2679" name="Picture 11" descr="A screenshot of a computer&#10;&#10;AI-generated content may be incorrect."/>
                    <pic:cNvPicPr/>
                  </pic:nvPicPr>
                  <pic:blipFill rotWithShape="1">
                    <a:blip r:embed="rId11" cstate="print">
                      <a:extLst>
                        <a:ext uri="{28A0092B-C50C-407E-A947-70E740481C1C}">
                          <a14:useLocalDpi xmlns:a14="http://schemas.microsoft.com/office/drawing/2010/main" val="0"/>
                        </a:ext>
                      </a:extLst>
                    </a:blip>
                    <a:srcRect t="12879" b="31397"/>
                    <a:stretch>
                      <a:fillRect/>
                    </a:stretch>
                  </pic:blipFill>
                  <pic:spPr bwMode="auto">
                    <a:xfrm>
                      <a:off x="0" y="0"/>
                      <a:ext cx="6537118" cy="2894273"/>
                    </a:xfrm>
                    <a:prstGeom prst="rect">
                      <a:avLst/>
                    </a:prstGeom>
                    <a:ln>
                      <a:noFill/>
                    </a:ln>
                    <a:extLst>
                      <a:ext uri="{53640926-AAD7-44D8-BBD7-CCE9431645EC}">
                        <a14:shadowObscured xmlns:a14="http://schemas.microsoft.com/office/drawing/2010/main"/>
                      </a:ext>
                    </a:extLst>
                  </pic:spPr>
                </pic:pic>
              </a:graphicData>
            </a:graphic>
          </wp:inline>
        </w:drawing>
      </w:r>
    </w:p>
    <w:p w14:paraId="72A706FB" w14:textId="7E45B6B0" w:rsidR="0086036C" w:rsidRPr="0052440D" w:rsidRDefault="00CE1027" w:rsidP="00CE1027">
      <w:pPr>
        <w:jc w:val="center"/>
        <w:rPr>
          <w:rFonts w:ascii="Times New Roman" w:hAnsi="Times New Roman" w:cs="Times New Roman"/>
          <w:noProof/>
          <w:color w:val="000000" w:themeColor="text1"/>
        </w:rPr>
      </w:pPr>
      <w:r>
        <w:rPr>
          <w:rFonts w:ascii="Times New Roman" w:hAnsi="Times New Roman" w:cs="Times New Roman"/>
          <w:noProof/>
          <w:color w:val="000000" w:themeColor="text1"/>
        </w:rPr>
        <w:drawing>
          <wp:inline distT="0" distB="0" distL="0" distR="0" wp14:anchorId="537E894E" wp14:editId="7E888579">
            <wp:extent cx="1534076" cy="256522"/>
            <wp:effectExtent l="0" t="0" r="3175" b="0"/>
            <wp:docPr id="4634267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2679" name="Picture 11" descr="A screenshot of a computer&#10;&#10;AI-generated content may be incorrect."/>
                    <pic:cNvPicPr/>
                  </pic:nvPicPr>
                  <pic:blipFill rotWithShape="1">
                    <a:blip r:embed="rId12" cstate="print">
                      <a:extLst>
                        <a:ext uri="{28A0092B-C50C-407E-A947-70E740481C1C}">
                          <a14:useLocalDpi xmlns:a14="http://schemas.microsoft.com/office/drawing/2010/main" val="0"/>
                        </a:ext>
                      </a:extLst>
                    </a:blip>
                    <a:srcRect l="41720" t="94719" r="41782" b="1065"/>
                    <a:stretch>
                      <a:fillRect/>
                    </a:stretch>
                  </pic:blipFill>
                  <pic:spPr bwMode="auto">
                    <a:xfrm>
                      <a:off x="0" y="0"/>
                      <a:ext cx="1618002" cy="270556"/>
                    </a:xfrm>
                    <a:prstGeom prst="rect">
                      <a:avLst/>
                    </a:prstGeom>
                    <a:ln>
                      <a:noFill/>
                    </a:ln>
                    <a:extLst>
                      <a:ext uri="{53640926-AAD7-44D8-BBD7-CCE9431645EC}">
                        <a14:shadowObscured xmlns:a14="http://schemas.microsoft.com/office/drawing/2010/main"/>
                      </a:ext>
                    </a:extLst>
                  </pic:spPr>
                </pic:pic>
              </a:graphicData>
            </a:graphic>
          </wp:inline>
        </w:drawing>
      </w:r>
    </w:p>
    <w:p w14:paraId="0CC3C52C" w14:textId="77777777" w:rsidR="0086036C" w:rsidRPr="001C2628" w:rsidRDefault="0086036C" w:rsidP="0086036C">
      <w:pPr>
        <w:pStyle w:val="ListParagraph"/>
        <w:numPr>
          <w:ilvl w:val="0"/>
          <w:numId w:val="15"/>
        </w:numPr>
        <w:spacing w:after="0" w:line="240" w:lineRule="auto"/>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Sex stratified adjusted percent differences (95% confidence intervals) in urinary phenol metabolite</w:t>
      </w:r>
    </w:p>
    <w:p w14:paraId="4D6FD15F" w14:textId="7E970B06" w:rsidR="0086036C" w:rsidRPr="001C2628" w:rsidRDefault="0086036C" w:rsidP="0086036C">
      <w:pPr>
        <w:pStyle w:val="ListParagraph"/>
        <w:numPr>
          <w:ilvl w:val="0"/>
          <w:numId w:val="15"/>
        </w:numPr>
        <w:spacing w:after="0" w:line="240" w:lineRule="auto"/>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Concentrations across food security levels, estmated from multivariable linear regression models adjusted for age, race and ethnicity, education, survey cycle, </w:t>
      </w:r>
      <w:del w:id="155" w:author="Nickelberry, Marshae" w:date="2026-01-24T16:42:00Z" w16du:dateUtc="2026-01-24T21:42:00Z">
        <w:r w:rsidRPr="001C2628" w:rsidDel="001D5FBA">
          <w:rPr>
            <w:rFonts w:ascii="Times New Roman" w:hAnsi="Times New Roman" w:cs="Times New Roman"/>
            <w:i/>
            <w:iCs/>
            <w:noProof/>
            <w:color w:val="000000" w:themeColor="text1"/>
          </w:rPr>
          <w:delText>poverty:income</w:delText>
        </w:r>
      </w:del>
      <w:ins w:id="156" w:author="Nickelberry, Marshae" w:date="2026-01-24T16:42:00Z" w16du:dateUtc="2026-01-24T21:42:00Z">
        <w:r w:rsidR="001D5FBA">
          <w:rPr>
            <w:rFonts w:ascii="Times New Roman" w:hAnsi="Times New Roman" w:cs="Times New Roman"/>
            <w:i/>
            <w:iCs/>
            <w:noProof/>
            <w:color w:val="000000" w:themeColor="text1"/>
          </w:rPr>
          <w:t>poverty-to-income</w:t>
        </w:r>
      </w:ins>
      <w:r w:rsidRPr="001C2628">
        <w:rPr>
          <w:rFonts w:ascii="Times New Roman" w:hAnsi="Times New Roman" w:cs="Times New Roman"/>
          <w:i/>
          <w:iCs/>
          <w:noProof/>
          <w:color w:val="000000" w:themeColor="text1"/>
        </w:rPr>
        <w:t xml:space="preserve"> ratio and creatinine.</w:t>
      </w:r>
      <w:r w:rsidRPr="001C2628">
        <w:rPr>
          <w:rFonts w:ascii="Times New Roman" w:hAnsi="Times New Roman" w:cs="Times New Roman"/>
        </w:rPr>
        <w:t xml:space="preserve"> </w:t>
      </w:r>
      <w:r w:rsidRPr="001C2628">
        <w:rPr>
          <w:rFonts w:ascii="Times New Roman" w:hAnsi="Times New Roman" w:cs="Times New Roman"/>
          <w:i/>
          <w:iCs/>
          <w:noProof/>
          <w:color w:val="000000" w:themeColor="text1"/>
        </w:rPr>
        <w:t>High Food Secure is the reference group.</w:t>
      </w:r>
    </w:p>
    <w:p w14:paraId="55BFFFAE" w14:textId="77777777" w:rsidR="0086036C" w:rsidRPr="001C2628" w:rsidRDefault="0086036C" w:rsidP="0086036C">
      <w:pPr>
        <w:pStyle w:val="ListParagraph"/>
        <w:numPr>
          <w:ilvl w:val="0"/>
          <w:numId w:val="15"/>
        </w:numPr>
        <w:spacing w:after="0" w:line="240" w:lineRule="auto"/>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P</w:t>
      </w:r>
      <w:r w:rsidRPr="001C2628">
        <w:rPr>
          <w:rFonts w:ascii="Times New Roman" w:hAnsi="Times New Roman" w:cs="Times New Roman"/>
          <w:i/>
          <w:iCs/>
          <w:noProof/>
          <w:color w:val="000000" w:themeColor="text1"/>
          <w:vertAlign w:val="subscript"/>
        </w:rPr>
        <w:t>interaction</w:t>
      </w:r>
      <w:r w:rsidRPr="001C2628">
        <w:rPr>
          <w:rFonts w:ascii="Times New Roman" w:hAnsi="Times New Roman" w:cs="Times New Roman"/>
          <w:i/>
          <w:iCs/>
          <w:noProof/>
          <w:color w:val="000000" w:themeColor="text1"/>
        </w:rPr>
        <w:t xml:space="preserve"> values are reported from food security*sex interaction models, where food security is modeled as continuous variable. </w:t>
      </w:r>
    </w:p>
    <w:p w14:paraId="41C08BB4" w14:textId="77777777" w:rsidR="0086036C" w:rsidRPr="001C2628" w:rsidRDefault="0086036C" w:rsidP="0086036C">
      <w:pPr>
        <w:pStyle w:val="ListParagraph"/>
        <w:rPr>
          <w:rFonts w:ascii="Times New Roman" w:hAnsi="Times New Roman" w:cs="Times New Roman"/>
          <w:i/>
          <w:iCs/>
          <w:noProof/>
          <w:color w:val="000000" w:themeColor="text1"/>
        </w:rPr>
      </w:pPr>
    </w:p>
    <w:p w14:paraId="12BC5BE6" w14:textId="77777777" w:rsidR="0086036C" w:rsidRPr="00692D6F" w:rsidRDefault="0086036C" w:rsidP="0086036C">
      <w:pPr>
        <w:rPr>
          <w:rFonts w:ascii="Times New Roman" w:hAnsi="Times New Roman" w:cs="Times New Roman"/>
          <w:i/>
          <w:iCs/>
          <w:color w:val="000000" w:themeColor="text1"/>
        </w:rPr>
      </w:pPr>
      <w:r w:rsidRPr="001C2628">
        <w:rPr>
          <w:rFonts w:ascii="Times New Roman" w:hAnsi="Times New Roman" w:cs="Times New Roman"/>
          <w:i/>
          <w:iCs/>
          <w:color w:val="000000" w:themeColor="text1"/>
        </w:rPr>
        <w:t>Effect Measure Modification by Sex</w:t>
      </w:r>
    </w:p>
    <w:p w14:paraId="5F1E426C" w14:textId="77777777" w:rsidR="0086036C" w:rsidRDefault="0086036C" w:rsidP="005951E4">
      <w:pPr>
        <w:spacing w:after="0" w:line="240" w:lineRule="auto"/>
        <w:ind w:firstLine="720"/>
        <w:rPr>
          <w:rFonts w:ascii="Times New Roman" w:hAnsi="Times New Roman" w:cs="Times New Roman"/>
          <w:color w:val="000000" w:themeColor="text1"/>
        </w:rPr>
      </w:pPr>
      <w:r w:rsidRPr="001C2628">
        <w:rPr>
          <w:rFonts w:ascii="Times New Roman" w:hAnsi="Times New Roman" w:cs="Times New Roman"/>
          <w:color w:val="000000" w:themeColor="text1"/>
        </w:rPr>
        <w:t xml:space="preserve">Next, we assessed potential effect measure modification by sex. </w:t>
      </w:r>
      <w:commentRangeStart w:id="157"/>
      <w:r w:rsidRPr="001C2628">
        <w:rPr>
          <w:rFonts w:ascii="Times New Roman" w:hAnsi="Times New Roman" w:cs="Times New Roman"/>
          <w:color w:val="000000" w:themeColor="text1"/>
        </w:rPr>
        <w:t>There was evidence of interaction for BPA (p</w:t>
      </w:r>
      <w:r w:rsidRPr="001C2628">
        <w:rPr>
          <w:rFonts w:ascii="Times New Roman" w:hAnsi="Times New Roman" w:cs="Times New Roman"/>
          <w:color w:val="000000" w:themeColor="text1"/>
          <w:vertAlign w:val="subscript"/>
        </w:rPr>
        <w:t>interaction</w:t>
      </w:r>
      <w:r w:rsidRPr="001C2628">
        <w:rPr>
          <w:rFonts w:ascii="Times New Roman" w:hAnsi="Times New Roman" w:cs="Times New Roman"/>
          <w:color w:val="000000" w:themeColor="text1"/>
        </w:rPr>
        <w:t xml:space="preserve">=0.02), </w:t>
      </w:r>
      <w:commentRangeEnd w:id="157"/>
      <w:r w:rsidRPr="001C2628">
        <w:rPr>
          <w:rStyle w:val="CommentReference"/>
          <w:rFonts w:ascii="Times New Roman" w:hAnsi="Times New Roman" w:cs="Times New Roman"/>
          <w:color w:val="000000" w:themeColor="text1"/>
          <w:sz w:val="24"/>
          <w:szCs w:val="24"/>
        </w:rPr>
        <w:commentReference w:id="157"/>
      </w:r>
      <w:r w:rsidRPr="001C2628">
        <w:rPr>
          <w:rFonts w:ascii="Times New Roman" w:hAnsi="Times New Roman" w:cs="Times New Roman"/>
          <w:color w:val="000000" w:themeColor="text1"/>
        </w:rPr>
        <w:t>and all parabens (ethyl (p</w:t>
      </w:r>
      <w:r w:rsidRPr="001C2628">
        <w:rPr>
          <w:rFonts w:ascii="Times New Roman" w:hAnsi="Times New Roman" w:cs="Times New Roman"/>
          <w:color w:val="000000" w:themeColor="text1"/>
          <w:vertAlign w:val="subscript"/>
        </w:rPr>
        <w:t>interaction</w:t>
      </w:r>
      <w:r w:rsidRPr="001C2628">
        <w:rPr>
          <w:rFonts w:ascii="Times New Roman" w:hAnsi="Times New Roman" w:cs="Times New Roman"/>
          <w:color w:val="000000" w:themeColor="text1"/>
        </w:rPr>
        <w:t>&lt;0.01), methyl (p</w:t>
      </w:r>
      <w:r w:rsidRPr="001C2628">
        <w:rPr>
          <w:rFonts w:ascii="Times New Roman" w:hAnsi="Times New Roman" w:cs="Times New Roman"/>
          <w:color w:val="000000" w:themeColor="text1"/>
          <w:vertAlign w:val="subscript"/>
        </w:rPr>
        <w:t xml:space="preserve">interaction </w:t>
      </w:r>
      <w:r w:rsidRPr="001C2628">
        <w:rPr>
          <w:rFonts w:ascii="Times New Roman" w:hAnsi="Times New Roman" w:cs="Times New Roman"/>
          <w:color w:val="000000" w:themeColor="text1"/>
        </w:rPr>
        <w:t>&lt;0.01), propyl (p</w:t>
      </w:r>
      <w:r w:rsidRPr="001C2628">
        <w:rPr>
          <w:rFonts w:ascii="Times New Roman" w:hAnsi="Times New Roman" w:cs="Times New Roman"/>
          <w:color w:val="000000" w:themeColor="text1"/>
          <w:vertAlign w:val="subscript"/>
        </w:rPr>
        <w:t>interaction</w:t>
      </w:r>
      <w:r w:rsidRPr="001C2628">
        <w:rPr>
          <w:rFonts w:ascii="Times New Roman" w:hAnsi="Times New Roman" w:cs="Times New Roman"/>
          <w:color w:val="000000" w:themeColor="text1"/>
        </w:rPr>
        <w:t>&lt;0.01).</w:t>
      </w:r>
      <w:r w:rsidRPr="001C2628">
        <w:rPr>
          <w:rFonts w:ascii="Times New Roman" w:hAnsi="Times New Roman" w:cs="Times New Roman"/>
          <w:color w:val="ED0000"/>
        </w:rPr>
        <w:t xml:space="preserve"> </w:t>
      </w:r>
      <w:r w:rsidRPr="001C2628">
        <w:rPr>
          <w:rFonts w:ascii="Times New Roman" w:hAnsi="Times New Roman" w:cs="Times New Roman"/>
          <w:color w:val="000000" w:themeColor="text1"/>
        </w:rPr>
        <w:t xml:space="preserve">In stratum specific models, we estimated marginal means and reported percent differences. </w:t>
      </w:r>
    </w:p>
    <w:p w14:paraId="26E70818" w14:textId="77777777" w:rsidR="0086036C" w:rsidRDefault="0086036C" w:rsidP="005951E4">
      <w:pPr>
        <w:spacing w:after="0" w:line="240" w:lineRule="auto"/>
        <w:ind w:firstLine="720"/>
        <w:rPr>
          <w:rFonts w:ascii="Times New Roman" w:hAnsi="Times New Roman" w:cs="Times New Roman"/>
          <w:color w:val="000000" w:themeColor="text1"/>
        </w:rPr>
      </w:pPr>
      <w:r w:rsidRPr="001C2628">
        <w:rPr>
          <w:rFonts w:ascii="Times New Roman" w:hAnsi="Times New Roman" w:cs="Times New Roman"/>
          <w:color w:val="000000" w:themeColor="text1"/>
        </w:rPr>
        <w:t>For BPA</w:t>
      </w:r>
      <w:r>
        <w:rPr>
          <w:rFonts w:ascii="Times New Roman" w:hAnsi="Times New Roman" w:cs="Times New Roman"/>
          <w:color w:val="000000" w:themeColor="text1"/>
        </w:rPr>
        <w:t xml:space="preserve"> estimates, </w:t>
      </w:r>
      <w:r w:rsidRPr="001C2628">
        <w:rPr>
          <w:rFonts w:ascii="Times New Roman" w:hAnsi="Times New Roman" w:cs="Times New Roman"/>
          <w:color w:val="000000" w:themeColor="text1"/>
        </w:rPr>
        <w:t xml:space="preserve">both females and males exhibited positive differences </w:t>
      </w:r>
      <w:r>
        <w:rPr>
          <w:rFonts w:ascii="Times New Roman" w:hAnsi="Times New Roman" w:cs="Times New Roman"/>
          <w:color w:val="000000" w:themeColor="text1"/>
        </w:rPr>
        <w:t>with</w:t>
      </w:r>
      <w:r w:rsidRPr="001C2628">
        <w:rPr>
          <w:rFonts w:ascii="Times New Roman" w:hAnsi="Times New Roman" w:cs="Times New Roman"/>
          <w:color w:val="000000" w:themeColor="text1"/>
        </w:rPr>
        <w:t xml:space="preserve"> </w:t>
      </w:r>
      <w:r>
        <w:rPr>
          <w:rFonts w:ascii="Times New Roman" w:hAnsi="Times New Roman" w:cs="Times New Roman"/>
          <w:color w:val="000000" w:themeColor="text1"/>
        </w:rPr>
        <w:t>reduced</w:t>
      </w:r>
      <w:r w:rsidRPr="001C2628">
        <w:rPr>
          <w:rFonts w:ascii="Times New Roman" w:hAnsi="Times New Roman" w:cs="Times New Roman"/>
          <w:color w:val="000000" w:themeColor="text1"/>
        </w:rPr>
        <w:t xml:space="preserve"> food security </w:t>
      </w:r>
      <w:r>
        <w:rPr>
          <w:rFonts w:ascii="Times New Roman" w:hAnsi="Times New Roman" w:cs="Times New Roman"/>
          <w:color w:val="000000" w:themeColor="text1"/>
        </w:rPr>
        <w:t>exposure</w:t>
      </w:r>
      <w:r w:rsidRPr="001C2628">
        <w:rPr>
          <w:rFonts w:ascii="Times New Roman" w:hAnsi="Times New Roman" w:cs="Times New Roman"/>
          <w:color w:val="000000" w:themeColor="text1"/>
        </w:rPr>
        <w:t xml:space="preserve">, although the association appeared to be slightly stronger among females. </w:t>
      </w:r>
      <w:r>
        <w:rPr>
          <w:rFonts w:ascii="Times New Roman" w:hAnsi="Times New Roman" w:cs="Times New Roman"/>
          <w:color w:val="000000" w:themeColor="text1"/>
        </w:rPr>
        <w:t xml:space="preserve">Specifically, </w:t>
      </w:r>
      <w:r w:rsidRPr="001C2628">
        <w:rPr>
          <w:rFonts w:ascii="Times New Roman" w:hAnsi="Times New Roman" w:cs="Times New Roman"/>
          <w:color w:val="000000" w:themeColor="text1"/>
        </w:rPr>
        <w:t xml:space="preserve">females experiencing low </w:t>
      </w:r>
      <w:r>
        <w:rPr>
          <w:rFonts w:ascii="Times New Roman" w:hAnsi="Times New Roman" w:cs="Times New Roman"/>
          <w:color w:val="000000" w:themeColor="text1"/>
        </w:rPr>
        <w:t>(</w:t>
      </w:r>
      <w:r w:rsidRPr="001C2628">
        <w:rPr>
          <w:rFonts w:ascii="Times New Roman" w:hAnsi="Times New Roman" w:cs="Times New Roman"/>
          <w:color w:val="000000" w:themeColor="text1"/>
        </w:rPr>
        <w:t xml:space="preserve">1.08%; </w:t>
      </w:r>
      <w:r>
        <w:rPr>
          <w:rFonts w:ascii="Times New Roman" w:hAnsi="Times New Roman" w:cs="Times New Roman"/>
          <w:color w:val="000000" w:themeColor="text1"/>
        </w:rPr>
        <w:t>[</w:t>
      </w:r>
      <w:r w:rsidRPr="001C2628">
        <w:rPr>
          <w:rFonts w:ascii="Times New Roman" w:hAnsi="Times New Roman" w:cs="Times New Roman"/>
          <w:color w:val="000000" w:themeColor="text1"/>
        </w:rPr>
        <w:t>95% CI: -3.9%, 28.41%</w:t>
      </w:r>
      <w:r>
        <w:rPr>
          <w:rFonts w:ascii="Times New Roman" w:hAnsi="Times New Roman" w:cs="Times New Roman"/>
          <w:color w:val="000000" w:themeColor="text1"/>
        </w:rPr>
        <w:t>])</w:t>
      </w:r>
      <w:r w:rsidRPr="001C2628">
        <w:rPr>
          <w:rFonts w:ascii="Times New Roman" w:hAnsi="Times New Roman" w:cs="Times New Roman"/>
          <w:color w:val="000000" w:themeColor="text1"/>
        </w:rPr>
        <w:t>; and very low food security</w:t>
      </w:r>
      <w:r>
        <w:rPr>
          <w:rFonts w:ascii="Times New Roman" w:hAnsi="Times New Roman" w:cs="Times New Roman"/>
          <w:color w:val="000000" w:themeColor="text1"/>
        </w:rPr>
        <w:t xml:space="preserve"> (</w:t>
      </w:r>
      <w:r w:rsidRPr="001C2628">
        <w:rPr>
          <w:rFonts w:ascii="Times New Roman" w:hAnsi="Times New Roman" w:cs="Times New Roman"/>
          <w:color w:val="000000" w:themeColor="text1"/>
        </w:rPr>
        <w:t xml:space="preserve">very low: 21.45%; </w:t>
      </w:r>
      <w:r>
        <w:rPr>
          <w:rFonts w:ascii="Times New Roman" w:hAnsi="Times New Roman" w:cs="Times New Roman"/>
          <w:color w:val="000000" w:themeColor="text1"/>
        </w:rPr>
        <w:t>[</w:t>
      </w:r>
      <w:r w:rsidRPr="001C2628">
        <w:rPr>
          <w:rFonts w:ascii="Times New Roman" w:hAnsi="Times New Roman" w:cs="Times New Roman"/>
          <w:color w:val="000000" w:themeColor="text1"/>
        </w:rPr>
        <w:t>95% CI: -1.04%, 49.05%</w:t>
      </w:r>
      <w:r>
        <w:rPr>
          <w:rFonts w:ascii="Times New Roman" w:hAnsi="Times New Roman" w:cs="Times New Roman"/>
          <w:color w:val="000000" w:themeColor="text1"/>
        </w:rPr>
        <w:t>]</w:t>
      </w:r>
      <w:r w:rsidRPr="001C2628">
        <w:rPr>
          <w:rFonts w:ascii="Times New Roman" w:hAnsi="Times New Roman" w:cs="Times New Roman"/>
          <w:color w:val="000000" w:themeColor="text1"/>
        </w:rPr>
        <w:t>) had higher BPA concentrations compared with females with high food security</w:t>
      </w:r>
      <w:r>
        <w:rPr>
          <w:rFonts w:ascii="Times New Roman" w:hAnsi="Times New Roman" w:cs="Times New Roman"/>
          <w:color w:val="000000" w:themeColor="text1"/>
        </w:rPr>
        <w:t xml:space="preserve">. Among males, estimates hovered around the null </w:t>
      </w:r>
      <w:r>
        <w:rPr>
          <w:rFonts w:ascii="Times New Roman" w:hAnsi="Times New Roman" w:cs="Times New Roman"/>
          <w:color w:val="000000" w:themeColor="text1"/>
        </w:rPr>
        <w:lastRenderedPageBreak/>
        <w:t xml:space="preserve">and were slightly lower among very low males </w:t>
      </w:r>
      <w:r w:rsidRPr="001C2628">
        <w:rPr>
          <w:rFonts w:ascii="Times New Roman" w:hAnsi="Times New Roman" w:cs="Times New Roman"/>
          <w:color w:val="000000" w:themeColor="text1"/>
        </w:rPr>
        <w:t xml:space="preserve">(-5.35%; </w:t>
      </w:r>
      <w:r>
        <w:rPr>
          <w:rFonts w:ascii="Times New Roman" w:hAnsi="Times New Roman" w:cs="Times New Roman"/>
          <w:color w:val="000000" w:themeColor="text1"/>
        </w:rPr>
        <w:t>[</w:t>
      </w:r>
      <w:r w:rsidRPr="001C2628">
        <w:rPr>
          <w:rFonts w:ascii="Times New Roman" w:hAnsi="Times New Roman" w:cs="Times New Roman"/>
          <w:color w:val="000000" w:themeColor="text1"/>
        </w:rPr>
        <w:t>95% CI: -21.46%, 14.06%</w:t>
      </w:r>
      <w:r>
        <w:rPr>
          <w:rFonts w:ascii="Times New Roman" w:hAnsi="Times New Roman" w:cs="Times New Roman"/>
          <w:color w:val="000000" w:themeColor="text1"/>
        </w:rPr>
        <w:t>]</w:t>
      </w:r>
      <w:r w:rsidRPr="001C2628">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compared to </w:t>
      </w:r>
      <w:r w:rsidRPr="001C2628">
        <w:rPr>
          <w:rFonts w:ascii="Times New Roman" w:hAnsi="Times New Roman" w:cs="Times New Roman"/>
          <w:color w:val="000000" w:themeColor="text1"/>
        </w:rPr>
        <w:t>males experiencing high food security</w:t>
      </w:r>
      <w:r>
        <w:rPr>
          <w:rFonts w:ascii="Times New Roman" w:hAnsi="Times New Roman" w:cs="Times New Roman"/>
          <w:color w:val="000000" w:themeColor="text1"/>
        </w:rPr>
        <w:t xml:space="preserve"> (Figure 2, Supplemental Table 2).</w:t>
      </w:r>
    </w:p>
    <w:p w14:paraId="082E58EA" w14:textId="77777777" w:rsidR="0086036C" w:rsidRPr="0052440D" w:rsidRDefault="0086036C" w:rsidP="005951E4">
      <w:pPr>
        <w:spacing w:after="0" w:line="24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Percent differences for parabens remained mostly negative within stratum of sex, and associations were stronger amongst females. Among females experiencing high food security, ethyl paraben concentrations </w:t>
      </w:r>
      <w:r w:rsidRPr="00FB05F3">
        <w:rPr>
          <w:rFonts w:ascii="Times New Roman" w:hAnsi="Times New Roman" w:cs="Times New Roman"/>
          <w:color w:val="000000" w:themeColor="text1"/>
        </w:rPr>
        <w:t xml:space="preserve">were lower </w:t>
      </w:r>
      <w:r>
        <w:rPr>
          <w:rFonts w:ascii="Times New Roman" w:hAnsi="Times New Roman" w:cs="Times New Roman"/>
          <w:color w:val="000000" w:themeColor="text1"/>
        </w:rPr>
        <w:t xml:space="preserve">for </w:t>
      </w:r>
      <w:r w:rsidRPr="00FB05F3">
        <w:rPr>
          <w:rFonts w:ascii="Times New Roman" w:hAnsi="Times New Roman" w:cs="Times New Roman"/>
          <w:color w:val="000000" w:themeColor="text1"/>
        </w:rPr>
        <w:t>marginal</w:t>
      </w:r>
      <w:r>
        <w:rPr>
          <w:rFonts w:ascii="Times New Roman" w:hAnsi="Times New Roman" w:cs="Times New Roman"/>
          <w:color w:val="000000" w:themeColor="text1"/>
        </w:rPr>
        <w:t xml:space="preserve"> (</w:t>
      </w:r>
      <w:r w:rsidRPr="00FB05F3">
        <w:rPr>
          <w:rFonts w:ascii="Times New Roman" w:hAnsi="Times New Roman" w:cs="Times New Roman"/>
          <w:color w:val="000000" w:themeColor="text1"/>
        </w:rPr>
        <w:t>20.04% [95% CI: −38.24%, −3.51%]</w:t>
      </w:r>
      <w:r>
        <w:rPr>
          <w:rFonts w:ascii="Times New Roman" w:hAnsi="Times New Roman" w:cs="Times New Roman"/>
          <w:color w:val="000000" w:themeColor="text1"/>
        </w:rPr>
        <w:t>)</w:t>
      </w:r>
      <w:r w:rsidRPr="00FB05F3">
        <w:rPr>
          <w:rFonts w:ascii="Times New Roman" w:hAnsi="Times New Roman" w:cs="Times New Roman"/>
          <w:color w:val="000000" w:themeColor="text1"/>
        </w:rPr>
        <w:t>; low</w:t>
      </w:r>
      <w:r>
        <w:rPr>
          <w:rFonts w:ascii="Times New Roman" w:hAnsi="Times New Roman" w:cs="Times New Roman"/>
          <w:color w:val="000000" w:themeColor="text1"/>
        </w:rPr>
        <w:t xml:space="preserve"> (</w:t>
      </w:r>
      <w:r w:rsidRPr="00FB05F3">
        <w:rPr>
          <w:rFonts w:ascii="Times New Roman" w:hAnsi="Times New Roman" w:cs="Times New Roman"/>
          <w:color w:val="000000" w:themeColor="text1"/>
        </w:rPr>
        <w:t>20.29% [95% CI: −38.25%, −2.89%]</w:t>
      </w:r>
      <w:r>
        <w:rPr>
          <w:rFonts w:ascii="Times New Roman" w:hAnsi="Times New Roman" w:cs="Times New Roman"/>
          <w:color w:val="000000" w:themeColor="text1"/>
        </w:rPr>
        <w:t>)</w:t>
      </w:r>
      <w:r w:rsidRPr="00FB05F3">
        <w:rPr>
          <w:rFonts w:ascii="Times New Roman" w:hAnsi="Times New Roman" w:cs="Times New Roman"/>
          <w:color w:val="000000" w:themeColor="text1"/>
        </w:rPr>
        <w:t xml:space="preserve"> and very lo</w:t>
      </w:r>
      <w:r>
        <w:rPr>
          <w:rFonts w:ascii="Times New Roman" w:hAnsi="Times New Roman" w:cs="Times New Roman"/>
          <w:color w:val="000000" w:themeColor="text1"/>
        </w:rPr>
        <w:t>w (</w:t>
      </w:r>
      <w:r w:rsidRPr="00FB05F3">
        <w:rPr>
          <w:rFonts w:ascii="Times New Roman" w:hAnsi="Times New Roman" w:cs="Times New Roman"/>
          <w:color w:val="000000" w:themeColor="text1"/>
        </w:rPr>
        <w:t>38.94% [95% CI: −53.86%, −19.21%</w:t>
      </w:r>
      <w:r>
        <w:rPr>
          <w:rFonts w:ascii="Times New Roman" w:hAnsi="Times New Roman" w:cs="Times New Roman"/>
          <w:color w:val="000000" w:themeColor="text1"/>
        </w:rPr>
        <w:t>]) food secure females.</w:t>
      </w:r>
      <w:r w:rsidRPr="00FB05F3">
        <w:rPr>
          <w:rFonts w:ascii="Times New Roman" w:hAnsi="Times New Roman" w:cs="Times New Roman"/>
          <w:color w:val="000000" w:themeColor="text1"/>
        </w:rPr>
        <w:t xml:space="preserve"> </w:t>
      </w:r>
      <w:r w:rsidRPr="001C2628">
        <w:rPr>
          <w:rFonts w:ascii="Times New Roman" w:eastAsia="Times New Roman" w:hAnsi="Times New Roman" w:cs="Times New Roman"/>
          <w:color w:val="000000" w:themeColor="text1"/>
        </w:rPr>
        <w:t xml:space="preserve">Similar trends were observed for methyl paraben (marginal: -14.99%; </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95% CI:-33.01%, 7.87%</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 xml:space="preserve">; low: -17.85%; </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95% CI: -37.03%, 7.18%</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 xml:space="preserve">; very low: -26.10%; </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95 CI: -46.97%, 2.98%</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w:t>
      </w:r>
      <w:r w:rsidRPr="001C2628">
        <w:rPr>
          <w:rFonts w:ascii="Times New Roman" w:hAnsi="Times New Roman" w:cs="Times New Roman"/>
          <w:color w:val="000000" w:themeColor="text1"/>
        </w:rPr>
        <w:t xml:space="preserve">, and propyl paraben </w:t>
      </w:r>
      <w:r w:rsidRPr="001C2628">
        <w:rPr>
          <w:rFonts w:ascii="Times New Roman" w:eastAsia="Times New Roman" w:hAnsi="Times New Roman" w:cs="Times New Roman"/>
          <w:color w:val="000000" w:themeColor="text1"/>
        </w:rPr>
        <w:t xml:space="preserve">(marginal: (-25.71%; </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95% CI:-44.96%, 0.27%%</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 xml:space="preserve">; low: -22.96%; </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95% CI: -46.20%, 10.31%</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 xml:space="preserve">; very low: -44.82%; </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95 CI: -63.63%, 16.28%</w:t>
      </w:r>
      <w:r>
        <w:rPr>
          <w:rFonts w:ascii="Times New Roman" w:eastAsia="Times New Roman" w:hAnsi="Times New Roman" w:cs="Times New Roman"/>
          <w:color w:val="000000" w:themeColor="text1"/>
        </w:rPr>
        <w:t>]</w:t>
      </w:r>
      <w:r w:rsidRPr="001C2628">
        <w:rPr>
          <w:rFonts w:ascii="Times New Roman" w:eastAsia="Times New Roman" w:hAnsi="Times New Roman" w:cs="Times New Roman"/>
          <w:color w:val="000000" w:themeColor="text1"/>
        </w:rPr>
        <w:t>)</w:t>
      </w:r>
      <w:r>
        <w:rPr>
          <w:rFonts w:ascii="Times New Roman" w:hAnsi="Times New Roman" w:cs="Times New Roman"/>
          <w:color w:val="000000" w:themeColor="text1"/>
        </w:rPr>
        <w:t xml:space="preserve">. </w:t>
      </w:r>
      <w:r w:rsidRPr="001C2628">
        <w:rPr>
          <w:rFonts w:ascii="Times New Roman" w:hAnsi="Times New Roman" w:cs="Times New Roman"/>
          <w:color w:val="000000" w:themeColor="text1"/>
        </w:rPr>
        <w:t>In contrast, among males</w:t>
      </w:r>
      <w:r>
        <w:rPr>
          <w:rFonts w:ascii="Times New Roman" w:hAnsi="Times New Roman" w:cs="Times New Roman"/>
          <w:color w:val="000000" w:themeColor="text1"/>
        </w:rPr>
        <w:t xml:space="preserve"> with some but not all reduced food security categories,</w:t>
      </w:r>
      <w:r w:rsidRPr="001C2628">
        <w:rPr>
          <w:rFonts w:ascii="Times New Roman" w:hAnsi="Times New Roman" w:cs="Times New Roman"/>
          <w:color w:val="000000" w:themeColor="text1"/>
        </w:rPr>
        <w:t xml:space="preserve"> </w:t>
      </w:r>
      <w:r>
        <w:rPr>
          <w:rFonts w:ascii="Times New Roman" w:hAnsi="Times New Roman" w:cs="Times New Roman"/>
          <w:color w:val="000000" w:themeColor="text1"/>
        </w:rPr>
        <w:t>higher levels</w:t>
      </w:r>
      <w:r w:rsidRPr="001C2628">
        <w:rPr>
          <w:rFonts w:ascii="Times New Roman" w:hAnsi="Times New Roman" w:cs="Times New Roman"/>
          <w:color w:val="000000" w:themeColor="text1"/>
        </w:rPr>
        <w:t xml:space="preserve"> were observed </w:t>
      </w:r>
      <w:r>
        <w:rPr>
          <w:rFonts w:ascii="Times New Roman" w:hAnsi="Times New Roman" w:cs="Times New Roman"/>
          <w:color w:val="000000" w:themeColor="text1"/>
        </w:rPr>
        <w:t>for ethyl (low: 13.79%; [95% CI: -9.33%, 42.78%]), and methyl</w:t>
      </w:r>
      <w:r w:rsidRPr="001C2628">
        <w:rPr>
          <w:rFonts w:ascii="Times New Roman" w:hAnsi="Times New Roman" w:cs="Times New Roman"/>
          <w:color w:val="000000" w:themeColor="text1"/>
        </w:rPr>
        <w:t xml:space="preserve"> paraben (</w:t>
      </w:r>
      <w:r>
        <w:rPr>
          <w:rFonts w:ascii="Times New Roman" w:hAnsi="Times New Roman" w:cs="Times New Roman"/>
          <w:color w:val="000000" w:themeColor="text1"/>
        </w:rPr>
        <w:t xml:space="preserve">low: </w:t>
      </w:r>
      <w:r w:rsidRPr="001C2628">
        <w:rPr>
          <w:rFonts w:ascii="Times New Roman" w:hAnsi="Times New Roman" w:cs="Times New Roman"/>
          <w:color w:val="000000" w:themeColor="text1"/>
        </w:rPr>
        <w:t>8.59</w:t>
      </w:r>
      <w:r>
        <w:rPr>
          <w:rFonts w:ascii="Times New Roman" w:hAnsi="Times New Roman" w:cs="Times New Roman"/>
          <w:color w:val="000000" w:themeColor="text1"/>
        </w:rPr>
        <w:t>%, [95% CI: -19.99%, 47.37%; very low: 6.41% [95% CI: -26.1%, 53.22%]</w:t>
      </w:r>
      <w:r w:rsidRPr="001C2628">
        <w:rPr>
          <w:rFonts w:ascii="Times New Roman" w:hAnsi="Times New Roman" w:cs="Times New Roman"/>
          <w:color w:val="000000" w:themeColor="text1"/>
        </w:rPr>
        <w:t>)</w:t>
      </w:r>
      <w:r>
        <w:rPr>
          <w:rFonts w:ascii="Times New Roman" w:hAnsi="Times New Roman" w:cs="Times New Roman"/>
          <w:color w:val="000000" w:themeColor="text1"/>
        </w:rPr>
        <w:t xml:space="preserve"> relative to the reference</w:t>
      </w:r>
      <w:r w:rsidRPr="001C2628">
        <w:rPr>
          <w:rFonts w:ascii="Times New Roman" w:hAnsi="Times New Roman" w:cs="Times New Roman"/>
          <w:color w:val="000000" w:themeColor="text1"/>
        </w:rPr>
        <w:t>.</w:t>
      </w:r>
      <w:r>
        <w:rPr>
          <w:rFonts w:ascii="Times New Roman" w:hAnsi="Times New Roman" w:cs="Times New Roman"/>
          <w:color w:val="000000" w:themeColor="text1"/>
        </w:rPr>
        <w:t xml:space="preserve"> (Figure 2, Supplemental Table 2)</w:t>
      </w:r>
    </w:p>
    <w:p w14:paraId="7515B477" w14:textId="77777777" w:rsidR="0086036C" w:rsidRDefault="0086036C" w:rsidP="0086036C">
      <w:pPr>
        <w:ind w:firstLine="720"/>
        <w:rPr>
          <w:rFonts w:ascii="Times New Roman" w:hAnsi="Times New Roman" w:cs="Times New Roman"/>
          <w:b/>
          <w:bCs/>
          <w:noProof/>
          <w:color w:val="000000" w:themeColor="text1"/>
          <w:sz w:val="28"/>
          <w:szCs w:val="28"/>
        </w:rPr>
      </w:pPr>
    </w:p>
    <w:p w14:paraId="642C2432" w14:textId="1182E95E" w:rsidR="0086036C" w:rsidRPr="0086036C" w:rsidRDefault="0086036C" w:rsidP="0086036C">
      <w:pPr>
        <w:rPr>
          <w:rFonts w:ascii="Times New Roman" w:hAnsi="Times New Roman" w:cs="Times New Roman"/>
          <w:color w:val="000000" w:themeColor="text1"/>
        </w:rPr>
      </w:pPr>
      <w:r w:rsidRPr="00CE1027">
        <w:rPr>
          <w:rFonts w:ascii="Times New Roman" w:hAnsi="Times New Roman" w:cs="Times New Roman"/>
          <w:b/>
          <w:bCs/>
          <w:noProof/>
          <w:color w:val="000000" w:themeColor="text1"/>
          <w:sz w:val="26"/>
          <w:szCs w:val="26"/>
        </w:rPr>
        <w:t xml:space="preserve">Figure 3: Strata-Specific </w:t>
      </w:r>
      <w:r w:rsidRPr="00CE1027">
        <w:rPr>
          <w:rFonts w:ascii="Times New Roman" w:hAnsi="Times New Roman" w:cs="Times New Roman"/>
          <w:b/>
          <w:bCs/>
          <w:color w:val="000000" w:themeColor="text1"/>
          <w:sz w:val="26"/>
          <w:szCs w:val="26"/>
        </w:rPr>
        <w:t>Adjusted Linear Regression Plot: Self-Reported Food Security Status and Urinary Phenol Metabolites with Race and Ethnicity Interaction</w:t>
      </w:r>
      <w:r w:rsidRPr="001C2628">
        <w:rPr>
          <w:rFonts w:ascii="Times New Roman" w:hAnsi="Times New Roman" w:cs="Times New Roman"/>
          <w:b/>
          <w:bCs/>
          <w:color w:val="000000" w:themeColor="text1"/>
          <w:sz w:val="28"/>
          <w:szCs w:val="28"/>
        </w:rPr>
        <w:t xml:space="preserve"> </w:t>
      </w:r>
      <w:r w:rsidRPr="001C2628">
        <w:rPr>
          <w:noProof/>
        </w:rPr>
        <w:drawing>
          <wp:inline distT="0" distB="0" distL="0" distR="0" wp14:anchorId="48DD3EDD" wp14:editId="663F6FBF">
            <wp:extent cx="5943600" cy="3749629"/>
            <wp:effectExtent l="0" t="0" r="0" b="0"/>
            <wp:docPr id="921532512"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32512" name="Picture 12" descr="A screenshot of a graph&#10;&#10;AI-generated content may be incorrect."/>
                    <pic:cNvPicPr/>
                  </pic:nvPicPr>
                  <pic:blipFill rotWithShape="1">
                    <a:blip r:embed="rId13" cstate="print">
                      <a:extLst>
                        <a:ext uri="{28A0092B-C50C-407E-A947-70E740481C1C}">
                          <a14:useLocalDpi xmlns:a14="http://schemas.microsoft.com/office/drawing/2010/main" val="0"/>
                        </a:ext>
                      </a:extLst>
                    </a:blip>
                    <a:srcRect t="12645"/>
                    <a:stretch>
                      <a:fillRect/>
                    </a:stretch>
                  </pic:blipFill>
                  <pic:spPr bwMode="auto">
                    <a:xfrm>
                      <a:off x="0" y="0"/>
                      <a:ext cx="5943600" cy="3749629"/>
                    </a:xfrm>
                    <a:prstGeom prst="rect">
                      <a:avLst/>
                    </a:prstGeom>
                    <a:ln>
                      <a:noFill/>
                    </a:ln>
                    <a:extLst>
                      <a:ext uri="{53640926-AAD7-44D8-BBD7-CCE9431645EC}">
                        <a14:shadowObscured xmlns:a14="http://schemas.microsoft.com/office/drawing/2010/main"/>
                      </a:ext>
                    </a:extLst>
                  </pic:spPr>
                </pic:pic>
              </a:graphicData>
            </a:graphic>
          </wp:inline>
        </w:drawing>
      </w:r>
    </w:p>
    <w:p w14:paraId="0C757958" w14:textId="038ECF48" w:rsidR="0086036C" w:rsidRPr="001C2628" w:rsidRDefault="0086036C" w:rsidP="0086036C">
      <w:pPr>
        <w:pStyle w:val="ListParagraph"/>
        <w:numPr>
          <w:ilvl w:val="0"/>
          <w:numId w:val="16"/>
        </w:numPr>
        <w:spacing w:after="0" w:line="240" w:lineRule="auto"/>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 Race stratified adjusted percent differences (95% confidence intervals) in urinary phenol metabolite concentrations across food security levels, estmated from multivariable linear regression models adjusted for age, sex, education, survey cycle, </w:t>
      </w:r>
      <w:del w:id="158" w:author="Nickelberry, Marshae" w:date="2026-01-24T16:42:00Z" w16du:dateUtc="2026-01-24T21:42:00Z">
        <w:r w:rsidRPr="001C2628" w:rsidDel="001D5FBA">
          <w:rPr>
            <w:rFonts w:ascii="Times New Roman" w:hAnsi="Times New Roman" w:cs="Times New Roman"/>
            <w:i/>
            <w:iCs/>
            <w:noProof/>
            <w:color w:val="000000" w:themeColor="text1"/>
          </w:rPr>
          <w:delText>poverty:income</w:delText>
        </w:r>
      </w:del>
      <w:ins w:id="159" w:author="Nickelberry, Marshae" w:date="2026-01-24T16:42:00Z" w16du:dateUtc="2026-01-24T21:42:00Z">
        <w:r w:rsidR="001D5FBA">
          <w:rPr>
            <w:rFonts w:ascii="Times New Roman" w:hAnsi="Times New Roman" w:cs="Times New Roman"/>
            <w:i/>
            <w:iCs/>
            <w:noProof/>
            <w:color w:val="000000" w:themeColor="text1"/>
          </w:rPr>
          <w:t>poverty-to-income</w:t>
        </w:r>
      </w:ins>
      <w:r w:rsidRPr="001C2628">
        <w:rPr>
          <w:rFonts w:ascii="Times New Roman" w:hAnsi="Times New Roman" w:cs="Times New Roman"/>
          <w:i/>
          <w:iCs/>
          <w:noProof/>
          <w:color w:val="000000" w:themeColor="text1"/>
        </w:rPr>
        <w:t xml:space="preserve"> ratio and creatinine. High Food Secure is the reference group.</w:t>
      </w:r>
    </w:p>
    <w:p w14:paraId="11BCDD05" w14:textId="77777777" w:rsidR="0086036C" w:rsidRPr="001C2628" w:rsidRDefault="0086036C" w:rsidP="0086036C">
      <w:pPr>
        <w:pStyle w:val="ListParagraph"/>
        <w:numPr>
          <w:ilvl w:val="0"/>
          <w:numId w:val="16"/>
        </w:numPr>
        <w:spacing w:after="0" w:line="240" w:lineRule="auto"/>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lastRenderedPageBreak/>
        <w:t>P</w:t>
      </w:r>
      <w:r w:rsidRPr="001C2628">
        <w:rPr>
          <w:rFonts w:ascii="Times New Roman" w:hAnsi="Times New Roman" w:cs="Times New Roman"/>
          <w:i/>
          <w:iCs/>
          <w:noProof/>
          <w:color w:val="000000" w:themeColor="text1"/>
          <w:vertAlign w:val="subscript"/>
        </w:rPr>
        <w:t>interaction</w:t>
      </w:r>
      <w:r w:rsidRPr="001C2628">
        <w:rPr>
          <w:rFonts w:ascii="Times New Roman" w:hAnsi="Times New Roman" w:cs="Times New Roman"/>
          <w:i/>
          <w:iCs/>
          <w:noProof/>
          <w:color w:val="000000" w:themeColor="text1"/>
        </w:rPr>
        <w:t xml:space="preserve"> values are reported from  food security*race and ethnicity interaction models, where food security is modeled as continuous variable. </w:t>
      </w:r>
    </w:p>
    <w:p w14:paraId="1577B733" w14:textId="77777777" w:rsidR="0086036C" w:rsidRPr="001C2628" w:rsidRDefault="0086036C" w:rsidP="0086036C">
      <w:pPr>
        <w:pStyle w:val="ListParagraph"/>
        <w:numPr>
          <w:ilvl w:val="0"/>
          <w:numId w:val="16"/>
        </w:numPr>
        <w:spacing w:after="0" w:line="240" w:lineRule="auto"/>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2CBBE3B7" w14:textId="77777777" w:rsidR="0086036C" w:rsidRPr="001C2628" w:rsidRDefault="0086036C" w:rsidP="0086036C">
      <w:pPr>
        <w:rPr>
          <w:rFonts w:ascii="Times New Roman" w:hAnsi="Times New Roman" w:cs="Times New Roman"/>
          <w:b/>
          <w:bCs/>
          <w:color w:val="000000" w:themeColor="text1"/>
          <w:sz w:val="28"/>
          <w:szCs w:val="28"/>
        </w:rPr>
      </w:pPr>
    </w:p>
    <w:p w14:paraId="3F1BA232" w14:textId="77777777" w:rsidR="0086036C" w:rsidRPr="001C2628" w:rsidRDefault="0086036C" w:rsidP="0086036C">
      <w:pPr>
        <w:rPr>
          <w:rFonts w:ascii="Times New Roman" w:hAnsi="Times New Roman" w:cs="Times New Roman"/>
          <w:i/>
          <w:iCs/>
          <w:color w:val="000000" w:themeColor="text1"/>
        </w:rPr>
      </w:pPr>
      <w:r w:rsidRPr="001C2628">
        <w:rPr>
          <w:rFonts w:ascii="Times New Roman" w:hAnsi="Times New Roman" w:cs="Times New Roman"/>
          <w:i/>
          <w:iCs/>
          <w:color w:val="000000" w:themeColor="text1"/>
        </w:rPr>
        <w:t>Effect Measure Modification by Race/Ethnicity</w:t>
      </w:r>
    </w:p>
    <w:p w14:paraId="44E78BFB" w14:textId="77777777" w:rsidR="005951E4" w:rsidRDefault="0086036C" w:rsidP="005951E4">
      <w:pPr>
        <w:spacing w:after="0"/>
        <w:ind w:firstLine="720"/>
        <w:rPr>
          <w:rFonts w:ascii="Times New Roman" w:hAnsi="Times New Roman" w:cs="Times New Roman"/>
          <w:color w:val="000000" w:themeColor="text1"/>
        </w:rPr>
      </w:pPr>
      <w:r w:rsidRPr="001C2628">
        <w:rPr>
          <w:rFonts w:ascii="Times New Roman" w:hAnsi="Times New Roman" w:cs="Times New Roman"/>
          <w:color w:val="000000" w:themeColor="text1"/>
        </w:rPr>
        <w:t>Finally, we assessed potential effect measure modification by race and ethnicity (Supplemental Tables 3-9). There was evidence of interaction all parabens, ethyl (p</w:t>
      </w:r>
      <w:r w:rsidRPr="001C2628">
        <w:rPr>
          <w:rFonts w:ascii="Times New Roman" w:hAnsi="Times New Roman" w:cs="Times New Roman"/>
          <w:color w:val="000000" w:themeColor="text1"/>
          <w:vertAlign w:val="subscript"/>
        </w:rPr>
        <w:t>interaction</w:t>
      </w:r>
      <w:r w:rsidRPr="001C2628">
        <w:rPr>
          <w:rFonts w:ascii="Times New Roman" w:hAnsi="Times New Roman" w:cs="Times New Roman"/>
          <w:color w:val="000000" w:themeColor="text1"/>
        </w:rPr>
        <w:t>=0.04), methyl (p</w:t>
      </w:r>
      <w:r w:rsidRPr="001C2628">
        <w:rPr>
          <w:rFonts w:ascii="Times New Roman" w:hAnsi="Times New Roman" w:cs="Times New Roman"/>
          <w:color w:val="000000" w:themeColor="text1"/>
          <w:vertAlign w:val="subscript"/>
        </w:rPr>
        <w:t>interaction</w:t>
      </w:r>
      <w:r w:rsidRPr="001C2628">
        <w:rPr>
          <w:rFonts w:ascii="Times New Roman" w:hAnsi="Times New Roman" w:cs="Times New Roman"/>
          <w:color w:val="000000" w:themeColor="text1"/>
        </w:rPr>
        <w:t>&lt;0.01), and propyl (p</w:t>
      </w:r>
      <w:r w:rsidRPr="001C2628">
        <w:rPr>
          <w:rFonts w:ascii="Times New Roman" w:hAnsi="Times New Roman" w:cs="Times New Roman"/>
          <w:color w:val="000000" w:themeColor="text1"/>
          <w:vertAlign w:val="subscript"/>
        </w:rPr>
        <w:t xml:space="preserve">interaction </w:t>
      </w:r>
      <w:r w:rsidRPr="001C2628">
        <w:rPr>
          <w:rFonts w:ascii="Times New Roman" w:hAnsi="Times New Roman" w:cs="Times New Roman"/>
          <w:color w:val="000000" w:themeColor="text1"/>
        </w:rPr>
        <w:t xml:space="preserve">&lt;0.01). </w:t>
      </w:r>
      <w:r>
        <w:rPr>
          <w:rFonts w:ascii="Times New Roman" w:hAnsi="Times New Roman" w:cs="Times New Roman"/>
          <w:color w:val="000000" w:themeColor="text1"/>
        </w:rPr>
        <w:t xml:space="preserve">Among non-Hispanic White individuals, reduced food security (marginal, low, and very low) was associated with lower levels of parabens. Non-Hispanic White individuals experiencing very low food secure participants had the largest negative difference (i.e. lowest levels) compared to non-Hispanic White adults with high food security (e.g. </w:t>
      </w:r>
      <w:r w:rsidRPr="009F653F">
        <w:rPr>
          <w:rFonts w:ascii="Times New Roman" w:hAnsi="Times New Roman" w:cs="Times New Roman"/>
          <w:color w:val="000000" w:themeColor="text1"/>
        </w:rPr>
        <w:t>ethyl paraben concentrations</w:t>
      </w:r>
      <w:r>
        <w:rPr>
          <w:rFonts w:ascii="Times New Roman" w:hAnsi="Times New Roman" w:cs="Times New Roman"/>
          <w:color w:val="000000" w:themeColor="text1"/>
        </w:rPr>
        <w:t>: very low: -33.81% [95% CI: -49.12%, -13.90%]).</w:t>
      </w:r>
    </w:p>
    <w:p w14:paraId="47FDFFD6" w14:textId="1A5834A0" w:rsidR="0086036C" w:rsidRPr="005951E4" w:rsidRDefault="0086036C" w:rsidP="005951E4">
      <w:pPr>
        <w:spacing w:after="0"/>
        <w:ind w:firstLine="720"/>
        <w:rPr>
          <w:rFonts w:ascii="Times New Roman" w:hAnsi="Times New Roman" w:cs="Times New Roman"/>
          <w:color w:val="000000" w:themeColor="text1"/>
        </w:rPr>
      </w:pPr>
      <w:r>
        <w:rPr>
          <w:rFonts w:ascii="Times New Roman" w:hAnsi="Times New Roman" w:cs="Times New Roman"/>
          <w:color w:val="000000" w:themeColor="text1"/>
        </w:rPr>
        <w:t>In contrast, Mexican-American participants experiencing low or very low food security generally had higher levels of parabens. For instance, relative to Mexican-Americans with high food security, methyl parabens estimates were lower among Mexican-Americans experiencing low (24.69% [95% CI: -10.20,73.13%]) and lower among those experiencing very low food security (42.53% 95% CI [-2.18, 107.69%]) (Figure 3, Supplemental Table 8). Among non-Hispanic Black individuals’ results were similar to those among n</w:t>
      </w:r>
      <w:r w:rsidRPr="001C2628">
        <w:rPr>
          <w:rFonts w:ascii="Times New Roman" w:hAnsi="Times New Roman" w:cs="Times New Roman"/>
          <w:color w:val="000000" w:themeColor="text1"/>
        </w:rPr>
        <w:t>on-</w:t>
      </w:r>
      <w:r>
        <w:rPr>
          <w:rFonts w:ascii="Times New Roman" w:hAnsi="Times New Roman" w:cs="Times New Roman"/>
          <w:color w:val="000000" w:themeColor="text1"/>
        </w:rPr>
        <w:t>H</w:t>
      </w:r>
      <w:r w:rsidRPr="001C2628">
        <w:rPr>
          <w:rFonts w:ascii="Times New Roman" w:hAnsi="Times New Roman" w:cs="Times New Roman"/>
          <w:color w:val="000000" w:themeColor="text1"/>
        </w:rPr>
        <w:t>ispanic Black adults</w:t>
      </w:r>
      <w:r>
        <w:rPr>
          <w:rFonts w:ascii="Times New Roman" w:hAnsi="Times New Roman" w:cs="Times New Roman"/>
          <w:color w:val="000000" w:themeColor="text1"/>
        </w:rPr>
        <w:t xml:space="preserve"> with low food security generally showing the largest positive percent difference for ethyl (low: 13.88% [95% CI: -15.89%, 54.18%) (Figure 3, Supplemental 7) methyl (low: 11.32% [95% CI: -17.07%, 49.43%]) (Figure 3, Supplemental 8) and propyl (low: 2.65% [95% CI: -15.89%, 54.18%]; very low: 10.44% [95% CI: -25.02%, 62.29%]) (Figure 3, Supplemental 9) parabens. </w:t>
      </w:r>
      <w:r w:rsidRPr="00AC3B99">
        <w:rPr>
          <w:rFonts w:ascii="Times New Roman" w:hAnsi="Times New Roman" w:cs="Times New Roman"/>
          <w:color w:val="000000" w:themeColor="text1"/>
        </w:rPr>
        <w:t xml:space="preserve">Among other Hispanic and </w:t>
      </w:r>
      <w:r>
        <w:rPr>
          <w:rFonts w:ascii="Times New Roman" w:hAnsi="Times New Roman" w:cs="Times New Roman"/>
          <w:color w:val="000000" w:themeColor="text1"/>
        </w:rPr>
        <w:t>Other-</w:t>
      </w:r>
      <w:r w:rsidRPr="00AC3B99">
        <w:rPr>
          <w:rFonts w:ascii="Times New Roman" w:hAnsi="Times New Roman" w:cs="Times New Roman"/>
          <w:color w:val="000000" w:themeColor="text1"/>
        </w:rPr>
        <w:t>race adults, associations between reduced food security and paraben concentrations appeared to be positive for some, but not all</w:t>
      </w:r>
      <w:r>
        <w:rPr>
          <w:rFonts w:ascii="Times New Roman" w:hAnsi="Times New Roman" w:cs="Times New Roman"/>
          <w:color w:val="000000" w:themeColor="text1"/>
        </w:rPr>
        <w:t xml:space="preserve"> parabens</w:t>
      </w:r>
      <w:r w:rsidRPr="00AC3B99">
        <w:rPr>
          <w:rFonts w:ascii="Times New Roman" w:hAnsi="Times New Roman" w:cs="Times New Roman"/>
          <w:color w:val="000000" w:themeColor="text1"/>
        </w:rPr>
        <w:t xml:space="preserve">; however, </w:t>
      </w:r>
      <w:r>
        <w:rPr>
          <w:rFonts w:ascii="Times New Roman" w:hAnsi="Times New Roman" w:cs="Times New Roman"/>
          <w:color w:val="000000" w:themeColor="text1"/>
        </w:rPr>
        <w:t xml:space="preserve">results were mixed overall. </w:t>
      </w:r>
    </w:p>
    <w:p w14:paraId="764C94CC" w14:textId="77777777" w:rsidR="0086036C" w:rsidRPr="001C2628" w:rsidRDefault="0086036C" w:rsidP="0086036C">
      <w:pPr>
        <w:ind w:firstLine="720"/>
        <w:rPr>
          <w:rFonts w:ascii="Times New Roman" w:hAnsi="Times New Roman" w:cs="Times New Roman"/>
          <w:color w:val="000000" w:themeColor="text1"/>
        </w:rPr>
      </w:pPr>
    </w:p>
    <w:p w14:paraId="081F281E" w14:textId="77777777" w:rsidR="0086036C" w:rsidRPr="00836F57" w:rsidRDefault="0086036C" w:rsidP="0086036C">
      <w:pPr>
        <w:rPr>
          <w:rFonts w:ascii="Times New Roman" w:hAnsi="Times New Roman" w:cs="Times New Roman"/>
          <w:i/>
          <w:iCs/>
          <w:color w:val="000000" w:themeColor="text1"/>
        </w:rPr>
      </w:pPr>
    </w:p>
    <w:p w14:paraId="40682CE2" w14:textId="77777777" w:rsidR="000B7464" w:rsidRDefault="000B7464" w:rsidP="00DE60D5">
      <w:pPr>
        <w:pStyle w:val="NormalWeb"/>
        <w:spacing w:before="0" w:beforeAutospacing="0" w:after="0" w:afterAutospacing="0"/>
      </w:pPr>
    </w:p>
    <w:sectPr w:rsidR="000B746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ckelberry, Marshae" w:date="2026-01-24T16:03:00Z" w:initials="NM">
    <w:p w14:paraId="4B537661" w14:textId="77777777" w:rsidR="00D11D2F" w:rsidRDefault="00D11D2F" w:rsidP="00D11D2F">
      <w:r>
        <w:rPr>
          <w:rStyle w:val="CommentReference"/>
        </w:rPr>
        <w:annotationRef/>
      </w:r>
      <w:r>
        <w:rPr>
          <w:sz w:val="20"/>
          <w:szCs w:val="20"/>
        </w:rPr>
        <w:t xml:space="preserve">Overall really great job here Ayishat. Strong intro. Most edits reflect suggestions for conciseness in argument as there was some jumping back and forth in your logic. I hope this helps to show an ideal flow for the opening paragraph. </w:t>
      </w:r>
    </w:p>
  </w:comment>
  <w:comment w:id="44" w:author="Nickelberry, Marshae" w:date="2026-01-24T16:07:00Z" w:initials="NM">
    <w:p w14:paraId="16245376" w14:textId="77777777" w:rsidR="00D11D2F" w:rsidRDefault="00D11D2F" w:rsidP="00D11D2F">
      <w:r>
        <w:rPr>
          <w:rStyle w:val="CommentReference"/>
        </w:rPr>
        <w:annotationRef/>
      </w:r>
      <w:r>
        <w:rPr>
          <w:sz w:val="20"/>
          <w:szCs w:val="20"/>
        </w:rPr>
        <w:t xml:space="preserve">Removed common household items because it can be distracting as an alternative source and will be a limitation we have to briefly mention at the end. </w:t>
      </w:r>
    </w:p>
  </w:comment>
  <w:comment w:id="48" w:author="Nickelberry, Marshae" w:date="2026-01-24T16:26:00Z" w:initials="NM">
    <w:p w14:paraId="2849301F" w14:textId="77777777" w:rsidR="00D41F63" w:rsidRDefault="00D41F63" w:rsidP="00D41F63">
      <w:r>
        <w:rPr>
          <w:rStyle w:val="CommentReference"/>
        </w:rPr>
        <w:annotationRef/>
      </w:r>
      <w:r>
        <w:rPr>
          <w:sz w:val="20"/>
          <w:szCs w:val="20"/>
        </w:rPr>
        <w:t xml:space="preserve">This is good but again in line with the topic of the paper only focus on the mechanism of action most relevant to dietary intake i.e ingestion. Why can ingestion potentially happen? Are the chemicals able to easily leach into food sources? You need 1-2 sentences spelling out the mechanism and how it results in human exposure. </w:t>
      </w:r>
    </w:p>
  </w:comment>
  <w:comment w:id="53" w:author="Nickelberry, Marshae" w:date="2026-01-24T16:28:00Z" w:initials="NM">
    <w:p w14:paraId="707FD94D" w14:textId="77777777" w:rsidR="00D41F63" w:rsidRDefault="00D41F63" w:rsidP="00D41F63">
      <w:r>
        <w:rPr>
          <w:rStyle w:val="CommentReference"/>
        </w:rPr>
        <w:annotationRef/>
      </w:r>
      <w:r>
        <w:rPr>
          <w:sz w:val="20"/>
          <w:szCs w:val="20"/>
        </w:rPr>
        <w:t xml:space="preserve">so without a brief phrase connecting diet back to food security this seems random. The mechanism that you mention in the intro that food insecure individuals are more likely to experienced reduced access to healthy retailers and may be more likely to consume food from unhealthy retailers such as convenience stores, or fast food or in general even at healthy retailers may be more likely to eat cheaper options like canned goods and thus be exposed to these chemicals used in abundance in those food sources need to be a bit clearer. </w:t>
      </w:r>
    </w:p>
  </w:comment>
  <w:comment w:id="85" w:author="Nickelberry, Marshae" w:date="2026-01-24T16:30:00Z" w:initials="NM">
    <w:p w14:paraId="7A0A97DE" w14:textId="77777777" w:rsidR="00D41F63" w:rsidRDefault="00D41F63" w:rsidP="00D41F63">
      <w:r>
        <w:rPr>
          <w:rStyle w:val="CommentReference"/>
        </w:rPr>
        <w:annotationRef/>
      </w:r>
      <w:r>
        <w:rPr>
          <w:sz w:val="20"/>
          <w:szCs w:val="20"/>
        </w:rPr>
        <w:t xml:space="preserve">You will also need to briefly incorporate demonstrated sex disparities in the intro to justify this proposed modification. </w:t>
      </w:r>
    </w:p>
  </w:comment>
  <w:comment w:id="89" w:author="Nickelberry, Marshae" w:date="2026-01-24T16:30:00Z" w:initials="NM">
    <w:p w14:paraId="416AECDE" w14:textId="77777777" w:rsidR="00D41F63" w:rsidRDefault="00D41F63" w:rsidP="00D41F63">
      <w:r>
        <w:rPr>
          <w:rStyle w:val="CommentReference"/>
        </w:rPr>
        <w:annotationRef/>
      </w:r>
      <w:r>
        <w:rPr>
          <w:sz w:val="20"/>
          <w:szCs w:val="20"/>
        </w:rPr>
        <w:t>lets consistently use reduced food security</w:t>
      </w:r>
    </w:p>
  </w:comment>
  <w:comment w:id="97" w:author="Nickelberry, Marshae" w:date="2026-01-24T16:44:00Z" w:initials="NM">
    <w:p w14:paraId="31EC5CB6" w14:textId="77777777" w:rsidR="001D5FBA" w:rsidRDefault="001D5FBA" w:rsidP="001D5FBA">
      <w:r>
        <w:rPr>
          <w:rStyle w:val="CommentReference"/>
        </w:rPr>
        <w:annotationRef/>
      </w:r>
      <w:r>
        <w:rPr>
          <w:sz w:val="20"/>
          <w:szCs w:val="20"/>
        </w:rPr>
        <w:t>These need to have numbers where appropriate form the follow up figure.</w:t>
      </w:r>
    </w:p>
  </w:comment>
  <w:comment w:id="136" w:author="Nickelberry, Marshae" w:date="2026-01-24T16:39:00Z" w:initials="NM">
    <w:p w14:paraId="73958BF8" w14:textId="77777777" w:rsidR="001D5FBA" w:rsidRDefault="001D5FBA" w:rsidP="001D5FBA">
      <w:r>
        <w:rPr>
          <w:rStyle w:val="CommentReference"/>
        </w:rPr>
        <w:annotationRef/>
      </w:r>
      <w:r>
        <w:rPr>
          <w:sz w:val="20"/>
          <w:szCs w:val="20"/>
        </w:rPr>
        <w:t xml:space="preserve">please insert. </w:t>
      </w:r>
    </w:p>
  </w:comment>
  <w:comment w:id="144" w:author="Nickelberry, Marshae" w:date="2026-01-24T16:41:00Z" w:initials="NM">
    <w:p w14:paraId="51904713" w14:textId="77777777" w:rsidR="001D5FBA" w:rsidRDefault="001D5FBA" w:rsidP="001D5FBA">
      <w:r>
        <w:rPr>
          <w:rStyle w:val="CommentReference"/>
        </w:rPr>
        <w:annotationRef/>
      </w:r>
      <w:r>
        <w:rPr>
          <w:sz w:val="20"/>
          <w:szCs w:val="20"/>
        </w:rPr>
        <w:t xml:space="preserve">Needs a title if you are leaving it here. </w:t>
      </w:r>
    </w:p>
  </w:comment>
  <w:comment w:id="157" w:author="Nickelberry, Marshae [2]" w:date="2026-01-15T19:50:00Z" w:initials="NM">
    <w:p w14:paraId="01EB6662" w14:textId="77777777" w:rsidR="0086036C" w:rsidRDefault="0086036C" w:rsidP="0086036C">
      <w:r>
        <w:rPr>
          <w:rStyle w:val="CommentReference"/>
        </w:rPr>
        <w:annotationRef/>
      </w:r>
      <w:r>
        <w:rPr>
          <w:sz w:val="20"/>
          <w:szCs w:val="20"/>
        </w:rPr>
        <w:t xml:space="preserve">you mentioned BPA first so discuss those results first as it is significant.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537661" w15:done="0"/>
  <w15:commentEx w15:paraId="16245376" w15:done="0"/>
  <w15:commentEx w15:paraId="2849301F" w15:done="0"/>
  <w15:commentEx w15:paraId="707FD94D" w15:done="0"/>
  <w15:commentEx w15:paraId="7A0A97DE" w15:done="0"/>
  <w15:commentEx w15:paraId="416AECDE" w15:done="0"/>
  <w15:commentEx w15:paraId="31EC5CB6" w15:done="0"/>
  <w15:commentEx w15:paraId="73958BF8" w15:done="0"/>
  <w15:commentEx w15:paraId="51904713" w15:done="0"/>
  <w15:commentEx w15:paraId="01EB666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A4A698" w16cex:dateUtc="2026-01-24T21:03:00Z"/>
  <w16cex:commentExtensible w16cex:durableId="6399504F" w16cex:dateUtc="2026-01-24T21:07:00Z"/>
  <w16cex:commentExtensible w16cex:durableId="49C00B07" w16cex:dateUtc="2026-01-24T21:26:00Z"/>
  <w16cex:commentExtensible w16cex:durableId="394B95B6" w16cex:dateUtc="2026-01-24T21:28:00Z"/>
  <w16cex:commentExtensible w16cex:durableId="780D1F0F" w16cex:dateUtc="2026-01-24T21:30:00Z"/>
  <w16cex:commentExtensible w16cex:durableId="197B18F5" w16cex:dateUtc="2026-01-24T21:30:00Z"/>
  <w16cex:commentExtensible w16cex:durableId="28D64904" w16cex:dateUtc="2026-01-24T21:44:00Z"/>
  <w16cex:commentExtensible w16cex:durableId="1393FC66" w16cex:dateUtc="2026-01-24T21:39:00Z"/>
  <w16cex:commentExtensible w16cex:durableId="15E82B46" w16cex:dateUtc="2026-01-24T21:41:00Z"/>
  <w16cex:commentExtensible w16cex:durableId="52054814" w16cex:dateUtc="2026-01-16T00: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537661" w16cid:durableId="04A4A698"/>
  <w16cid:commentId w16cid:paraId="16245376" w16cid:durableId="6399504F"/>
  <w16cid:commentId w16cid:paraId="2849301F" w16cid:durableId="49C00B07"/>
  <w16cid:commentId w16cid:paraId="707FD94D" w16cid:durableId="394B95B6"/>
  <w16cid:commentId w16cid:paraId="7A0A97DE" w16cid:durableId="780D1F0F"/>
  <w16cid:commentId w16cid:paraId="416AECDE" w16cid:durableId="197B18F5"/>
  <w16cid:commentId w16cid:paraId="31EC5CB6" w16cid:durableId="28D64904"/>
  <w16cid:commentId w16cid:paraId="73958BF8" w16cid:durableId="1393FC66"/>
  <w16cid:commentId w16cid:paraId="51904713" w16cid:durableId="15E82B46"/>
  <w16cid:commentId w16cid:paraId="01EB6662" w16cid:durableId="5205481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0EF"/>
    <w:multiLevelType w:val="hybridMultilevel"/>
    <w:tmpl w:val="04E66E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55732"/>
    <w:multiLevelType w:val="hybridMultilevel"/>
    <w:tmpl w:val="E6AAC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00496"/>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7A3CEA"/>
    <w:multiLevelType w:val="hybridMultilevel"/>
    <w:tmpl w:val="636493AC"/>
    <w:lvl w:ilvl="0" w:tplc="39E6AEE0">
      <w:start w:val="1"/>
      <w:numFmt w:val="lowerLetter"/>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7B5B2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E5090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218536B"/>
    <w:multiLevelType w:val="hybridMultilevel"/>
    <w:tmpl w:val="DF9613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3E5553"/>
    <w:multiLevelType w:val="hybridMultilevel"/>
    <w:tmpl w:val="8154FF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B65880"/>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325B88"/>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365FA3"/>
    <w:multiLevelType w:val="hybridMultilevel"/>
    <w:tmpl w:val="04E66EC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6FF7B12"/>
    <w:multiLevelType w:val="hybridMultilevel"/>
    <w:tmpl w:val="5E541B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2469D3"/>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CCD1636"/>
    <w:multiLevelType w:val="hybridMultilevel"/>
    <w:tmpl w:val="FCD2CC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65CF5C"/>
    <w:multiLevelType w:val="hybridMultilevel"/>
    <w:tmpl w:val="4D701C60"/>
    <w:lvl w:ilvl="0" w:tplc="F3581EE4">
      <w:start w:val="1"/>
      <w:numFmt w:val="bullet"/>
      <w:lvlText w:val="-"/>
      <w:lvlJc w:val="left"/>
      <w:pPr>
        <w:ind w:left="720" w:hanging="360"/>
      </w:pPr>
      <w:rPr>
        <w:rFonts w:ascii="Aptos" w:hAnsi="Aptos" w:hint="default"/>
      </w:rPr>
    </w:lvl>
    <w:lvl w:ilvl="1" w:tplc="786C480E">
      <w:start w:val="1"/>
      <w:numFmt w:val="bullet"/>
      <w:lvlText w:val="o"/>
      <w:lvlJc w:val="left"/>
      <w:pPr>
        <w:ind w:left="1440" w:hanging="360"/>
      </w:pPr>
      <w:rPr>
        <w:rFonts w:ascii="Courier New" w:hAnsi="Courier New" w:hint="default"/>
      </w:rPr>
    </w:lvl>
    <w:lvl w:ilvl="2" w:tplc="B0D8F94A">
      <w:start w:val="1"/>
      <w:numFmt w:val="bullet"/>
      <w:lvlText w:val=""/>
      <w:lvlJc w:val="left"/>
      <w:pPr>
        <w:ind w:left="2160" w:hanging="360"/>
      </w:pPr>
      <w:rPr>
        <w:rFonts w:ascii="Wingdings" w:hAnsi="Wingdings" w:hint="default"/>
      </w:rPr>
    </w:lvl>
    <w:lvl w:ilvl="3" w:tplc="531CAA5C">
      <w:start w:val="1"/>
      <w:numFmt w:val="bullet"/>
      <w:lvlText w:val=""/>
      <w:lvlJc w:val="left"/>
      <w:pPr>
        <w:ind w:left="2880" w:hanging="360"/>
      </w:pPr>
      <w:rPr>
        <w:rFonts w:ascii="Symbol" w:hAnsi="Symbol" w:hint="default"/>
      </w:rPr>
    </w:lvl>
    <w:lvl w:ilvl="4" w:tplc="2E0E5D12">
      <w:start w:val="1"/>
      <w:numFmt w:val="bullet"/>
      <w:lvlText w:val="o"/>
      <w:lvlJc w:val="left"/>
      <w:pPr>
        <w:ind w:left="3600" w:hanging="360"/>
      </w:pPr>
      <w:rPr>
        <w:rFonts w:ascii="Courier New" w:hAnsi="Courier New" w:hint="default"/>
      </w:rPr>
    </w:lvl>
    <w:lvl w:ilvl="5" w:tplc="E9F03BC6">
      <w:start w:val="1"/>
      <w:numFmt w:val="bullet"/>
      <w:lvlText w:val=""/>
      <w:lvlJc w:val="left"/>
      <w:pPr>
        <w:ind w:left="4320" w:hanging="360"/>
      </w:pPr>
      <w:rPr>
        <w:rFonts w:ascii="Wingdings" w:hAnsi="Wingdings" w:hint="default"/>
      </w:rPr>
    </w:lvl>
    <w:lvl w:ilvl="6" w:tplc="A4DAB5A4">
      <w:start w:val="1"/>
      <w:numFmt w:val="bullet"/>
      <w:lvlText w:val=""/>
      <w:lvlJc w:val="left"/>
      <w:pPr>
        <w:ind w:left="5040" w:hanging="360"/>
      </w:pPr>
      <w:rPr>
        <w:rFonts w:ascii="Symbol" w:hAnsi="Symbol" w:hint="default"/>
      </w:rPr>
    </w:lvl>
    <w:lvl w:ilvl="7" w:tplc="D472B1C8">
      <w:start w:val="1"/>
      <w:numFmt w:val="bullet"/>
      <w:lvlText w:val="o"/>
      <w:lvlJc w:val="left"/>
      <w:pPr>
        <w:ind w:left="5760" w:hanging="360"/>
      </w:pPr>
      <w:rPr>
        <w:rFonts w:ascii="Courier New" w:hAnsi="Courier New" w:hint="default"/>
      </w:rPr>
    </w:lvl>
    <w:lvl w:ilvl="8" w:tplc="DFD457B0">
      <w:start w:val="1"/>
      <w:numFmt w:val="bullet"/>
      <w:lvlText w:val=""/>
      <w:lvlJc w:val="left"/>
      <w:pPr>
        <w:ind w:left="6480" w:hanging="360"/>
      </w:pPr>
      <w:rPr>
        <w:rFonts w:ascii="Wingdings" w:hAnsi="Wingdings" w:hint="default"/>
      </w:rPr>
    </w:lvl>
  </w:abstractNum>
  <w:abstractNum w:abstractNumId="15" w15:restartNumberingAfterBreak="0">
    <w:nsid w:val="23773339"/>
    <w:multiLevelType w:val="hybridMultilevel"/>
    <w:tmpl w:val="A28C5E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52676F"/>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A9666A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ABB156A"/>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BF223D4"/>
    <w:multiLevelType w:val="hybridMultilevel"/>
    <w:tmpl w:val="FBF22C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F00A30"/>
    <w:multiLevelType w:val="multilevel"/>
    <w:tmpl w:val="005C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2F403F"/>
    <w:multiLevelType w:val="hybridMultilevel"/>
    <w:tmpl w:val="636493AC"/>
    <w:lvl w:ilvl="0" w:tplc="FFFFFFFF">
      <w:start w:val="1"/>
      <w:numFmt w:val="lowerLetter"/>
      <w:lvlText w:val="%1."/>
      <w:lvlJc w:val="left"/>
      <w:pPr>
        <w:ind w:left="720" w:hanging="360"/>
      </w:pPr>
      <w:rPr>
        <w:rFonts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417AFA"/>
    <w:multiLevelType w:val="hybridMultilevel"/>
    <w:tmpl w:val="EC5622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637717"/>
    <w:multiLevelType w:val="hybridMultilevel"/>
    <w:tmpl w:val="D576A5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74338C"/>
    <w:multiLevelType w:val="hybridMultilevel"/>
    <w:tmpl w:val="10BC4EC2"/>
    <w:lvl w:ilvl="0" w:tplc="E81AC134">
      <w:start w:val="1"/>
      <w:numFmt w:val="bullet"/>
      <w:lvlText w:val="-"/>
      <w:lvlJc w:val="left"/>
      <w:pPr>
        <w:ind w:left="720" w:hanging="360"/>
      </w:pPr>
      <w:rPr>
        <w:rFonts w:ascii="Aptos" w:hAnsi="Aptos" w:hint="default"/>
      </w:rPr>
    </w:lvl>
    <w:lvl w:ilvl="1" w:tplc="641C16B2">
      <w:start w:val="1"/>
      <w:numFmt w:val="bullet"/>
      <w:lvlText w:val="o"/>
      <w:lvlJc w:val="left"/>
      <w:pPr>
        <w:ind w:left="1440" w:hanging="360"/>
      </w:pPr>
      <w:rPr>
        <w:rFonts w:ascii="Courier New" w:hAnsi="Courier New" w:hint="default"/>
      </w:rPr>
    </w:lvl>
    <w:lvl w:ilvl="2" w:tplc="F5881352">
      <w:start w:val="1"/>
      <w:numFmt w:val="bullet"/>
      <w:lvlText w:val=""/>
      <w:lvlJc w:val="left"/>
      <w:pPr>
        <w:ind w:left="2160" w:hanging="360"/>
      </w:pPr>
      <w:rPr>
        <w:rFonts w:ascii="Wingdings" w:hAnsi="Wingdings" w:hint="default"/>
      </w:rPr>
    </w:lvl>
    <w:lvl w:ilvl="3" w:tplc="85EC3C8C">
      <w:start w:val="1"/>
      <w:numFmt w:val="bullet"/>
      <w:lvlText w:val=""/>
      <w:lvlJc w:val="left"/>
      <w:pPr>
        <w:ind w:left="2880" w:hanging="360"/>
      </w:pPr>
      <w:rPr>
        <w:rFonts w:ascii="Symbol" w:hAnsi="Symbol" w:hint="default"/>
      </w:rPr>
    </w:lvl>
    <w:lvl w:ilvl="4" w:tplc="48A0948C">
      <w:start w:val="1"/>
      <w:numFmt w:val="bullet"/>
      <w:lvlText w:val="o"/>
      <w:lvlJc w:val="left"/>
      <w:pPr>
        <w:ind w:left="3600" w:hanging="360"/>
      </w:pPr>
      <w:rPr>
        <w:rFonts w:ascii="Courier New" w:hAnsi="Courier New" w:hint="default"/>
      </w:rPr>
    </w:lvl>
    <w:lvl w:ilvl="5" w:tplc="2DD46B08">
      <w:start w:val="1"/>
      <w:numFmt w:val="bullet"/>
      <w:lvlText w:val=""/>
      <w:lvlJc w:val="left"/>
      <w:pPr>
        <w:ind w:left="4320" w:hanging="360"/>
      </w:pPr>
      <w:rPr>
        <w:rFonts w:ascii="Wingdings" w:hAnsi="Wingdings" w:hint="default"/>
      </w:rPr>
    </w:lvl>
    <w:lvl w:ilvl="6" w:tplc="9AA8CAD6">
      <w:start w:val="1"/>
      <w:numFmt w:val="bullet"/>
      <w:lvlText w:val=""/>
      <w:lvlJc w:val="left"/>
      <w:pPr>
        <w:ind w:left="5040" w:hanging="360"/>
      </w:pPr>
      <w:rPr>
        <w:rFonts w:ascii="Symbol" w:hAnsi="Symbol" w:hint="default"/>
      </w:rPr>
    </w:lvl>
    <w:lvl w:ilvl="7" w:tplc="EFB207EE">
      <w:start w:val="1"/>
      <w:numFmt w:val="bullet"/>
      <w:lvlText w:val="o"/>
      <w:lvlJc w:val="left"/>
      <w:pPr>
        <w:ind w:left="5760" w:hanging="360"/>
      </w:pPr>
      <w:rPr>
        <w:rFonts w:ascii="Courier New" w:hAnsi="Courier New" w:hint="default"/>
      </w:rPr>
    </w:lvl>
    <w:lvl w:ilvl="8" w:tplc="9CB0827A">
      <w:start w:val="1"/>
      <w:numFmt w:val="bullet"/>
      <w:lvlText w:val=""/>
      <w:lvlJc w:val="left"/>
      <w:pPr>
        <w:ind w:left="6480" w:hanging="360"/>
      </w:pPr>
      <w:rPr>
        <w:rFonts w:ascii="Wingdings" w:hAnsi="Wingdings" w:hint="default"/>
      </w:rPr>
    </w:lvl>
  </w:abstractNum>
  <w:abstractNum w:abstractNumId="25" w15:restartNumberingAfterBreak="0">
    <w:nsid w:val="3A4A76A5"/>
    <w:multiLevelType w:val="hybridMultilevel"/>
    <w:tmpl w:val="AD401A74"/>
    <w:lvl w:ilvl="0" w:tplc="54D02C28">
      <w:start w:val="1"/>
      <w:numFmt w:val="bullet"/>
      <w:lvlText w:val="●"/>
      <w:lvlJc w:val="left"/>
      <w:pPr>
        <w:tabs>
          <w:tab w:val="num" w:pos="720"/>
        </w:tabs>
        <w:ind w:left="720" w:hanging="360"/>
      </w:pPr>
      <w:rPr>
        <w:rFonts w:ascii="Arial" w:hAnsi="Arial" w:hint="default"/>
      </w:rPr>
    </w:lvl>
    <w:lvl w:ilvl="1" w:tplc="7F66E9E4" w:tentative="1">
      <w:start w:val="1"/>
      <w:numFmt w:val="bullet"/>
      <w:lvlText w:val="●"/>
      <w:lvlJc w:val="left"/>
      <w:pPr>
        <w:tabs>
          <w:tab w:val="num" w:pos="1440"/>
        </w:tabs>
        <w:ind w:left="1440" w:hanging="360"/>
      </w:pPr>
      <w:rPr>
        <w:rFonts w:ascii="Arial" w:hAnsi="Arial" w:hint="default"/>
      </w:rPr>
    </w:lvl>
    <w:lvl w:ilvl="2" w:tplc="96DE3350" w:tentative="1">
      <w:start w:val="1"/>
      <w:numFmt w:val="bullet"/>
      <w:lvlText w:val="●"/>
      <w:lvlJc w:val="left"/>
      <w:pPr>
        <w:tabs>
          <w:tab w:val="num" w:pos="2160"/>
        </w:tabs>
        <w:ind w:left="2160" w:hanging="360"/>
      </w:pPr>
      <w:rPr>
        <w:rFonts w:ascii="Arial" w:hAnsi="Arial" w:hint="default"/>
      </w:rPr>
    </w:lvl>
    <w:lvl w:ilvl="3" w:tplc="F41A3282" w:tentative="1">
      <w:start w:val="1"/>
      <w:numFmt w:val="bullet"/>
      <w:lvlText w:val="●"/>
      <w:lvlJc w:val="left"/>
      <w:pPr>
        <w:tabs>
          <w:tab w:val="num" w:pos="2880"/>
        </w:tabs>
        <w:ind w:left="2880" w:hanging="360"/>
      </w:pPr>
      <w:rPr>
        <w:rFonts w:ascii="Arial" w:hAnsi="Arial" w:hint="default"/>
      </w:rPr>
    </w:lvl>
    <w:lvl w:ilvl="4" w:tplc="21F07748" w:tentative="1">
      <w:start w:val="1"/>
      <w:numFmt w:val="bullet"/>
      <w:lvlText w:val="●"/>
      <w:lvlJc w:val="left"/>
      <w:pPr>
        <w:tabs>
          <w:tab w:val="num" w:pos="3600"/>
        </w:tabs>
        <w:ind w:left="3600" w:hanging="360"/>
      </w:pPr>
      <w:rPr>
        <w:rFonts w:ascii="Arial" w:hAnsi="Arial" w:hint="default"/>
      </w:rPr>
    </w:lvl>
    <w:lvl w:ilvl="5" w:tplc="7B54AA9E" w:tentative="1">
      <w:start w:val="1"/>
      <w:numFmt w:val="bullet"/>
      <w:lvlText w:val="●"/>
      <w:lvlJc w:val="left"/>
      <w:pPr>
        <w:tabs>
          <w:tab w:val="num" w:pos="4320"/>
        </w:tabs>
        <w:ind w:left="4320" w:hanging="360"/>
      </w:pPr>
      <w:rPr>
        <w:rFonts w:ascii="Arial" w:hAnsi="Arial" w:hint="default"/>
      </w:rPr>
    </w:lvl>
    <w:lvl w:ilvl="6" w:tplc="EBEA0B10" w:tentative="1">
      <w:start w:val="1"/>
      <w:numFmt w:val="bullet"/>
      <w:lvlText w:val="●"/>
      <w:lvlJc w:val="left"/>
      <w:pPr>
        <w:tabs>
          <w:tab w:val="num" w:pos="5040"/>
        </w:tabs>
        <w:ind w:left="5040" w:hanging="360"/>
      </w:pPr>
      <w:rPr>
        <w:rFonts w:ascii="Arial" w:hAnsi="Arial" w:hint="default"/>
      </w:rPr>
    </w:lvl>
    <w:lvl w:ilvl="7" w:tplc="E37CA566" w:tentative="1">
      <w:start w:val="1"/>
      <w:numFmt w:val="bullet"/>
      <w:lvlText w:val="●"/>
      <w:lvlJc w:val="left"/>
      <w:pPr>
        <w:tabs>
          <w:tab w:val="num" w:pos="5760"/>
        </w:tabs>
        <w:ind w:left="5760" w:hanging="360"/>
      </w:pPr>
      <w:rPr>
        <w:rFonts w:ascii="Arial" w:hAnsi="Arial" w:hint="default"/>
      </w:rPr>
    </w:lvl>
    <w:lvl w:ilvl="8" w:tplc="D8748AC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A5A5C24"/>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D703058"/>
    <w:multiLevelType w:val="hybridMultilevel"/>
    <w:tmpl w:val="6FA81EDA"/>
    <w:lvl w:ilvl="0" w:tplc="290C080E">
      <w:start w:val="1"/>
      <w:numFmt w:val="lowerLetter"/>
      <w:lvlText w:val="%1."/>
      <w:lvlJc w:val="left"/>
      <w:pPr>
        <w:ind w:left="720" w:hanging="360"/>
      </w:pPr>
      <w:rPr>
        <w:rFonts w:eastAsiaTheme="minorHAnsi" w:hint="default"/>
        <w:b w:val="0"/>
        <w:i/>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DEE2324"/>
    <w:multiLevelType w:val="hybridMultilevel"/>
    <w:tmpl w:val="A0C2C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3A6863"/>
    <w:multiLevelType w:val="hybridMultilevel"/>
    <w:tmpl w:val="DF2299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0BE0907"/>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3FB2DE9"/>
    <w:multiLevelType w:val="hybridMultilevel"/>
    <w:tmpl w:val="E3B89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816185"/>
    <w:multiLevelType w:val="hybridMultilevel"/>
    <w:tmpl w:val="0C5C75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9E93D6B"/>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AB1264A"/>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AE62CCB"/>
    <w:multiLevelType w:val="hybridMultilevel"/>
    <w:tmpl w:val="52088B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533832"/>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F561E10"/>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0FB3949"/>
    <w:multiLevelType w:val="hybridMultilevel"/>
    <w:tmpl w:val="0E040D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3C708D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4154F4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4B9656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73225EF"/>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772505F"/>
    <w:multiLevelType w:val="hybridMultilevel"/>
    <w:tmpl w:val="02B89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97D26C7"/>
    <w:multiLevelType w:val="hybridMultilevel"/>
    <w:tmpl w:val="C4A227A8"/>
    <w:lvl w:ilvl="0" w:tplc="B944DE84">
      <w:start w:val="1"/>
      <w:numFmt w:val="bullet"/>
      <w:lvlText w:val="●"/>
      <w:lvlJc w:val="left"/>
      <w:pPr>
        <w:tabs>
          <w:tab w:val="num" w:pos="720"/>
        </w:tabs>
        <w:ind w:left="720" w:hanging="360"/>
      </w:pPr>
      <w:rPr>
        <w:rFonts w:ascii="Arial" w:hAnsi="Arial" w:hint="default"/>
      </w:rPr>
    </w:lvl>
    <w:lvl w:ilvl="1" w:tplc="186E8E30" w:tentative="1">
      <w:start w:val="1"/>
      <w:numFmt w:val="bullet"/>
      <w:lvlText w:val="●"/>
      <w:lvlJc w:val="left"/>
      <w:pPr>
        <w:tabs>
          <w:tab w:val="num" w:pos="1440"/>
        </w:tabs>
        <w:ind w:left="1440" w:hanging="360"/>
      </w:pPr>
      <w:rPr>
        <w:rFonts w:ascii="Arial" w:hAnsi="Arial" w:hint="default"/>
      </w:rPr>
    </w:lvl>
    <w:lvl w:ilvl="2" w:tplc="36FE2322" w:tentative="1">
      <w:start w:val="1"/>
      <w:numFmt w:val="bullet"/>
      <w:lvlText w:val="●"/>
      <w:lvlJc w:val="left"/>
      <w:pPr>
        <w:tabs>
          <w:tab w:val="num" w:pos="2160"/>
        </w:tabs>
        <w:ind w:left="2160" w:hanging="360"/>
      </w:pPr>
      <w:rPr>
        <w:rFonts w:ascii="Arial" w:hAnsi="Arial" w:hint="default"/>
      </w:rPr>
    </w:lvl>
    <w:lvl w:ilvl="3" w:tplc="20CECE08" w:tentative="1">
      <w:start w:val="1"/>
      <w:numFmt w:val="bullet"/>
      <w:lvlText w:val="●"/>
      <w:lvlJc w:val="left"/>
      <w:pPr>
        <w:tabs>
          <w:tab w:val="num" w:pos="2880"/>
        </w:tabs>
        <w:ind w:left="2880" w:hanging="360"/>
      </w:pPr>
      <w:rPr>
        <w:rFonts w:ascii="Arial" w:hAnsi="Arial" w:hint="default"/>
      </w:rPr>
    </w:lvl>
    <w:lvl w:ilvl="4" w:tplc="9C1E90AA" w:tentative="1">
      <w:start w:val="1"/>
      <w:numFmt w:val="bullet"/>
      <w:lvlText w:val="●"/>
      <w:lvlJc w:val="left"/>
      <w:pPr>
        <w:tabs>
          <w:tab w:val="num" w:pos="3600"/>
        </w:tabs>
        <w:ind w:left="3600" w:hanging="360"/>
      </w:pPr>
      <w:rPr>
        <w:rFonts w:ascii="Arial" w:hAnsi="Arial" w:hint="default"/>
      </w:rPr>
    </w:lvl>
    <w:lvl w:ilvl="5" w:tplc="39A852D6" w:tentative="1">
      <w:start w:val="1"/>
      <w:numFmt w:val="bullet"/>
      <w:lvlText w:val="●"/>
      <w:lvlJc w:val="left"/>
      <w:pPr>
        <w:tabs>
          <w:tab w:val="num" w:pos="4320"/>
        </w:tabs>
        <w:ind w:left="4320" w:hanging="360"/>
      </w:pPr>
      <w:rPr>
        <w:rFonts w:ascii="Arial" w:hAnsi="Arial" w:hint="default"/>
      </w:rPr>
    </w:lvl>
    <w:lvl w:ilvl="6" w:tplc="4BAEBCB4" w:tentative="1">
      <w:start w:val="1"/>
      <w:numFmt w:val="bullet"/>
      <w:lvlText w:val="●"/>
      <w:lvlJc w:val="left"/>
      <w:pPr>
        <w:tabs>
          <w:tab w:val="num" w:pos="5040"/>
        </w:tabs>
        <w:ind w:left="5040" w:hanging="360"/>
      </w:pPr>
      <w:rPr>
        <w:rFonts w:ascii="Arial" w:hAnsi="Arial" w:hint="default"/>
      </w:rPr>
    </w:lvl>
    <w:lvl w:ilvl="7" w:tplc="C96CE3F0" w:tentative="1">
      <w:start w:val="1"/>
      <w:numFmt w:val="bullet"/>
      <w:lvlText w:val="●"/>
      <w:lvlJc w:val="left"/>
      <w:pPr>
        <w:tabs>
          <w:tab w:val="num" w:pos="5760"/>
        </w:tabs>
        <w:ind w:left="5760" w:hanging="360"/>
      </w:pPr>
      <w:rPr>
        <w:rFonts w:ascii="Arial" w:hAnsi="Arial" w:hint="default"/>
      </w:rPr>
    </w:lvl>
    <w:lvl w:ilvl="8" w:tplc="ED1629A4"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6FD63B6A"/>
    <w:multiLevelType w:val="hybridMultilevel"/>
    <w:tmpl w:val="52088BA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FDD4D01"/>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082695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1EA5FB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9364F69"/>
    <w:multiLevelType w:val="hybridMultilevel"/>
    <w:tmpl w:val="259C49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98708A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9E340A6"/>
    <w:multiLevelType w:val="hybridMultilevel"/>
    <w:tmpl w:val="DF5C6A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BA70E7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F31545A"/>
    <w:multiLevelType w:val="hybridMultilevel"/>
    <w:tmpl w:val="79AA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2343106">
    <w:abstractNumId w:val="29"/>
  </w:num>
  <w:num w:numId="2" w16cid:durableId="1223326227">
    <w:abstractNumId w:val="20"/>
  </w:num>
  <w:num w:numId="3" w16cid:durableId="825435354">
    <w:abstractNumId w:val="1"/>
  </w:num>
  <w:num w:numId="4" w16cid:durableId="1197474734">
    <w:abstractNumId w:val="43"/>
  </w:num>
  <w:num w:numId="5" w16cid:durableId="45881984">
    <w:abstractNumId w:val="31"/>
  </w:num>
  <w:num w:numId="6" w16cid:durableId="1598369406">
    <w:abstractNumId w:val="44"/>
  </w:num>
  <w:num w:numId="7" w16cid:durableId="1743021742">
    <w:abstractNumId w:val="25"/>
  </w:num>
  <w:num w:numId="8" w16cid:durableId="1675648315">
    <w:abstractNumId w:val="24"/>
  </w:num>
  <w:num w:numId="9" w16cid:durableId="1891072000">
    <w:abstractNumId w:val="14"/>
  </w:num>
  <w:num w:numId="10" w16cid:durableId="454562380">
    <w:abstractNumId w:val="3"/>
  </w:num>
  <w:num w:numId="11" w16cid:durableId="1097557089">
    <w:abstractNumId w:val="11"/>
  </w:num>
  <w:num w:numId="12" w16cid:durableId="261888267">
    <w:abstractNumId w:val="23"/>
  </w:num>
  <w:num w:numId="13" w16cid:durableId="135802971">
    <w:abstractNumId w:val="7"/>
  </w:num>
  <w:num w:numId="14" w16cid:durableId="1196582191">
    <w:abstractNumId w:val="49"/>
  </w:num>
  <w:num w:numId="15" w16cid:durableId="339965455">
    <w:abstractNumId w:val="51"/>
  </w:num>
  <w:num w:numId="16" w16cid:durableId="902060502">
    <w:abstractNumId w:val="35"/>
  </w:num>
  <w:num w:numId="17" w16cid:durableId="1720857148">
    <w:abstractNumId w:val="22"/>
  </w:num>
  <w:num w:numId="18" w16cid:durableId="612372090">
    <w:abstractNumId w:val="27"/>
  </w:num>
  <w:num w:numId="19" w16cid:durableId="606084520">
    <w:abstractNumId w:val="13"/>
  </w:num>
  <w:num w:numId="20" w16cid:durableId="2036347666">
    <w:abstractNumId w:val="38"/>
  </w:num>
  <w:num w:numId="21" w16cid:durableId="138571776">
    <w:abstractNumId w:val="19"/>
  </w:num>
  <w:num w:numId="22" w16cid:durableId="2132287726">
    <w:abstractNumId w:val="6"/>
  </w:num>
  <w:num w:numId="23" w16cid:durableId="4139489">
    <w:abstractNumId w:val="15"/>
  </w:num>
  <w:num w:numId="24" w16cid:durableId="1054162540">
    <w:abstractNumId w:val="0"/>
  </w:num>
  <w:num w:numId="25" w16cid:durableId="2054227761">
    <w:abstractNumId w:val="4"/>
  </w:num>
  <w:num w:numId="26" w16cid:durableId="1891575597">
    <w:abstractNumId w:val="30"/>
  </w:num>
  <w:num w:numId="27" w16cid:durableId="33777470">
    <w:abstractNumId w:val="37"/>
  </w:num>
  <w:num w:numId="28" w16cid:durableId="1631090963">
    <w:abstractNumId w:val="50"/>
  </w:num>
  <w:num w:numId="29" w16cid:durableId="1706515164">
    <w:abstractNumId w:val="52"/>
  </w:num>
  <w:num w:numId="30" w16cid:durableId="1756901157">
    <w:abstractNumId w:val="40"/>
  </w:num>
  <w:num w:numId="31" w16cid:durableId="1796099583">
    <w:abstractNumId w:val="17"/>
  </w:num>
  <w:num w:numId="32" w16cid:durableId="311905657">
    <w:abstractNumId w:val="41"/>
  </w:num>
  <w:num w:numId="33" w16cid:durableId="557595727">
    <w:abstractNumId w:val="36"/>
  </w:num>
  <w:num w:numId="34" w16cid:durableId="1099135213">
    <w:abstractNumId w:val="18"/>
  </w:num>
  <w:num w:numId="35" w16cid:durableId="1849440177">
    <w:abstractNumId w:val="33"/>
  </w:num>
  <w:num w:numId="36" w16cid:durableId="619149273">
    <w:abstractNumId w:val="26"/>
  </w:num>
  <w:num w:numId="37" w16cid:durableId="1638408938">
    <w:abstractNumId w:val="16"/>
  </w:num>
  <w:num w:numId="38" w16cid:durableId="1926184437">
    <w:abstractNumId w:val="46"/>
  </w:num>
  <w:num w:numId="39" w16cid:durableId="762652797">
    <w:abstractNumId w:val="2"/>
  </w:num>
  <w:num w:numId="40" w16cid:durableId="1915506297">
    <w:abstractNumId w:val="8"/>
  </w:num>
  <w:num w:numId="41" w16cid:durableId="1053818923">
    <w:abstractNumId w:val="10"/>
  </w:num>
  <w:num w:numId="42" w16cid:durableId="811944631">
    <w:abstractNumId w:val="34"/>
  </w:num>
  <w:num w:numId="43" w16cid:durableId="1173302166">
    <w:abstractNumId w:val="9"/>
  </w:num>
  <w:num w:numId="44" w16cid:durableId="1893350402">
    <w:abstractNumId w:val="48"/>
  </w:num>
  <w:num w:numId="45" w16cid:durableId="41831008">
    <w:abstractNumId w:val="45"/>
  </w:num>
  <w:num w:numId="46" w16cid:durableId="1808743159">
    <w:abstractNumId w:val="21"/>
  </w:num>
  <w:num w:numId="47" w16cid:durableId="534537507">
    <w:abstractNumId w:val="28"/>
  </w:num>
  <w:num w:numId="48" w16cid:durableId="2133553037">
    <w:abstractNumId w:val="32"/>
  </w:num>
  <w:num w:numId="49" w16cid:durableId="426737212">
    <w:abstractNumId w:val="12"/>
  </w:num>
  <w:num w:numId="50" w16cid:durableId="139468015">
    <w:abstractNumId w:val="47"/>
  </w:num>
  <w:num w:numId="51" w16cid:durableId="652682258">
    <w:abstractNumId w:val="5"/>
  </w:num>
  <w:num w:numId="52" w16cid:durableId="586351655">
    <w:abstractNumId w:val="39"/>
  </w:num>
  <w:num w:numId="53" w16cid:durableId="1796294341">
    <w:abstractNumId w:val="42"/>
  </w:num>
  <w:num w:numId="54" w16cid:durableId="1356417585">
    <w:abstractNumId w:val="5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elberry, Marshae">
    <w15:presenceInfo w15:providerId="AD" w15:userId="S::mnickelberry@hsph.harvard.edu::0384a47c-4158-47fc-9cd1-eb73687c7198"/>
  </w15:person>
  <w15:person w15:author="Nickelberry, Marshae [2]">
    <w15:presenceInfo w15:providerId="AD" w15:userId="S::mnickelberry@g.harvard.edu::0384a47c-4158-47fc-9cd1-eb73687c71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37B"/>
    <w:rsid w:val="00001343"/>
    <w:rsid w:val="000225B6"/>
    <w:rsid w:val="00032A41"/>
    <w:rsid w:val="000341DD"/>
    <w:rsid w:val="00045F19"/>
    <w:rsid w:val="000A6676"/>
    <w:rsid w:val="000B7464"/>
    <w:rsid w:val="000C4B0C"/>
    <w:rsid w:val="000D6F0B"/>
    <w:rsid w:val="000E7187"/>
    <w:rsid w:val="00155940"/>
    <w:rsid w:val="00191AFF"/>
    <w:rsid w:val="001A377C"/>
    <w:rsid w:val="001A5D88"/>
    <w:rsid w:val="001D5FBA"/>
    <w:rsid w:val="001D7C4B"/>
    <w:rsid w:val="001E1669"/>
    <w:rsid w:val="00230877"/>
    <w:rsid w:val="002648A6"/>
    <w:rsid w:val="00280E8F"/>
    <w:rsid w:val="002915E5"/>
    <w:rsid w:val="002C0551"/>
    <w:rsid w:val="002E0372"/>
    <w:rsid w:val="002E0446"/>
    <w:rsid w:val="002E22BF"/>
    <w:rsid w:val="003018AA"/>
    <w:rsid w:val="0031401C"/>
    <w:rsid w:val="003328C5"/>
    <w:rsid w:val="00337DFB"/>
    <w:rsid w:val="00342810"/>
    <w:rsid w:val="0034498D"/>
    <w:rsid w:val="003565C2"/>
    <w:rsid w:val="003924AE"/>
    <w:rsid w:val="003B10A7"/>
    <w:rsid w:val="003B444A"/>
    <w:rsid w:val="003B6DAD"/>
    <w:rsid w:val="003D09EF"/>
    <w:rsid w:val="003E68D3"/>
    <w:rsid w:val="00401866"/>
    <w:rsid w:val="00420CAA"/>
    <w:rsid w:val="00434E01"/>
    <w:rsid w:val="0044526E"/>
    <w:rsid w:val="004710DD"/>
    <w:rsid w:val="00476F3A"/>
    <w:rsid w:val="00484F2E"/>
    <w:rsid w:val="004974CF"/>
    <w:rsid w:val="004A0E96"/>
    <w:rsid w:val="004D01B5"/>
    <w:rsid w:val="00506440"/>
    <w:rsid w:val="00540331"/>
    <w:rsid w:val="00551A7A"/>
    <w:rsid w:val="00553744"/>
    <w:rsid w:val="00557A4B"/>
    <w:rsid w:val="005704C4"/>
    <w:rsid w:val="00580499"/>
    <w:rsid w:val="005951E4"/>
    <w:rsid w:val="005B442D"/>
    <w:rsid w:val="005D76C2"/>
    <w:rsid w:val="005E0C72"/>
    <w:rsid w:val="005E55AF"/>
    <w:rsid w:val="005F08E9"/>
    <w:rsid w:val="005F4B8C"/>
    <w:rsid w:val="00616893"/>
    <w:rsid w:val="006244A3"/>
    <w:rsid w:val="00633002"/>
    <w:rsid w:val="00634D02"/>
    <w:rsid w:val="006647FC"/>
    <w:rsid w:val="006E63BF"/>
    <w:rsid w:val="006F2DEC"/>
    <w:rsid w:val="00706254"/>
    <w:rsid w:val="0070631D"/>
    <w:rsid w:val="00710957"/>
    <w:rsid w:val="0074381C"/>
    <w:rsid w:val="00746DC7"/>
    <w:rsid w:val="00760D0F"/>
    <w:rsid w:val="00797B15"/>
    <w:rsid w:val="007A2013"/>
    <w:rsid w:val="007C4A12"/>
    <w:rsid w:val="007E4793"/>
    <w:rsid w:val="00810A96"/>
    <w:rsid w:val="008204C5"/>
    <w:rsid w:val="00843150"/>
    <w:rsid w:val="0086036C"/>
    <w:rsid w:val="008731CE"/>
    <w:rsid w:val="0087386A"/>
    <w:rsid w:val="00875E2D"/>
    <w:rsid w:val="00880253"/>
    <w:rsid w:val="008873D3"/>
    <w:rsid w:val="008A3493"/>
    <w:rsid w:val="008B2F78"/>
    <w:rsid w:val="008C5206"/>
    <w:rsid w:val="008F68A7"/>
    <w:rsid w:val="008F75D3"/>
    <w:rsid w:val="0093307D"/>
    <w:rsid w:val="0093728E"/>
    <w:rsid w:val="0096184C"/>
    <w:rsid w:val="00966159"/>
    <w:rsid w:val="00977C85"/>
    <w:rsid w:val="009A63FB"/>
    <w:rsid w:val="009A6CE1"/>
    <w:rsid w:val="009F0D94"/>
    <w:rsid w:val="009F4A91"/>
    <w:rsid w:val="00A10AEA"/>
    <w:rsid w:val="00A13F7F"/>
    <w:rsid w:val="00A303BA"/>
    <w:rsid w:val="00A445B1"/>
    <w:rsid w:val="00A522FA"/>
    <w:rsid w:val="00A56DD0"/>
    <w:rsid w:val="00A648CB"/>
    <w:rsid w:val="00A919E9"/>
    <w:rsid w:val="00A9531A"/>
    <w:rsid w:val="00AA54C7"/>
    <w:rsid w:val="00AC3D53"/>
    <w:rsid w:val="00AC7012"/>
    <w:rsid w:val="00AE320D"/>
    <w:rsid w:val="00AF0545"/>
    <w:rsid w:val="00B157CC"/>
    <w:rsid w:val="00B51CE2"/>
    <w:rsid w:val="00B64D69"/>
    <w:rsid w:val="00B6793B"/>
    <w:rsid w:val="00B87A5F"/>
    <w:rsid w:val="00BA40BD"/>
    <w:rsid w:val="00BC6F36"/>
    <w:rsid w:val="00BE65DE"/>
    <w:rsid w:val="00C060F9"/>
    <w:rsid w:val="00C2692B"/>
    <w:rsid w:val="00C362E5"/>
    <w:rsid w:val="00C504BA"/>
    <w:rsid w:val="00C53034"/>
    <w:rsid w:val="00C638F2"/>
    <w:rsid w:val="00C645AA"/>
    <w:rsid w:val="00C66279"/>
    <w:rsid w:val="00C723CF"/>
    <w:rsid w:val="00C760B5"/>
    <w:rsid w:val="00C854B7"/>
    <w:rsid w:val="00C9798C"/>
    <w:rsid w:val="00CE1027"/>
    <w:rsid w:val="00CE23C0"/>
    <w:rsid w:val="00CE2ED7"/>
    <w:rsid w:val="00CF00EB"/>
    <w:rsid w:val="00D0301C"/>
    <w:rsid w:val="00D11D2F"/>
    <w:rsid w:val="00D41F63"/>
    <w:rsid w:val="00D714BD"/>
    <w:rsid w:val="00D94F98"/>
    <w:rsid w:val="00DA7011"/>
    <w:rsid w:val="00DB3EAB"/>
    <w:rsid w:val="00DE4DF2"/>
    <w:rsid w:val="00DE5B65"/>
    <w:rsid w:val="00DE60D5"/>
    <w:rsid w:val="00DE737B"/>
    <w:rsid w:val="00DE759E"/>
    <w:rsid w:val="00DF27E1"/>
    <w:rsid w:val="00DF5CEE"/>
    <w:rsid w:val="00E0668E"/>
    <w:rsid w:val="00E373F8"/>
    <w:rsid w:val="00E424F9"/>
    <w:rsid w:val="00E44135"/>
    <w:rsid w:val="00E861AF"/>
    <w:rsid w:val="00E87350"/>
    <w:rsid w:val="00E934B8"/>
    <w:rsid w:val="00E963E2"/>
    <w:rsid w:val="00EA4427"/>
    <w:rsid w:val="00EB1669"/>
    <w:rsid w:val="00EB1DF5"/>
    <w:rsid w:val="00EB4CCE"/>
    <w:rsid w:val="00ED3448"/>
    <w:rsid w:val="00EE0A37"/>
    <w:rsid w:val="00F041C4"/>
    <w:rsid w:val="00F15130"/>
    <w:rsid w:val="00F27F7F"/>
    <w:rsid w:val="00F37E35"/>
    <w:rsid w:val="00F425F1"/>
    <w:rsid w:val="00F67CB8"/>
    <w:rsid w:val="00F73FCB"/>
    <w:rsid w:val="00F811A9"/>
    <w:rsid w:val="00F827CD"/>
    <w:rsid w:val="00F9615E"/>
    <w:rsid w:val="00FA6396"/>
    <w:rsid w:val="00FB69CA"/>
    <w:rsid w:val="00FC4BC5"/>
    <w:rsid w:val="00FD28A5"/>
    <w:rsid w:val="00FF6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DF204"/>
  <w15:chartTrackingRefBased/>
  <w15:docId w15:val="{38DD43C7-0950-9F44-AF90-EB34AAFE6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7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73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3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3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3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73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73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3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3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37B"/>
    <w:rPr>
      <w:rFonts w:eastAsiaTheme="majorEastAsia" w:cstheme="majorBidi"/>
      <w:color w:val="272727" w:themeColor="text1" w:themeTint="D8"/>
    </w:rPr>
  </w:style>
  <w:style w:type="paragraph" w:styleId="Title">
    <w:name w:val="Title"/>
    <w:basedOn w:val="Normal"/>
    <w:next w:val="Normal"/>
    <w:link w:val="TitleChar"/>
    <w:uiPriority w:val="10"/>
    <w:qFormat/>
    <w:rsid w:val="00DE7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37B"/>
    <w:pPr>
      <w:spacing w:before="160"/>
      <w:jc w:val="center"/>
    </w:pPr>
    <w:rPr>
      <w:i/>
      <w:iCs/>
      <w:color w:val="404040" w:themeColor="text1" w:themeTint="BF"/>
    </w:rPr>
  </w:style>
  <w:style w:type="character" w:customStyle="1" w:styleId="QuoteChar">
    <w:name w:val="Quote Char"/>
    <w:basedOn w:val="DefaultParagraphFont"/>
    <w:link w:val="Quote"/>
    <w:uiPriority w:val="29"/>
    <w:rsid w:val="00DE737B"/>
    <w:rPr>
      <w:i/>
      <w:iCs/>
      <w:color w:val="404040" w:themeColor="text1" w:themeTint="BF"/>
    </w:rPr>
  </w:style>
  <w:style w:type="paragraph" w:styleId="ListParagraph">
    <w:name w:val="List Paragraph"/>
    <w:basedOn w:val="Normal"/>
    <w:uiPriority w:val="34"/>
    <w:qFormat/>
    <w:rsid w:val="00DE737B"/>
    <w:pPr>
      <w:ind w:left="720"/>
      <w:contextualSpacing/>
    </w:pPr>
  </w:style>
  <w:style w:type="character" w:styleId="IntenseEmphasis">
    <w:name w:val="Intense Emphasis"/>
    <w:basedOn w:val="DefaultParagraphFont"/>
    <w:uiPriority w:val="21"/>
    <w:qFormat/>
    <w:rsid w:val="00DE737B"/>
    <w:rPr>
      <w:i/>
      <w:iCs/>
      <w:color w:val="0F4761" w:themeColor="accent1" w:themeShade="BF"/>
    </w:rPr>
  </w:style>
  <w:style w:type="paragraph" w:styleId="IntenseQuote">
    <w:name w:val="Intense Quote"/>
    <w:basedOn w:val="Normal"/>
    <w:next w:val="Normal"/>
    <w:link w:val="IntenseQuoteChar"/>
    <w:uiPriority w:val="30"/>
    <w:qFormat/>
    <w:rsid w:val="00DE7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37B"/>
    <w:rPr>
      <w:i/>
      <w:iCs/>
      <w:color w:val="0F4761" w:themeColor="accent1" w:themeShade="BF"/>
    </w:rPr>
  </w:style>
  <w:style w:type="character" w:styleId="IntenseReference">
    <w:name w:val="Intense Reference"/>
    <w:basedOn w:val="DefaultParagraphFont"/>
    <w:uiPriority w:val="32"/>
    <w:qFormat/>
    <w:rsid w:val="00DE737B"/>
    <w:rPr>
      <w:b/>
      <w:bCs/>
      <w:smallCaps/>
      <w:color w:val="0F4761" w:themeColor="accent1" w:themeShade="BF"/>
      <w:spacing w:val="5"/>
    </w:rPr>
  </w:style>
  <w:style w:type="paragraph" w:styleId="NormalWeb">
    <w:name w:val="Normal (Web)"/>
    <w:basedOn w:val="Normal"/>
    <w:uiPriority w:val="99"/>
    <w:unhideWhenUsed/>
    <w:rsid w:val="008873D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810A96"/>
    <w:pPr>
      <w:spacing w:after="0" w:line="240" w:lineRule="auto"/>
    </w:pPr>
  </w:style>
  <w:style w:type="character" w:styleId="CommentReference">
    <w:name w:val="annotation reference"/>
    <w:basedOn w:val="DefaultParagraphFont"/>
    <w:uiPriority w:val="99"/>
    <w:semiHidden/>
    <w:unhideWhenUsed/>
    <w:rsid w:val="00810A96"/>
    <w:rPr>
      <w:sz w:val="16"/>
      <w:szCs w:val="16"/>
    </w:rPr>
  </w:style>
  <w:style w:type="paragraph" w:styleId="CommentText">
    <w:name w:val="annotation text"/>
    <w:basedOn w:val="Normal"/>
    <w:link w:val="CommentTextChar"/>
    <w:uiPriority w:val="99"/>
    <w:unhideWhenUsed/>
    <w:rsid w:val="00810A96"/>
    <w:pPr>
      <w:spacing w:line="240" w:lineRule="auto"/>
    </w:pPr>
    <w:rPr>
      <w:sz w:val="20"/>
      <w:szCs w:val="20"/>
    </w:rPr>
  </w:style>
  <w:style w:type="character" w:customStyle="1" w:styleId="CommentTextChar">
    <w:name w:val="Comment Text Char"/>
    <w:basedOn w:val="DefaultParagraphFont"/>
    <w:link w:val="CommentText"/>
    <w:uiPriority w:val="99"/>
    <w:rsid w:val="00810A96"/>
    <w:rPr>
      <w:sz w:val="20"/>
      <w:szCs w:val="20"/>
    </w:rPr>
  </w:style>
  <w:style w:type="paragraph" w:styleId="CommentSubject">
    <w:name w:val="annotation subject"/>
    <w:basedOn w:val="CommentText"/>
    <w:next w:val="CommentText"/>
    <w:link w:val="CommentSubjectChar"/>
    <w:uiPriority w:val="99"/>
    <w:semiHidden/>
    <w:unhideWhenUsed/>
    <w:rsid w:val="00810A96"/>
    <w:rPr>
      <w:b/>
      <w:bCs/>
    </w:rPr>
  </w:style>
  <w:style w:type="character" w:customStyle="1" w:styleId="CommentSubjectChar">
    <w:name w:val="Comment Subject Char"/>
    <w:basedOn w:val="CommentTextChar"/>
    <w:link w:val="CommentSubject"/>
    <w:uiPriority w:val="99"/>
    <w:semiHidden/>
    <w:rsid w:val="00810A96"/>
    <w:rPr>
      <w:b/>
      <w:bCs/>
      <w:sz w:val="20"/>
      <w:szCs w:val="20"/>
    </w:rPr>
  </w:style>
  <w:style w:type="character" w:styleId="Hyperlink">
    <w:name w:val="Hyperlink"/>
    <w:basedOn w:val="DefaultParagraphFont"/>
    <w:uiPriority w:val="99"/>
    <w:unhideWhenUsed/>
    <w:rsid w:val="00E963E2"/>
    <w:rPr>
      <w:color w:val="467886" w:themeColor="hyperlink"/>
      <w:u w:val="single"/>
    </w:rPr>
  </w:style>
  <w:style w:type="character" w:styleId="UnresolvedMention">
    <w:name w:val="Unresolved Mention"/>
    <w:basedOn w:val="DefaultParagraphFont"/>
    <w:uiPriority w:val="99"/>
    <w:semiHidden/>
    <w:unhideWhenUsed/>
    <w:rsid w:val="00E963E2"/>
    <w:rPr>
      <w:color w:val="605E5C"/>
      <w:shd w:val="clear" w:color="auto" w:fill="E1DFDD"/>
    </w:rPr>
  </w:style>
  <w:style w:type="table" w:styleId="TableGrid">
    <w:name w:val="Table Grid"/>
    <w:basedOn w:val="TableNormal"/>
    <w:uiPriority w:val="39"/>
    <w:rsid w:val="008603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6036C"/>
    <w:rPr>
      <w:color w:val="666666"/>
    </w:rPr>
  </w:style>
  <w:style w:type="paragraph" w:styleId="Header">
    <w:name w:val="header"/>
    <w:basedOn w:val="Normal"/>
    <w:link w:val="HeaderChar"/>
    <w:uiPriority w:val="99"/>
    <w:unhideWhenUsed/>
    <w:rsid w:val="008603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036C"/>
  </w:style>
  <w:style w:type="paragraph" w:styleId="Footer">
    <w:name w:val="footer"/>
    <w:basedOn w:val="Normal"/>
    <w:link w:val="FooterChar"/>
    <w:uiPriority w:val="99"/>
    <w:unhideWhenUsed/>
    <w:rsid w:val="008603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036C"/>
  </w:style>
  <w:style w:type="paragraph" w:styleId="Index1">
    <w:name w:val="index 1"/>
    <w:basedOn w:val="Normal"/>
    <w:next w:val="Normal"/>
    <w:autoRedefine/>
    <w:uiPriority w:val="99"/>
    <w:unhideWhenUsed/>
    <w:rsid w:val="0086036C"/>
    <w:pPr>
      <w:spacing w:after="0" w:line="240" w:lineRule="auto"/>
      <w:ind w:left="240" w:hanging="240"/>
    </w:pPr>
    <w:rPr>
      <w:sz w:val="20"/>
      <w:szCs w:val="20"/>
    </w:rPr>
  </w:style>
  <w:style w:type="paragraph" w:styleId="Index2">
    <w:name w:val="index 2"/>
    <w:basedOn w:val="Normal"/>
    <w:next w:val="Normal"/>
    <w:autoRedefine/>
    <w:uiPriority w:val="99"/>
    <w:unhideWhenUsed/>
    <w:rsid w:val="0086036C"/>
    <w:pPr>
      <w:spacing w:after="0" w:line="240" w:lineRule="auto"/>
      <w:ind w:left="480" w:hanging="240"/>
    </w:pPr>
    <w:rPr>
      <w:sz w:val="20"/>
      <w:szCs w:val="20"/>
    </w:rPr>
  </w:style>
  <w:style w:type="paragraph" w:styleId="Index3">
    <w:name w:val="index 3"/>
    <w:basedOn w:val="Normal"/>
    <w:next w:val="Normal"/>
    <w:autoRedefine/>
    <w:uiPriority w:val="99"/>
    <w:unhideWhenUsed/>
    <w:rsid w:val="0086036C"/>
    <w:pPr>
      <w:spacing w:after="0" w:line="240" w:lineRule="auto"/>
      <w:ind w:left="720" w:hanging="240"/>
    </w:pPr>
    <w:rPr>
      <w:sz w:val="20"/>
      <w:szCs w:val="20"/>
    </w:rPr>
  </w:style>
  <w:style w:type="paragraph" w:styleId="Index4">
    <w:name w:val="index 4"/>
    <w:basedOn w:val="Normal"/>
    <w:next w:val="Normal"/>
    <w:autoRedefine/>
    <w:uiPriority w:val="99"/>
    <w:unhideWhenUsed/>
    <w:rsid w:val="0086036C"/>
    <w:pPr>
      <w:spacing w:after="0" w:line="240" w:lineRule="auto"/>
      <w:ind w:left="960" w:hanging="240"/>
    </w:pPr>
    <w:rPr>
      <w:sz w:val="20"/>
      <w:szCs w:val="20"/>
    </w:rPr>
  </w:style>
  <w:style w:type="paragraph" w:styleId="Index5">
    <w:name w:val="index 5"/>
    <w:basedOn w:val="Normal"/>
    <w:next w:val="Normal"/>
    <w:autoRedefine/>
    <w:uiPriority w:val="99"/>
    <w:unhideWhenUsed/>
    <w:rsid w:val="0086036C"/>
    <w:pPr>
      <w:spacing w:after="0" w:line="240" w:lineRule="auto"/>
      <w:ind w:left="1200" w:hanging="240"/>
    </w:pPr>
    <w:rPr>
      <w:sz w:val="20"/>
      <w:szCs w:val="20"/>
    </w:rPr>
  </w:style>
  <w:style w:type="paragraph" w:styleId="Index6">
    <w:name w:val="index 6"/>
    <w:basedOn w:val="Normal"/>
    <w:next w:val="Normal"/>
    <w:autoRedefine/>
    <w:uiPriority w:val="99"/>
    <w:unhideWhenUsed/>
    <w:rsid w:val="0086036C"/>
    <w:pPr>
      <w:spacing w:after="0" w:line="240" w:lineRule="auto"/>
      <w:ind w:left="1440" w:hanging="240"/>
    </w:pPr>
    <w:rPr>
      <w:sz w:val="20"/>
      <w:szCs w:val="20"/>
    </w:rPr>
  </w:style>
  <w:style w:type="paragraph" w:styleId="Index7">
    <w:name w:val="index 7"/>
    <w:basedOn w:val="Normal"/>
    <w:next w:val="Normal"/>
    <w:autoRedefine/>
    <w:uiPriority w:val="99"/>
    <w:unhideWhenUsed/>
    <w:rsid w:val="0086036C"/>
    <w:pPr>
      <w:spacing w:after="0" w:line="240" w:lineRule="auto"/>
      <w:ind w:left="1680" w:hanging="240"/>
    </w:pPr>
    <w:rPr>
      <w:sz w:val="20"/>
      <w:szCs w:val="20"/>
    </w:rPr>
  </w:style>
  <w:style w:type="paragraph" w:styleId="Index8">
    <w:name w:val="index 8"/>
    <w:basedOn w:val="Normal"/>
    <w:next w:val="Normal"/>
    <w:autoRedefine/>
    <w:uiPriority w:val="99"/>
    <w:unhideWhenUsed/>
    <w:rsid w:val="0086036C"/>
    <w:pPr>
      <w:spacing w:after="0" w:line="240" w:lineRule="auto"/>
      <w:ind w:left="1920" w:hanging="240"/>
    </w:pPr>
    <w:rPr>
      <w:sz w:val="20"/>
      <w:szCs w:val="20"/>
    </w:rPr>
  </w:style>
  <w:style w:type="paragraph" w:styleId="Index9">
    <w:name w:val="index 9"/>
    <w:basedOn w:val="Normal"/>
    <w:next w:val="Normal"/>
    <w:autoRedefine/>
    <w:uiPriority w:val="99"/>
    <w:unhideWhenUsed/>
    <w:rsid w:val="0086036C"/>
    <w:pPr>
      <w:spacing w:after="0" w:line="240" w:lineRule="auto"/>
      <w:ind w:left="2160" w:hanging="240"/>
    </w:pPr>
    <w:rPr>
      <w:sz w:val="20"/>
      <w:szCs w:val="20"/>
    </w:rPr>
  </w:style>
  <w:style w:type="paragraph" w:styleId="IndexHeading">
    <w:name w:val="index heading"/>
    <w:basedOn w:val="Normal"/>
    <w:next w:val="Index1"/>
    <w:uiPriority w:val="99"/>
    <w:unhideWhenUsed/>
    <w:rsid w:val="0086036C"/>
    <w:pPr>
      <w:spacing w:before="120" w:after="120" w:line="240" w:lineRule="auto"/>
    </w:pPr>
    <w:rPr>
      <w:b/>
      <w:bCs/>
      <w:i/>
      <w:iCs/>
      <w:sz w:val="20"/>
      <w:szCs w:val="20"/>
    </w:rPr>
  </w:style>
  <w:style w:type="character" w:styleId="FollowedHyperlink">
    <w:name w:val="FollowedHyperlink"/>
    <w:basedOn w:val="DefaultParagraphFont"/>
    <w:uiPriority w:val="99"/>
    <w:semiHidden/>
    <w:unhideWhenUsed/>
    <w:rsid w:val="0086036C"/>
    <w:rPr>
      <w:color w:val="96607D"/>
      <w:u w:val="single"/>
    </w:rPr>
  </w:style>
  <w:style w:type="paragraph" w:customStyle="1" w:styleId="msonormal0">
    <w:name w:val="msonormal"/>
    <w:basedOn w:val="Normal"/>
    <w:rsid w:val="0086036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5">
    <w:name w:val="xl65"/>
    <w:basedOn w:val="Normal"/>
    <w:rsid w:val="0086036C"/>
    <w:pPr>
      <w:spacing w:before="100" w:beforeAutospacing="1" w:after="100" w:afterAutospacing="1" w:line="240" w:lineRule="auto"/>
      <w:jc w:val="center"/>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603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515345">
      <w:bodyDiv w:val="1"/>
      <w:marLeft w:val="0"/>
      <w:marRight w:val="0"/>
      <w:marTop w:val="0"/>
      <w:marBottom w:val="0"/>
      <w:divBdr>
        <w:top w:val="none" w:sz="0" w:space="0" w:color="auto"/>
        <w:left w:val="none" w:sz="0" w:space="0" w:color="auto"/>
        <w:bottom w:val="none" w:sz="0" w:space="0" w:color="auto"/>
        <w:right w:val="none" w:sz="0" w:space="0" w:color="auto"/>
      </w:divBdr>
      <w:divsChild>
        <w:div w:id="281573605">
          <w:marLeft w:val="547"/>
          <w:marRight w:val="0"/>
          <w:marTop w:val="0"/>
          <w:marBottom w:val="0"/>
          <w:divBdr>
            <w:top w:val="none" w:sz="0" w:space="0" w:color="auto"/>
            <w:left w:val="none" w:sz="0" w:space="0" w:color="auto"/>
            <w:bottom w:val="none" w:sz="0" w:space="0" w:color="auto"/>
            <w:right w:val="none" w:sz="0" w:space="0" w:color="auto"/>
          </w:divBdr>
        </w:div>
      </w:divsChild>
    </w:div>
    <w:div w:id="784350734">
      <w:bodyDiv w:val="1"/>
      <w:marLeft w:val="0"/>
      <w:marRight w:val="0"/>
      <w:marTop w:val="0"/>
      <w:marBottom w:val="0"/>
      <w:divBdr>
        <w:top w:val="none" w:sz="0" w:space="0" w:color="auto"/>
        <w:left w:val="none" w:sz="0" w:space="0" w:color="auto"/>
        <w:bottom w:val="none" w:sz="0" w:space="0" w:color="auto"/>
        <w:right w:val="none" w:sz="0" w:space="0" w:color="auto"/>
      </w:divBdr>
    </w:div>
    <w:div w:id="1090543132">
      <w:bodyDiv w:val="1"/>
      <w:marLeft w:val="0"/>
      <w:marRight w:val="0"/>
      <w:marTop w:val="0"/>
      <w:marBottom w:val="0"/>
      <w:divBdr>
        <w:top w:val="none" w:sz="0" w:space="0" w:color="auto"/>
        <w:left w:val="none" w:sz="0" w:space="0" w:color="auto"/>
        <w:bottom w:val="none" w:sz="0" w:space="0" w:color="auto"/>
        <w:right w:val="none" w:sz="0" w:space="0" w:color="auto"/>
      </w:divBdr>
    </w:div>
    <w:div w:id="1968244086">
      <w:bodyDiv w:val="1"/>
      <w:marLeft w:val="0"/>
      <w:marRight w:val="0"/>
      <w:marTop w:val="0"/>
      <w:marBottom w:val="0"/>
      <w:divBdr>
        <w:top w:val="none" w:sz="0" w:space="0" w:color="auto"/>
        <w:left w:val="none" w:sz="0" w:space="0" w:color="auto"/>
        <w:bottom w:val="none" w:sz="0" w:space="0" w:color="auto"/>
        <w:right w:val="none" w:sz="0" w:space="0" w:color="auto"/>
      </w:divBdr>
      <w:divsChild>
        <w:div w:id="922375520">
          <w:marLeft w:val="547"/>
          <w:marRight w:val="0"/>
          <w:marTop w:val="0"/>
          <w:marBottom w:val="0"/>
          <w:divBdr>
            <w:top w:val="none" w:sz="0" w:space="0" w:color="auto"/>
            <w:left w:val="none" w:sz="0" w:space="0" w:color="auto"/>
            <w:bottom w:val="none" w:sz="0" w:space="0" w:color="auto"/>
            <w:right w:val="none" w:sz="0" w:space="0" w:color="auto"/>
          </w:divBdr>
        </w:div>
      </w:divsChild>
    </w:div>
    <w:div w:id="2049527904">
      <w:bodyDiv w:val="1"/>
      <w:marLeft w:val="0"/>
      <w:marRight w:val="0"/>
      <w:marTop w:val="0"/>
      <w:marBottom w:val="0"/>
      <w:divBdr>
        <w:top w:val="none" w:sz="0" w:space="0" w:color="auto"/>
        <w:left w:val="none" w:sz="0" w:space="0" w:color="auto"/>
        <w:bottom w:val="none" w:sz="0" w:space="0" w:color="auto"/>
        <w:right w:val="none" w:sz="0" w:space="0" w:color="auto"/>
      </w:divBdr>
    </w:div>
    <w:div w:id="2051492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FB21D-0ECD-C74F-8F8E-CF2F3FE6D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11</Pages>
  <Words>17879</Words>
  <Characters>110141</Characters>
  <Application>Microsoft Office Word</Application>
  <DocSecurity>0</DocSecurity>
  <Lines>3441</Lines>
  <Paragraphs>2133</Paragraphs>
  <ScaleCrop>false</ScaleCrop>
  <Company/>
  <LinksUpToDate>false</LinksUpToDate>
  <CharactersWithSpaces>125887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Ayishat Abimbola Yussuf</dc:creator>
  <cp:keywords/>
  <dc:description/>
  <cp:lastModifiedBy>Nickelberry, Marshae</cp:lastModifiedBy>
  <cp:revision>3</cp:revision>
  <dcterms:created xsi:type="dcterms:W3CDTF">2026-01-23T05:42:00Z</dcterms:created>
  <dcterms:modified xsi:type="dcterms:W3CDTF">2026-01-24T21:45:00Z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zotero-version="8.0"&gt;&lt;session id="vVwKe8P1"/&gt;&lt;style id="http://www.zotero.org/styles/american-medical-association" hasBibliography="1" bibliographyStyleHasBeenSet="0"/&gt;&lt;prefs&gt;&lt;pref name="fieldType" value="Field"/&gt;&lt;pref name="automat</vt:lpwstr>
  </property>
  <property fmtid="{D5CDD505-2E9C-101B-9397-08002B2CF9AE}" pid="3" name="ZOTERO_PREF_2">
    <vt:lpwstr>icJournalAbbreviations" value="true"/&gt;&lt;/prefs&gt;&lt;/data&gt;</vt:lpwstr>
  </property>
</Properties>
</file>